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3054" w14:textId="77777777" w:rsidR="00B833DC" w:rsidRDefault="00DA37A9">
      <w:pPr>
        <w:pStyle w:val="likeheader"/>
      </w:pPr>
      <w:r>
        <w:t xml:space="preserve">OMB No. 0925-0001 and 0925-0002 (Rev. 10/2021 Approved Through 01/31/2026) </w:t>
      </w:r>
      <w:r w:rsidR="00916ACD" w:rsidRPr="00916ACD">
        <w:rPr>
          <w:noProof/>
          <w:bdr w:val="none" w:sz="0" w:space="0" w:color="auto"/>
        </w:rPr>
        <w:pict w14:anchorId="623F2FB4">
          <v:rect id="_x0000_i1025" alt="" style="width:468pt;height:.05pt;mso-width-percent:0;mso-height-percent:0;mso-width-percent:0;mso-height-percent:0" o:hralign="center" o:hrstd="t" o:hr="t" fillcolor="gray" stroked="f">
            <v:path strokeok="f"/>
          </v:rect>
        </w:pict>
      </w:r>
    </w:p>
    <w:p w14:paraId="59A8BBCA" w14:textId="77777777" w:rsidR="00B833DC" w:rsidRDefault="00DA37A9">
      <w:pPr>
        <w:pStyle w:val="h3center"/>
      </w:pPr>
      <w:r>
        <w:rPr>
          <w:rFonts w:ascii="Arial" w:eastAsia="Arial" w:hAnsi="Arial" w:cs="Arial"/>
          <w:sz w:val="26"/>
          <w:szCs w:val="26"/>
        </w:rPr>
        <w:t>BIOGRAPHICAL SKETCH</w:t>
      </w:r>
    </w:p>
    <w:p w14:paraId="393913D8" w14:textId="77777777" w:rsidR="00B833DC" w:rsidRDefault="00DA37A9">
      <w:pPr>
        <w:jc w:val="center"/>
      </w:pPr>
      <w:r>
        <w:rPr>
          <w:sz w:val="16"/>
          <w:szCs w:val="16"/>
        </w:rPr>
        <w:t>Provide the following information for the Senior/key personnel and other significant contributors.</w:t>
      </w:r>
    </w:p>
    <w:p w14:paraId="5DBB08AE" w14:textId="77777777" w:rsidR="00B833DC" w:rsidRDefault="00DA37A9">
      <w:pPr>
        <w:spacing w:after="75"/>
        <w:jc w:val="center"/>
      </w:pPr>
      <w:r>
        <w:rPr>
          <w:sz w:val="16"/>
          <w:szCs w:val="16"/>
        </w:rPr>
        <w:t>Follow this format for each person. DO NOT EXCEED FIVE PAGES.</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0800"/>
      </w:tblGrid>
      <w:tr w:rsidR="00B833DC" w14:paraId="63BD89EB" w14:textId="77777777">
        <w:tc>
          <w:tcPr>
            <w:tcW w:w="4530" w:type="dxa"/>
            <w:tcBorders>
              <w:top w:val="inset" w:sz="6" w:space="0" w:color="808080"/>
              <w:bottom w:val="single" w:sz="6" w:space="0" w:color="000000"/>
            </w:tcBorders>
            <w:tcMar>
              <w:top w:w="15" w:type="dxa"/>
              <w:left w:w="15" w:type="dxa"/>
              <w:bottom w:w="15" w:type="dxa"/>
              <w:right w:w="15" w:type="dxa"/>
            </w:tcMar>
          </w:tcPr>
          <w:p w14:paraId="6B48D26D" w14:textId="77777777" w:rsidR="00B833DC" w:rsidRDefault="00DA37A9">
            <w:r>
              <w:t>NAME: Kissler, Stephen</w:t>
            </w:r>
          </w:p>
        </w:tc>
      </w:tr>
      <w:tr w:rsidR="00B833DC" w14:paraId="175675A1" w14:textId="77777777">
        <w:tc>
          <w:tcPr>
            <w:tcW w:w="0" w:type="auto"/>
            <w:tcBorders>
              <w:top w:val="inset" w:sz="6" w:space="0" w:color="808080"/>
              <w:bottom w:val="single" w:sz="6" w:space="0" w:color="000000"/>
            </w:tcBorders>
            <w:tcMar>
              <w:top w:w="15" w:type="dxa"/>
              <w:left w:w="15" w:type="dxa"/>
              <w:bottom w:w="15" w:type="dxa"/>
              <w:right w:w="15" w:type="dxa"/>
            </w:tcMar>
          </w:tcPr>
          <w:p w14:paraId="7960F2FB" w14:textId="77777777" w:rsidR="00B833DC" w:rsidRDefault="00DA37A9">
            <w:r>
              <w:t>eRA COMMONS USER NAME (credential, e.g., agency login): skissler</w:t>
            </w:r>
          </w:p>
        </w:tc>
      </w:tr>
      <w:tr w:rsidR="00B833DC" w14:paraId="6565E884" w14:textId="77777777">
        <w:tc>
          <w:tcPr>
            <w:tcW w:w="0" w:type="auto"/>
            <w:tcBorders>
              <w:top w:val="inset" w:sz="6" w:space="0" w:color="808080"/>
              <w:bottom w:val="single" w:sz="6" w:space="0" w:color="000000"/>
            </w:tcBorders>
            <w:tcMar>
              <w:top w:w="15" w:type="dxa"/>
              <w:left w:w="15" w:type="dxa"/>
              <w:bottom w:w="15" w:type="dxa"/>
              <w:right w:w="15" w:type="dxa"/>
            </w:tcMar>
          </w:tcPr>
          <w:p w14:paraId="6AEB7149" w14:textId="77777777" w:rsidR="00B833DC" w:rsidRDefault="00DA37A9">
            <w:r>
              <w:t>POSITION TITLE: Assistant Professor of Computer Science</w:t>
            </w:r>
          </w:p>
        </w:tc>
      </w:tr>
    </w:tbl>
    <w:p w14:paraId="1195F87B" w14:textId="77777777" w:rsidR="00B833DC" w:rsidRDefault="00DA37A9">
      <w:pPr>
        <w:pStyle w:val="sectionEducationsectionHeader"/>
      </w:pPr>
      <w:r>
        <w:t xml:space="preserve">EDUCATION/TRAINING </w:t>
      </w:r>
      <w:r>
        <w:rPr>
          <w:i/>
          <w:iCs/>
        </w:rPr>
        <w:t xml:space="preserve">(Begin with baccalaureate or other initial professional education, such as nursing, include postdoctoral training and residency training if applicable. Add/delete rows as necessary.) </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5555"/>
        <w:gridCol w:w="1980"/>
        <w:gridCol w:w="1160"/>
        <w:gridCol w:w="2105"/>
      </w:tblGrid>
      <w:tr w:rsidR="00B833DC" w14:paraId="1E1BB39A" w14:textId="77777777">
        <w:tc>
          <w:tcPr>
            <w:tcW w:w="0" w:type="auto"/>
            <w:tcBorders>
              <w:top w:val="inset" w:sz="6" w:space="0" w:color="808080"/>
              <w:bottom w:val="single" w:sz="6" w:space="0" w:color="000000"/>
              <w:right w:val="single" w:sz="6" w:space="0" w:color="000000"/>
            </w:tcBorders>
            <w:tcMar>
              <w:top w:w="15" w:type="dxa"/>
              <w:left w:w="15" w:type="dxa"/>
              <w:bottom w:w="15" w:type="dxa"/>
              <w:right w:w="15" w:type="dxa"/>
            </w:tcMar>
          </w:tcPr>
          <w:p w14:paraId="416A4912" w14:textId="77777777" w:rsidR="00B833DC" w:rsidRDefault="00DA37A9">
            <w:pPr>
              <w:jc w:val="center"/>
            </w:pPr>
            <w:r>
              <w:t>INSTITUTION AND LOCATION</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14:paraId="25820ED5" w14:textId="77777777" w:rsidR="00B833DC" w:rsidRDefault="00DA37A9">
            <w:pPr>
              <w:jc w:val="center"/>
            </w:pPr>
            <w:r>
              <w:t>DEGREE</w:t>
            </w:r>
            <w:r>
              <w:br/>
              <w:t>(if applicable)</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14:paraId="097FCC50" w14:textId="77777777" w:rsidR="00B833DC" w:rsidRDefault="00DA37A9">
            <w:pPr>
              <w:jc w:val="center"/>
            </w:pPr>
            <w:r>
              <w:t>END DATE</w:t>
            </w:r>
            <w:r>
              <w:br/>
              <w:t>MM/YYYY</w:t>
            </w:r>
          </w:p>
        </w:tc>
        <w:tc>
          <w:tcPr>
            <w:tcW w:w="0" w:type="auto"/>
            <w:tcBorders>
              <w:top w:val="inset" w:sz="6" w:space="0" w:color="808080"/>
              <w:left w:val="inset" w:sz="6" w:space="0" w:color="808080"/>
              <w:bottom w:val="single" w:sz="6" w:space="0" w:color="000000"/>
            </w:tcBorders>
            <w:tcMar>
              <w:top w:w="15" w:type="dxa"/>
              <w:left w:w="15" w:type="dxa"/>
              <w:bottom w:w="15" w:type="dxa"/>
              <w:right w:w="15" w:type="dxa"/>
            </w:tcMar>
          </w:tcPr>
          <w:p w14:paraId="06CDBEC1" w14:textId="77777777" w:rsidR="00B833DC" w:rsidRDefault="00DA37A9">
            <w:pPr>
              <w:jc w:val="center"/>
            </w:pPr>
            <w:r>
              <w:t>FIELD OF STUDY</w:t>
            </w:r>
          </w:p>
        </w:tc>
      </w:tr>
      <w:tr w:rsidR="00B833DC" w14:paraId="50E6E53F" w14:textId="77777777">
        <w:tc>
          <w:tcPr>
            <w:tcW w:w="0" w:type="auto"/>
            <w:tcBorders>
              <w:right w:val="single" w:sz="6" w:space="0" w:color="000000"/>
            </w:tcBorders>
            <w:tcMar>
              <w:top w:w="15" w:type="dxa"/>
              <w:left w:w="15" w:type="dxa"/>
              <w:bottom w:w="15" w:type="dxa"/>
              <w:right w:w="15" w:type="dxa"/>
            </w:tcMar>
          </w:tcPr>
          <w:p w14:paraId="27C5EB58" w14:textId="77777777" w:rsidR="00B833DC" w:rsidRDefault="00DA37A9">
            <w:r>
              <w:t>University of Colorado Boulder, Boulder, CO</w:t>
            </w:r>
          </w:p>
        </w:tc>
        <w:tc>
          <w:tcPr>
            <w:tcW w:w="0" w:type="auto"/>
            <w:tcBorders>
              <w:left w:val="inset" w:sz="6" w:space="0" w:color="808080"/>
              <w:right w:val="single" w:sz="6" w:space="0" w:color="000000"/>
            </w:tcBorders>
            <w:tcMar>
              <w:top w:w="15" w:type="dxa"/>
              <w:left w:w="15" w:type="dxa"/>
              <w:bottom w:w="15" w:type="dxa"/>
              <w:right w:w="15" w:type="dxa"/>
            </w:tcMar>
          </w:tcPr>
          <w:p w14:paraId="6EE264FC" w14:textId="77777777" w:rsidR="00B833DC" w:rsidRDefault="00DA37A9">
            <w:pPr>
              <w:jc w:val="center"/>
            </w:pPr>
            <w:r>
              <w:t>BS</w:t>
            </w:r>
          </w:p>
        </w:tc>
        <w:tc>
          <w:tcPr>
            <w:tcW w:w="0" w:type="auto"/>
            <w:tcBorders>
              <w:left w:val="inset" w:sz="6" w:space="0" w:color="808080"/>
              <w:right w:val="single" w:sz="6" w:space="0" w:color="000000"/>
            </w:tcBorders>
            <w:tcMar>
              <w:top w:w="15" w:type="dxa"/>
              <w:left w:w="15" w:type="dxa"/>
              <w:bottom w:w="15" w:type="dxa"/>
              <w:right w:w="15" w:type="dxa"/>
            </w:tcMar>
          </w:tcPr>
          <w:p w14:paraId="7E490577" w14:textId="77777777" w:rsidR="00B833DC" w:rsidRDefault="00DA37A9">
            <w:pPr>
              <w:jc w:val="center"/>
            </w:pPr>
            <w:r>
              <w:t>05/2013</w:t>
            </w:r>
          </w:p>
        </w:tc>
        <w:tc>
          <w:tcPr>
            <w:tcW w:w="0" w:type="auto"/>
            <w:tcBorders>
              <w:left w:val="inset" w:sz="6" w:space="0" w:color="808080"/>
            </w:tcBorders>
            <w:tcMar>
              <w:top w:w="15" w:type="dxa"/>
              <w:left w:w="15" w:type="dxa"/>
              <w:bottom w:w="15" w:type="dxa"/>
              <w:right w:w="15" w:type="dxa"/>
            </w:tcMar>
          </w:tcPr>
          <w:p w14:paraId="5263920D" w14:textId="77777777" w:rsidR="00B833DC" w:rsidRDefault="00DA37A9">
            <w:r>
              <w:t>Applied Mathematics</w:t>
            </w:r>
          </w:p>
        </w:tc>
      </w:tr>
      <w:tr w:rsidR="00B833DC" w14:paraId="1CCD91FB" w14:textId="77777777">
        <w:tc>
          <w:tcPr>
            <w:tcW w:w="0" w:type="auto"/>
            <w:tcBorders>
              <w:right w:val="single" w:sz="6" w:space="0" w:color="000000"/>
            </w:tcBorders>
            <w:tcMar>
              <w:top w:w="15" w:type="dxa"/>
              <w:left w:w="15" w:type="dxa"/>
              <w:bottom w:w="15" w:type="dxa"/>
              <w:right w:w="15" w:type="dxa"/>
            </w:tcMar>
          </w:tcPr>
          <w:p w14:paraId="44F58AA3" w14:textId="77777777" w:rsidR="00B833DC" w:rsidRDefault="00DA37A9">
            <w:r>
              <w:t>University of Colorado Boulder, Boulder, CO</w:t>
            </w:r>
          </w:p>
        </w:tc>
        <w:tc>
          <w:tcPr>
            <w:tcW w:w="0" w:type="auto"/>
            <w:tcBorders>
              <w:left w:val="inset" w:sz="6" w:space="0" w:color="808080"/>
              <w:right w:val="single" w:sz="6" w:space="0" w:color="000000"/>
            </w:tcBorders>
            <w:tcMar>
              <w:top w:w="15" w:type="dxa"/>
              <w:left w:w="15" w:type="dxa"/>
              <w:bottom w:w="15" w:type="dxa"/>
              <w:right w:w="15" w:type="dxa"/>
            </w:tcMar>
          </w:tcPr>
          <w:p w14:paraId="1AD46682" w14:textId="77777777" w:rsidR="00B833DC" w:rsidRDefault="00DA37A9">
            <w:pPr>
              <w:jc w:val="center"/>
            </w:pPr>
            <w:r>
              <w:t>MS</w:t>
            </w:r>
          </w:p>
        </w:tc>
        <w:tc>
          <w:tcPr>
            <w:tcW w:w="0" w:type="auto"/>
            <w:tcBorders>
              <w:left w:val="inset" w:sz="6" w:space="0" w:color="808080"/>
              <w:right w:val="single" w:sz="6" w:space="0" w:color="000000"/>
            </w:tcBorders>
            <w:tcMar>
              <w:top w:w="15" w:type="dxa"/>
              <w:left w:w="15" w:type="dxa"/>
              <w:bottom w:w="15" w:type="dxa"/>
              <w:right w:w="15" w:type="dxa"/>
            </w:tcMar>
          </w:tcPr>
          <w:p w14:paraId="616D5427" w14:textId="77777777" w:rsidR="00B833DC" w:rsidRDefault="00DA37A9">
            <w:pPr>
              <w:jc w:val="center"/>
            </w:pPr>
            <w:r>
              <w:t>05/2014</w:t>
            </w:r>
          </w:p>
        </w:tc>
        <w:tc>
          <w:tcPr>
            <w:tcW w:w="0" w:type="auto"/>
            <w:tcBorders>
              <w:left w:val="inset" w:sz="6" w:space="0" w:color="808080"/>
            </w:tcBorders>
            <w:tcMar>
              <w:top w:w="15" w:type="dxa"/>
              <w:left w:w="15" w:type="dxa"/>
              <w:bottom w:w="15" w:type="dxa"/>
              <w:right w:w="15" w:type="dxa"/>
            </w:tcMar>
          </w:tcPr>
          <w:p w14:paraId="3A424E96" w14:textId="77777777" w:rsidR="00B833DC" w:rsidRDefault="00DA37A9">
            <w:r>
              <w:t>Applied Mathematics</w:t>
            </w:r>
          </w:p>
        </w:tc>
      </w:tr>
      <w:tr w:rsidR="00B833DC" w14:paraId="01CC211B" w14:textId="77777777">
        <w:tc>
          <w:tcPr>
            <w:tcW w:w="0" w:type="auto"/>
            <w:tcBorders>
              <w:right w:val="single" w:sz="6" w:space="0" w:color="000000"/>
            </w:tcBorders>
            <w:tcMar>
              <w:top w:w="15" w:type="dxa"/>
              <w:left w:w="15" w:type="dxa"/>
              <w:bottom w:w="15" w:type="dxa"/>
              <w:right w:w="15" w:type="dxa"/>
            </w:tcMar>
          </w:tcPr>
          <w:p w14:paraId="15661A96" w14:textId="77777777" w:rsidR="00B833DC" w:rsidRDefault="00DA37A9">
            <w:r>
              <w:t>University of Cambridge, Cambridge</w:t>
            </w:r>
          </w:p>
        </w:tc>
        <w:tc>
          <w:tcPr>
            <w:tcW w:w="0" w:type="auto"/>
            <w:tcBorders>
              <w:left w:val="inset" w:sz="6" w:space="0" w:color="808080"/>
              <w:right w:val="single" w:sz="6" w:space="0" w:color="000000"/>
            </w:tcBorders>
            <w:tcMar>
              <w:top w:w="15" w:type="dxa"/>
              <w:left w:w="15" w:type="dxa"/>
              <w:bottom w:w="15" w:type="dxa"/>
              <w:right w:w="15" w:type="dxa"/>
            </w:tcMar>
          </w:tcPr>
          <w:p w14:paraId="09169C26" w14:textId="77777777" w:rsidR="00B833DC" w:rsidRDefault="00DA37A9">
            <w:pPr>
              <w:jc w:val="center"/>
            </w:pPr>
            <w:r>
              <w:t>PHD</w:t>
            </w:r>
          </w:p>
        </w:tc>
        <w:tc>
          <w:tcPr>
            <w:tcW w:w="0" w:type="auto"/>
            <w:tcBorders>
              <w:left w:val="inset" w:sz="6" w:space="0" w:color="808080"/>
              <w:right w:val="single" w:sz="6" w:space="0" w:color="000000"/>
            </w:tcBorders>
            <w:tcMar>
              <w:top w:w="15" w:type="dxa"/>
              <w:left w:w="15" w:type="dxa"/>
              <w:bottom w:w="15" w:type="dxa"/>
              <w:right w:w="15" w:type="dxa"/>
            </w:tcMar>
          </w:tcPr>
          <w:p w14:paraId="4371255C" w14:textId="77777777" w:rsidR="00B833DC" w:rsidRDefault="00DA37A9">
            <w:pPr>
              <w:jc w:val="center"/>
            </w:pPr>
            <w:r>
              <w:t>05/2018</w:t>
            </w:r>
          </w:p>
        </w:tc>
        <w:tc>
          <w:tcPr>
            <w:tcW w:w="0" w:type="auto"/>
            <w:tcBorders>
              <w:left w:val="inset" w:sz="6" w:space="0" w:color="808080"/>
            </w:tcBorders>
            <w:tcMar>
              <w:top w:w="15" w:type="dxa"/>
              <w:left w:w="15" w:type="dxa"/>
              <w:bottom w:w="15" w:type="dxa"/>
              <w:right w:w="15" w:type="dxa"/>
            </w:tcMar>
          </w:tcPr>
          <w:p w14:paraId="66B3262B" w14:textId="77777777" w:rsidR="00B833DC" w:rsidRDefault="00DA37A9">
            <w:r>
              <w:t>Applied Mathematics</w:t>
            </w:r>
          </w:p>
        </w:tc>
      </w:tr>
      <w:tr w:rsidR="00B833DC" w14:paraId="4565D423" w14:textId="77777777">
        <w:tc>
          <w:tcPr>
            <w:tcW w:w="0" w:type="auto"/>
            <w:tcBorders>
              <w:right w:val="single" w:sz="6" w:space="0" w:color="000000"/>
            </w:tcBorders>
            <w:tcMar>
              <w:top w:w="15" w:type="dxa"/>
              <w:left w:w="15" w:type="dxa"/>
              <w:bottom w:w="15" w:type="dxa"/>
              <w:right w:w="15" w:type="dxa"/>
            </w:tcMar>
          </w:tcPr>
          <w:p w14:paraId="0F1EC85A" w14:textId="77777777" w:rsidR="00B833DC" w:rsidRDefault="00DA37A9">
            <w:r>
              <w:t>University of Cambridge, Cambridge</w:t>
            </w:r>
          </w:p>
        </w:tc>
        <w:tc>
          <w:tcPr>
            <w:tcW w:w="0" w:type="auto"/>
            <w:tcBorders>
              <w:left w:val="inset" w:sz="6" w:space="0" w:color="808080"/>
              <w:right w:val="single" w:sz="6" w:space="0" w:color="000000"/>
            </w:tcBorders>
            <w:tcMar>
              <w:top w:w="15" w:type="dxa"/>
              <w:left w:w="15" w:type="dxa"/>
              <w:bottom w:w="15" w:type="dxa"/>
              <w:right w:w="15" w:type="dxa"/>
            </w:tcMar>
          </w:tcPr>
          <w:p w14:paraId="2AF8D960" w14:textId="77777777" w:rsidR="00B833DC" w:rsidRDefault="00DA37A9">
            <w:pPr>
              <w:jc w:val="center"/>
            </w:pPr>
            <w:r>
              <w:t>Fellow</w:t>
            </w:r>
          </w:p>
        </w:tc>
        <w:tc>
          <w:tcPr>
            <w:tcW w:w="0" w:type="auto"/>
            <w:tcBorders>
              <w:left w:val="inset" w:sz="6" w:space="0" w:color="808080"/>
              <w:right w:val="single" w:sz="6" w:space="0" w:color="000000"/>
            </w:tcBorders>
            <w:tcMar>
              <w:top w:w="15" w:type="dxa"/>
              <w:left w:w="15" w:type="dxa"/>
              <w:bottom w:w="15" w:type="dxa"/>
              <w:right w:w="15" w:type="dxa"/>
            </w:tcMar>
          </w:tcPr>
          <w:p w14:paraId="27B7F697" w14:textId="77777777" w:rsidR="00B833DC" w:rsidRDefault="00DA37A9">
            <w:pPr>
              <w:jc w:val="center"/>
            </w:pPr>
            <w:r>
              <w:t>01/2019</w:t>
            </w:r>
          </w:p>
        </w:tc>
        <w:tc>
          <w:tcPr>
            <w:tcW w:w="0" w:type="auto"/>
            <w:tcBorders>
              <w:left w:val="inset" w:sz="6" w:space="0" w:color="808080"/>
            </w:tcBorders>
            <w:tcMar>
              <w:top w:w="15" w:type="dxa"/>
              <w:left w:w="15" w:type="dxa"/>
              <w:bottom w:w="15" w:type="dxa"/>
              <w:right w:w="15" w:type="dxa"/>
            </w:tcMar>
          </w:tcPr>
          <w:p w14:paraId="577BD9F8" w14:textId="77777777" w:rsidR="00B833DC" w:rsidRDefault="00B833DC"/>
        </w:tc>
      </w:tr>
      <w:tr w:rsidR="00B833DC" w14:paraId="5E1FDE17" w14:textId="77777777">
        <w:tc>
          <w:tcPr>
            <w:tcW w:w="0" w:type="auto"/>
            <w:tcBorders>
              <w:right w:val="single" w:sz="6" w:space="0" w:color="000000"/>
            </w:tcBorders>
            <w:tcMar>
              <w:top w:w="15" w:type="dxa"/>
              <w:left w:w="15" w:type="dxa"/>
              <w:bottom w:w="15" w:type="dxa"/>
              <w:right w:w="15" w:type="dxa"/>
            </w:tcMar>
          </w:tcPr>
          <w:p w14:paraId="6E8822C5" w14:textId="77777777" w:rsidR="00B833DC" w:rsidRDefault="00DA37A9">
            <w:r>
              <w:t>Harvard T.H. Chan School of Public Health, Boston, MA</w:t>
            </w:r>
          </w:p>
        </w:tc>
        <w:tc>
          <w:tcPr>
            <w:tcW w:w="0" w:type="auto"/>
            <w:tcBorders>
              <w:left w:val="inset" w:sz="6" w:space="0" w:color="808080"/>
              <w:right w:val="single" w:sz="6" w:space="0" w:color="000000"/>
            </w:tcBorders>
            <w:tcMar>
              <w:top w:w="15" w:type="dxa"/>
              <w:left w:w="15" w:type="dxa"/>
              <w:bottom w:w="15" w:type="dxa"/>
              <w:right w:w="15" w:type="dxa"/>
            </w:tcMar>
          </w:tcPr>
          <w:p w14:paraId="77AADA85" w14:textId="77777777" w:rsidR="00B833DC" w:rsidRDefault="00DA37A9">
            <w:pPr>
              <w:jc w:val="center"/>
            </w:pPr>
            <w:r>
              <w:t>Postdoctoral Fellow</w:t>
            </w:r>
          </w:p>
        </w:tc>
        <w:tc>
          <w:tcPr>
            <w:tcW w:w="0" w:type="auto"/>
            <w:tcBorders>
              <w:left w:val="inset" w:sz="6" w:space="0" w:color="808080"/>
              <w:right w:val="single" w:sz="6" w:space="0" w:color="000000"/>
            </w:tcBorders>
            <w:tcMar>
              <w:top w:w="15" w:type="dxa"/>
              <w:left w:w="15" w:type="dxa"/>
              <w:bottom w:w="15" w:type="dxa"/>
              <w:right w:w="15" w:type="dxa"/>
            </w:tcMar>
          </w:tcPr>
          <w:p w14:paraId="708E235D" w14:textId="77777777" w:rsidR="00B833DC" w:rsidRDefault="00DA37A9">
            <w:pPr>
              <w:jc w:val="center"/>
            </w:pPr>
            <w:r>
              <w:t>08/2023</w:t>
            </w:r>
          </w:p>
        </w:tc>
        <w:tc>
          <w:tcPr>
            <w:tcW w:w="0" w:type="auto"/>
            <w:tcBorders>
              <w:left w:val="inset" w:sz="6" w:space="0" w:color="808080"/>
            </w:tcBorders>
            <w:tcMar>
              <w:top w:w="15" w:type="dxa"/>
              <w:left w:w="15" w:type="dxa"/>
              <w:bottom w:w="15" w:type="dxa"/>
              <w:right w:w="15" w:type="dxa"/>
            </w:tcMar>
          </w:tcPr>
          <w:p w14:paraId="17EF9B27" w14:textId="77777777" w:rsidR="00B833DC" w:rsidRDefault="00B833DC"/>
        </w:tc>
      </w:tr>
    </w:tbl>
    <w:p w14:paraId="0797F7AB" w14:textId="77777777" w:rsidR="00B833DC" w:rsidRDefault="00DA37A9">
      <w:pPr>
        <w:pStyle w:val="Heading3"/>
      </w:pPr>
      <w:r>
        <w:rPr>
          <w:rFonts w:ascii="Arial" w:eastAsia="Arial" w:hAnsi="Arial" w:cs="Arial"/>
          <w:sz w:val="26"/>
          <w:szCs w:val="26"/>
        </w:rPr>
        <w:t>A. Personal Statemen</w:t>
      </w:r>
      <w:commentRangeStart w:id="0"/>
      <w:r>
        <w:rPr>
          <w:rFonts w:ascii="Arial" w:eastAsia="Arial" w:hAnsi="Arial" w:cs="Arial"/>
          <w:sz w:val="26"/>
          <w:szCs w:val="26"/>
        </w:rPr>
        <w:t>t</w:t>
      </w:r>
      <w:commentRangeEnd w:id="0"/>
      <w:r w:rsidR="009757F3">
        <w:rPr>
          <w:rStyle w:val="CommentReference"/>
          <w:rFonts w:ascii="Arial" w:eastAsia="Arial" w:hAnsi="Arial" w:cs="Arial"/>
          <w:b w:val="0"/>
          <w:bCs w:val="0"/>
        </w:rPr>
        <w:commentReference w:id="0"/>
      </w:r>
    </w:p>
    <w:p w14:paraId="6C051065" w14:textId="66510D81" w:rsidR="00B833DC" w:rsidRDefault="00DA37A9">
      <w:pPr>
        <w:pStyle w:val="annotation"/>
        <w:rPr>
          <w:ins w:id="1" w:author="Nelson, Kristin" w:date="2025-09-04T21:56:00Z" w16du:dateUtc="2025-09-05T01:56:00Z"/>
        </w:rPr>
      </w:pPr>
      <w:r>
        <w:t>My research is dedicated to improving preparedness for infectious disease outbreaks</w:t>
      </w:r>
      <w:del w:id="2" w:author="Nelson, Kristin" w:date="2025-09-04T21:40:00Z" w16du:dateUtc="2025-09-05T01:40:00Z">
        <w:r w:rsidDel="00F86C73">
          <w:delText xml:space="preserve">. I </w:delText>
        </w:r>
      </w:del>
      <w:ins w:id="3" w:author="Nelson, Kristin" w:date="2025-09-04T21:40:00Z" w16du:dateUtc="2025-09-05T01:40:00Z">
        <w:r w:rsidR="00F86C73">
          <w:t xml:space="preserve"> through </w:t>
        </w:r>
      </w:ins>
      <w:r>
        <w:t>develop</w:t>
      </w:r>
      <w:ins w:id="4" w:author="Nelson, Kristin" w:date="2025-09-04T21:40:00Z" w16du:dateUtc="2025-09-05T01:40:00Z">
        <w:r w:rsidR="00F86C73">
          <w:t>ment of</w:t>
        </w:r>
      </w:ins>
      <w:r>
        <w:t xml:space="preserve"> mathematical models and digital tools to guide public health policy. I have a broad background in mathematics and infectious disease epidemiology and have used this expertise to characterize the </w:t>
      </w:r>
      <w:del w:id="5" w:author="Nelson, Kristin" w:date="2025-09-04T21:50:00Z" w16du:dateUtc="2025-09-05T01:50:00Z">
        <w:r w:rsidDel="00A526A0">
          <w:delText xml:space="preserve">dynamics </w:delText>
        </w:r>
      </w:del>
      <w:ins w:id="6" w:author="Nelson, Kristin" w:date="2025-09-04T21:50:00Z" w16du:dateUtc="2025-09-05T01:50:00Z">
        <w:r w:rsidR="00A526A0">
          <w:t xml:space="preserve">kinetics </w:t>
        </w:r>
      </w:ins>
      <w:r>
        <w:t>of respiratory viral infection within the body, to explain drivers of disease transmission within and between communities, and to participate in international pandemic response</w:t>
      </w:r>
      <w:del w:id="7" w:author="Nelson, Kristin" w:date="2025-09-04T21:35:00Z" w16du:dateUtc="2025-09-05T01:35:00Z">
        <w:r w:rsidDel="00BD2147">
          <w:delText xml:space="preserve"> (1-4)</w:delText>
        </w:r>
      </w:del>
      <w:r>
        <w:t xml:space="preserve">. I built my foundation in mathematical epidemiology as a Gates Scholar at the University of Cambridge, where I identified social and demographic determinants of 2009 A/H1N1 pandemic influenza transmission. As a postdoctoral fellow at the Harvard T.H. Chan School of Public Health, I used a mix of data science, statistical inference, and mechanistic modeling to identify drivers of antibiotic prescribing, to infer optimal vaccination strategies, and to build situational awareness during the COVID-19 pandemic. </w:t>
      </w:r>
      <w:del w:id="8" w:author="Nelson, Kristin" w:date="2025-09-04T21:35:00Z" w16du:dateUtc="2025-09-05T01:35:00Z">
        <w:r w:rsidDel="00746D32">
          <w:delText xml:space="preserve">Since beginning my faculty position in 2023, I have completed various research projects, including an assessment of SARS-CoV-2 viral kinetics in individuals with repeat infections (3) and an estimate of the combined impact of vaccination and behavior on reducing COVID-19 mortality in the United States (4), supported by startup funds from the University of Colorado Boulder. </w:delText>
        </w:r>
      </w:del>
      <w:r>
        <w:t xml:space="preserve">Ongoing projects include </w:t>
      </w:r>
      <w:del w:id="9" w:author="Nelson, Kristin" w:date="2025-09-04T21:36:00Z" w16du:dateUtc="2025-09-05T01:36:00Z">
        <w:r w:rsidDel="00F97CEF">
          <w:delText xml:space="preserve">an assessment of the impact of emerging respiratory viruses on food supply chains (funded by university startup, with NIH DP2 grant pending); </w:delText>
        </w:r>
      </w:del>
      <w:r>
        <w:t>the design of contact tracing studies to infer the timing and intensity of infectiousness</w:t>
      </w:r>
      <w:del w:id="10" w:author="Nelson, Kristin" w:date="2025-09-04T21:40:00Z" w16du:dateUtc="2025-09-05T01:40:00Z">
        <w:r w:rsidDel="00FB14AC">
          <w:delText xml:space="preserve"> </w:delText>
        </w:r>
      </w:del>
      <w:ins w:id="11" w:author="Nelson, Kristin" w:date="2025-09-04T21:40:00Z" w16du:dateUtc="2025-09-05T01:40:00Z">
        <w:r w:rsidR="00FB14AC">
          <w:t xml:space="preserve"> </w:t>
        </w:r>
      </w:ins>
      <w:del w:id="12" w:author="Nelson, Kristin" w:date="2025-09-04T21:40:00Z" w16du:dateUtc="2025-09-05T01:40:00Z">
        <w:r w:rsidDel="00FB14AC">
          <w:delText>(funded by university startup</w:delText>
        </w:r>
      </w:del>
      <w:del w:id="13" w:author="Nelson, Kristin" w:date="2025-09-04T21:36:00Z" w16du:dateUtc="2025-09-05T01:36:00Z">
        <w:r w:rsidDel="00F97CEF">
          <w:delText xml:space="preserve">); the design of optimal scoring rules for epidemiological forecasting competitions (funded by university startup, with University of Colorado seed grant pending); </w:delText>
        </w:r>
      </w:del>
      <w:r>
        <w:t>and the design of diagnostic test-based policies for controlling respiratory viral disease outbreaks</w:t>
      </w:r>
      <w:del w:id="14" w:author="Nelson, Kristin" w:date="2025-09-04T21:40:00Z" w16du:dateUtc="2025-09-05T01:40:00Z">
        <w:r w:rsidDel="00FB14AC">
          <w:delText>, including the creation of a public viral kinetic database (funded by the National Science Foundation and the Centers for Disease Control and Prevention)</w:delText>
        </w:r>
      </w:del>
      <w:r>
        <w:t xml:space="preserve">. </w:t>
      </w:r>
      <w:ins w:id="15" w:author="Nelson, Kristin" w:date="2025-09-04T21:51:00Z" w16du:dateUtc="2025-09-05T01:51:00Z">
        <w:r w:rsidR="004971B3">
          <w:t>From this previous work, I bring deep expertise in mathematical biology and</w:t>
        </w:r>
        <w:r w:rsidR="00592316">
          <w:t xml:space="preserve"> a range of</w:t>
        </w:r>
        <w:r w:rsidR="004971B3">
          <w:t xml:space="preserve"> </w:t>
        </w:r>
        <w:r w:rsidR="00592316">
          <w:t xml:space="preserve">infectious disease modelling </w:t>
        </w:r>
      </w:ins>
      <w:ins w:id="16" w:author="Nelson, Kristin" w:date="2025-09-04T21:52:00Z" w16du:dateUtc="2025-09-05T01:52:00Z">
        <w:r w:rsidR="00592316">
          <w:t xml:space="preserve">techniques, as well as experience </w:t>
        </w:r>
      </w:ins>
      <w:ins w:id="17" w:author="Nelson, Kristin" w:date="2025-09-04T21:54:00Z" w16du:dateUtc="2025-09-05T01:54:00Z">
        <w:r w:rsidR="001512F5">
          <w:t xml:space="preserve">in cross-scale </w:t>
        </w:r>
        <w:r w:rsidR="00261495">
          <w:t>analyses</w:t>
        </w:r>
        <w:r w:rsidR="001512F5">
          <w:t xml:space="preserve"> which </w:t>
        </w:r>
      </w:ins>
      <w:ins w:id="18" w:author="Nelson, Kristin" w:date="2025-09-04T21:52:00Z" w16du:dateUtc="2025-09-05T01:52:00Z">
        <w:r w:rsidR="00F461D8">
          <w:t xml:space="preserve">link within-host </w:t>
        </w:r>
        <w:r w:rsidR="008976A8">
          <w:t xml:space="preserve">biology </w:t>
        </w:r>
      </w:ins>
      <w:ins w:id="19" w:author="Nelson, Kristin" w:date="2025-09-04T21:53:00Z" w16du:dateUtc="2025-09-05T01:53:00Z">
        <w:r w:rsidR="008976A8">
          <w:t>to population-level testing strategies.</w:t>
        </w:r>
      </w:ins>
      <w:ins w:id="20" w:author="Nelson, Kristin" w:date="2025-09-04T21:51:00Z" w16du:dateUtc="2025-09-05T01:51:00Z">
        <w:r w:rsidR="004971B3">
          <w:t xml:space="preserve"> </w:t>
        </w:r>
      </w:ins>
      <w:ins w:id="21" w:author="Nelson, Kristin" w:date="2025-09-04T21:37:00Z" w16du:dateUtc="2025-09-05T01:37:00Z">
        <w:r w:rsidR="00CE45E5" w:rsidRPr="00FB14AC">
          <w:rPr>
            <w:b/>
            <w:bCs/>
            <w:rPrChange w:id="22" w:author="Nelson, Kristin" w:date="2025-09-04T21:40:00Z" w16du:dateUtc="2025-09-05T01:40:00Z">
              <w:rPr/>
            </w:rPrChange>
          </w:rPr>
          <w:t>In the current proposal</w:t>
        </w:r>
        <w:r w:rsidR="00CE45E5">
          <w:t xml:space="preserve">, I will </w:t>
        </w:r>
      </w:ins>
      <w:ins w:id="23" w:author="Nelson, Kristin" w:date="2025-09-04T21:38:00Z" w16du:dateUtc="2025-09-05T01:38:00Z">
        <w:r w:rsidR="00C750BC">
          <w:t xml:space="preserve">co-lead, with Dr. Nelson (PI) the development of </w:t>
        </w:r>
      </w:ins>
      <w:ins w:id="24" w:author="Nelson, Kristin" w:date="2025-09-04T21:41:00Z" w16du:dateUtc="2025-09-05T01:41:00Z">
        <w:r w:rsidR="00F42972">
          <w:t>trial simulations and mechanistic models</w:t>
        </w:r>
      </w:ins>
      <w:ins w:id="25" w:author="Nelson, Kristin" w:date="2025-09-04T21:38:00Z" w16du:dateUtc="2025-09-05T01:38:00Z">
        <w:r w:rsidR="00C750BC">
          <w:t xml:space="preserve"> to evaluate </w:t>
        </w:r>
      </w:ins>
      <w:ins w:id="26" w:author="Nelson, Kristin" w:date="2025-09-04T21:39:00Z" w16du:dateUtc="2025-09-05T01:39:00Z">
        <w:r w:rsidR="00C750BC">
          <w:t xml:space="preserve">the population-level impact of </w:t>
        </w:r>
      </w:ins>
      <w:ins w:id="27" w:author="Nelson, Kristin" w:date="2025-09-04T21:40:00Z" w16du:dateUtc="2025-09-05T01:40:00Z">
        <w:r w:rsidR="00F42972">
          <w:t xml:space="preserve">using </w:t>
        </w:r>
      </w:ins>
      <w:ins w:id="28" w:author="Nelson, Kristin" w:date="2025-09-04T21:38:00Z" w16du:dateUtc="2025-09-05T01:38:00Z">
        <w:r w:rsidR="00C750BC">
          <w:t>tests for recent</w:t>
        </w:r>
      </w:ins>
      <w:ins w:id="29" w:author="Nelson, Kristin" w:date="2025-09-04T21:55:00Z" w16du:dateUtc="2025-09-05T01:55:00Z">
        <w:r w:rsidR="00D87C30">
          <w:t xml:space="preserve"> </w:t>
        </w:r>
        <w:r w:rsidR="00D87C30">
          <w:rPr>
            <w:i/>
            <w:iCs/>
          </w:rPr>
          <w:t>Mtb</w:t>
        </w:r>
      </w:ins>
      <w:ins w:id="30" w:author="Nelson, Kristin" w:date="2025-09-04T21:38:00Z" w16du:dateUtc="2025-09-05T01:38:00Z">
        <w:r w:rsidR="00C750BC">
          <w:t xml:space="preserve"> infection</w:t>
        </w:r>
      </w:ins>
      <w:ins w:id="31" w:author="Nelson, Kristin" w:date="2025-09-04T21:39:00Z" w16du:dateUtc="2025-09-05T01:39:00Z">
        <w:r w:rsidR="00C750BC">
          <w:t>. I will</w:t>
        </w:r>
      </w:ins>
      <w:ins w:id="32" w:author="Nelson, Kristin" w:date="2025-09-04T21:38:00Z" w16du:dateUtc="2025-09-05T01:38:00Z">
        <w:r w:rsidR="00C750BC">
          <w:t xml:space="preserve"> </w:t>
        </w:r>
      </w:ins>
      <w:ins w:id="33" w:author="Nelson, Kristin" w:date="2025-09-04T21:39:00Z" w16du:dateUtc="2025-09-05T01:39:00Z">
        <w:r w:rsidR="00C750BC">
          <w:t>co-supervise</w:t>
        </w:r>
      </w:ins>
      <w:ins w:id="34" w:author="Nelson, Kristin" w:date="2025-09-05T06:19:00Z" w16du:dateUtc="2025-09-05T10:19:00Z">
        <w:r>
          <w:t>, with Dr. Nelson,</w:t>
        </w:r>
      </w:ins>
      <w:ins w:id="35" w:author="Nelson, Kristin" w:date="2025-09-04T21:38:00Z" w16du:dateUtc="2025-09-05T01:38:00Z">
        <w:r w:rsidR="00C750BC">
          <w:t xml:space="preserve"> the postdoctoral fellow based at Emory</w:t>
        </w:r>
      </w:ins>
      <w:ins w:id="36" w:author="Stephen Kissler" w:date="2025-09-05T16:16:00Z" w16du:dateUtc="2025-09-05T22:16:00Z">
        <w:r w:rsidR="000B578A">
          <w:t xml:space="preserve"> University</w:t>
        </w:r>
      </w:ins>
      <w:ins w:id="37" w:author="Nelson, Kristin" w:date="2025-09-04T21:39:00Z" w16du:dateUtc="2025-09-05T01:39:00Z">
        <w:r w:rsidR="00C750BC">
          <w:t xml:space="preserve">. </w:t>
        </w:r>
      </w:ins>
      <w:del w:id="38" w:author="Nelson, Kristin" w:date="2025-09-04T21:36:00Z" w16du:dateUtc="2025-09-05T01:36:00Z">
        <w:r w:rsidDel="00746D32">
          <w:delText xml:space="preserve">On completed projects (3) and (4), I was a co-investigator, leading the mathematical analysis and assisting with project coordination. On the remaining ongoing projects, I am the lead investigator, overseeing all aspects of the project's completion. I am passionate about research mentorship and currently oversee two doctoral students, three masters students, and a postdoctoral candidate. </w:delText>
        </w:r>
        <w:r w:rsidDel="00CE45E5">
          <w:delText xml:space="preserve">I work collaboratively with scientists whose expertise ranges from clinical medicine to economics to behavioral science. </w:delText>
        </w:r>
      </w:del>
      <w:del w:id="39" w:author="Nelson, Kristin" w:date="2025-09-04T21:32:00Z" w16du:dateUtc="2025-09-05T01:32:00Z">
        <w:r w:rsidDel="004C3129">
          <w:delText xml:space="preserve">Additional service activities over the past five years include serving as a reviewer for various grants (NSF "Integrating human behavior in epidemiological models", 2023; Marsden Fund, 2024); hosting a podcast on COVID-19 epidemiology (101 episodes from 2020-2022); serving as </w:delText>
        </w:r>
      </w:del>
      <w:del w:id="40" w:author="Nelson, Kristin" w:date="2025-09-04T21:37:00Z" w16du:dateUtc="2025-09-05T01:37:00Z">
        <w:r w:rsidDel="00CE45E5">
          <w:delText>a member of the World Health Organization Access to COVID-19 Tools Accelerator (ACT-A) modeling consortium (2020-21) and the CDC COVID-19 modeling working group (2021-23)</w:delText>
        </w:r>
      </w:del>
      <w:del w:id="41" w:author="Nelson, Kristin" w:date="2025-09-04T21:32:00Z" w16du:dateUtc="2025-09-05T01:32:00Z">
        <w:r w:rsidDel="004C3129">
          <w:delText>; and coordinating a peer observation program for pedagogical improvement (2024-present); along with ongoing committee service (Graduate student mentorship committee; BioFrontiers Institute council) and peer reviews of scientific manuscripts. Building upon my experience and professional ties, I aim to support public health surveillance and response by building digital infrastructure to synthesize complex data sources and provide equitable, community-tailored guidance for infectious disease control.</w:delText>
        </w:r>
      </w:del>
    </w:p>
    <w:p w14:paraId="7CA59CBB" w14:textId="77777777" w:rsidR="00794A2A" w:rsidRDefault="00794A2A">
      <w:pPr>
        <w:pStyle w:val="annotation"/>
        <w:rPr>
          <w:ins w:id="42" w:author="Nelson, Kristin" w:date="2025-09-04T21:56:00Z" w16du:dateUtc="2025-09-05T01:56:00Z"/>
        </w:rPr>
      </w:pPr>
    </w:p>
    <w:p w14:paraId="7A265196" w14:textId="77777777" w:rsidR="00794A2A" w:rsidRDefault="00794A2A" w:rsidP="00794A2A">
      <w:pPr>
        <w:rPr>
          <w:ins w:id="43" w:author="Stephen Kissler" w:date="2025-09-05T16:09:00Z" w16du:dateUtc="2025-09-05T22:09:00Z"/>
        </w:rPr>
      </w:pPr>
      <w:ins w:id="44" w:author="Nelson, Kristin" w:date="2025-09-04T21:56:00Z" w16du:dateUtc="2025-09-05T01:56:00Z">
        <w:r w:rsidRPr="00297619">
          <w:t>Ongoing and recently completed projects that I would like to highlight include</w:t>
        </w:r>
        <w:commentRangeStart w:id="45"/>
        <w:r w:rsidRPr="00297619">
          <w:t>:</w:t>
        </w:r>
      </w:ins>
      <w:commentRangeEnd w:id="45"/>
      <w:ins w:id="46" w:author="Nelson, Kristin" w:date="2025-09-04T21:59:00Z" w16du:dateUtc="2025-09-05T01:59:00Z">
        <w:r w:rsidR="000C710E">
          <w:rPr>
            <w:rStyle w:val="CommentReference"/>
          </w:rPr>
          <w:commentReference w:id="45"/>
        </w:r>
      </w:ins>
    </w:p>
    <w:p w14:paraId="4316E124" w14:textId="77777777" w:rsidR="00BD094D" w:rsidRDefault="00BD094D" w:rsidP="00794A2A">
      <w:pPr>
        <w:rPr>
          <w:ins w:id="47" w:author="Stephen Kissler" w:date="2025-09-05T16:09:00Z" w16du:dateUtc="2025-09-05T22:09:00Z"/>
        </w:rPr>
      </w:pPr>
    </w:p>
    <w:p w14:paraId="421CD610" w14:textId="70CCC57D" w:rsidR="00043415" w:rsidRDefault="00043415" w:rsidP="00794A2A">
      <w:pPr>
        <w:rPr>
          <w:ins w:id="48" w:author="Stephen Kissler" w:date="2025-09-05T16:11:00Z" w16du:dateUtc="2025-09-05T22:11:00Z"/>
        </w:rPr>
      </w:pPr>
      <w:ins w:id="49" w:author="Stephen Kissler" w:date="2025-09-05T16:11:00Z" w16du:dateUtc="2025-09-05T22:11:00Z">
        <w:r>
          <w:t xml:space="preserve">NSF </w:t>
        </w:r>
      </w:ins>
      <w:ins w:id="50" w:author="Stephen Kissler" w:date="2025-09-05T16:11:00Z">
        <w:r w:rsidRPr="00043415">
          <w:t>2436340</w:t>
        </w:r>
      </w:ins>
    </w:p>
    <w:p w14:paraId="37FE087C" w14:textId="7636573A" w:rsidR="00043415" w:rsidRDefault="00043415" w:rsidP="00794A2A">
      <w:pPr>
        <w:rPr>
          <w:ins w:id="51" w:author="Stephen Kissler" w:date="2025-09-05T16:11:00Z" w16du:dateUtc="2025-09-05T22:11:00Z"/>
        </w:rPr>
      </w:pPr>
      <w:ins w:id="52" w:author="Stephen Kissler" w:date="2025-09-05T16:11:00Z" w16du:dateUtc="2025-09-05T22:11:00Z">
        <w:r>
          <w:t>Kissler (PI)</w:t>
        </w:r>
      </w:ins>
    </w:p>
    <w:p w14:paraId="3F03F1B1" w14:textId="023AC624" w:rsidR="00043415" w:rsidRDefault="00043415" w:rsidP="00794A2A">
      <w:pPr>
        <w:rPr>
          <w:ins w:id="53" w:author="Stephen Kissler" w:date="2025-09-05T16:11:00Z" w16du:dateUtc="2025-09-05T22:11:00Z"/>
        </w:rPr>
      </w:pPr>
      <w:ins w:id="54" w:author="Stephen Kissler" w:date="2025-09-05T16:11:00Z" w16du:dateUtc="2025-09-05T22:11:00Z">
        <w:r>
          <w:t>1/1/25 – 12/31/27</w:t>
        </w:r>
      </w:ins>
    </w:p>
    <w:p w14:paraId="68A62045" w14:textId="568E9BDB" w:rsidR="00BD094D" w:rsidRPr="00297619" w:rsidRDefault="00043415" w:rsidP="00794A2A">
      <w:pPr>
        <w:rPr>
          <w:ins w:id="55" w:author="Nelson, Kristin" w:date="2025-09-04T21:56:00Z" w16du:dateUtc="2025-09-05T01:56:00Z"/>
        </w:rPr>
      </w:pPr>
      <w:ins w:id="56" w:author="Stephen Kissler" w:date="2025-09-05T16:10:00Z">
        <w:r w:rsidRPr="00043415">
          <w:t>MPOPHC: Quantitative design of effective testing-based policies through infection trajectory modeling</w:t>
        </w:r>
      </w:ins>
    </w:p>
    <w:p w14:paraId="09553E98" w14:textId="77777777" w:rsidR="00794A2A" w:rsidRDefault="00794A2A">
      <w:pPr>
        <w:pStyle w:val="annotation"/>
        <w:rPr>
          <w:ins w:id="57" w:author="Nelson, Kristin" w:date="2025-09-04T21:57:00Z" w16du:dateUtc="2025-09-05T01:57:00Z"/>
        </w:rPr>
      </w:pPr>
    </w:p>
    <w:p w14:paraId="6C8240F5" w14:textId="165A8AB2" w:rsidR="00AF5004" w:rsidRDefault="00AF5004">
      <w:pPr>
        <w:pStyle w:val="annotation"/>
      </w:pPr>
      <w:ins w:id="58" w:author="Nelson, Kristin" w:date="2025-09-04T21:57:00Z" w16du:dateUtc="2025-09-05T01:57:00Z">
        <w:r>
          <w:t>Citations:</w:t>
        </w:r>
      </w:ins>
    </w:p>
    <w:p w14:paraId="1952D227" w14:textId="7ED8650D" w:rsidR="00B833DC" w:rsidRDefault="00DA37A9">
      <w:pPr>
        <w:pStyle w:val="citationUlliParagraph"/>
        <w:numPr>
          <w:ilvl w:val="0"/>
          <w:numId w:val="1"/>
        </w:numPr>
        <w:spacing w:before="220"/>
      </w:pPr>
      <w:r>
        <w:t>Atkeson A, Kissler S. The Impact of Vaccines and Behavior on US Cumulative Deaths from COVID-19. Brookings Papers on Economic Activity. 2024 March </w:t>
      </w:r>
      <w:ins w:id="59" w:author="Stephen Kissler" w:date="2025-09-05T15:52:00Z" w16du:dateUtc="2025-09-05T21:52:00Z">
        <w:r w:rsidR="005521E6">
          <w:t>27</w:t>
        </w:r>
      </w:ins>
      <w:del w:id="60" w:author="Stephen Kissler" w:date="2025-09-05T15:52:00Z" w16du:dateUtc="2025-09-05T21:52:00Z">
        <w:r w:rsidDel="005521E6">
          <w:delText>1</w:delText>
        </w:r>
        <w:commentRangeStart w:id="61"/>
        <w:r w:rsidDel="005521E6">
          <w:delText>4</w:delText>
        </w:r>
      </w:del>
      <w:commentRangeEnd w:id="61"/>
      <w:ins w:id="62" w:author="Stephen Kissler" w:date="2025-09-05T15:51:00Z" w16du:dateUtc="2025-09-05T21:51:00Z">
        <w:r w:rsidR="00801DD3">
          <w:t>; 2024(1)</w:t>
        </w:r>
      </w:ins>
      <w:r w:rsidR="00DA6F1A">
        <w:rPr>
          <w:rStyle w:val="CommentReference"/>
        </w:rPr>
        <w:commentReference w:id="61"/>
      </w:r>
      <w:r>
        <w:t xml:space="preserve">. </w:t>
      </w:r>
      <w:ins w:id="63" w:author="Stephen Kissler" w:date="2025-09-05T15:51:00Z" w16du:dateUtc="2025-09-05T21:51:00Z">
        <w:r w:rsidR="005521E6">
          <w:t xml:space="preserve">DOI: </w:t>
        </w:r>
        <w:r w:rsidR="005521E6" w:rsidRPr="005521E6">
          <w:t>10.1353/eca.2024.a943914</w:t>
        </w:r>
        <w:commentRangeStart w:id="64"/>
        <w:r w:rsidR="005521E6" w:rsidRPr="005521E6">
          <w:t>.</w:t>
        </w:r>
      </w:ins>
      <w:commentRangeEnd w:id="64"/>
      <w:ins w:id="65" w:author="Stephen Kissler" w:date="2025-09-05T15:53:00Z" w16du:dateUtc="2025-09-05T21:53:00Z">
        <w:r w:rsidR="00C61008">
          <w:rPr>
            <w:rStyle w:val="CommentReference"/>
          </w:rPr>
          <w:commentReference w:id="64"/>
        </w:r>
      </w:ins>
      <w:ins w:id="66" w:author="Stephen Kissler" w:date="2025-09-05T15:51:00Z" w16du:dateUtc="2025-09-05T21:51:00Z">
        <w:r w:rsidR="005521E6" w:rsidRPr="005521E6" w:rsidDel="00801DD3">
          <w:t xml:space="preserve"> </w:t>
        </w:r>
      </w:ins>
      <w:del w:id="67" w:author="Stephen Kissler" w:date="2025-09-05T15:51:00Z" w16du:dateUtc="2025-09-05T21:51:00Z">
        <w:r w:rsidDel="00801DD3">
          <w:delText>Available from: https://www.brookings.edu/wp-content/uploads/2024/03/2_Atkeson-Kissler_unembargoed.pdf</w:delText>
        </w:r>
      </w:del>
    </w:p>
    <w:p w14:paraId="1954E562" w14:textId="77777777" w:rsidR="00B833DC" w:rsidRDefault="00DA37A9">
      <w:pPr>
        <w:pStyle w:val="citationUlliParagraph"/>
        <w:numPr>
          <w:ilvl w:val="0"/>
          <w:numId w:val="1"/>
        </w:numPr>
      </w:pPr>
      <w:r>
        <w:t xml:space="preserve">Kissler SM, Hay JA, Fauver JR, Mack C, Tai CG, Anderson DJ, Ho DD, Grubaugh ND, Grad YH. Viral kinetics of sequential SARS-CoV-2 infections. Nat Commun. 2023 Oct 5;14(1):6206. PubMed Central PMCID: PMC10556125. </w:t>
      </w:r>
    </w:p>
    <w:p w14:paraId="68F09174" w14:textId="3EE5EBF5" w:rsidR="00B833DC" w:rsidRDefault="00DA37A9">
      <w:pPr>
        <w:pStyle w:val="citationUlliParagraph"/>
        <w:numPr>
          <w:ilvl w:val="0"/>
          <w:numId w:val="1"/>
        </w:numPr>
      </w:pPr>
      <w:r>
        <w:t xml:space="preserve">Kissler SM, Grad YH. </w:t>
      </w:r>
      <w:del w:id="68" w:author="Nelson, Kristin" w:date="2025-09-04T21:33:00Z" w16du:dateUtc="2025-09-05T01:33:00Z">
        <w:r w:rsidDel="006635D7">
          <w:delText>ANTICIPATING RACIAL/ETHNIC MORTALITY DISPLACEMENT FROM COVID-19</w:delText>
        </w:r>
      </w:del>
      <w:ins w:id="69" w:author="Nelson, Kristin" w:date="2025-09-04T21:33:00Z" w16du:dateUtc="2025-09-05T01:33:00Z">
        <w:r w:rsidR="006635D7">
          <w:t xml:space="preserve">Anticipating Racial/Ethnic </w:t>
        </w:r>
      </w:ins>
      <w:ins w:id="70" w:author="Nelson, Kristin" w:date="2025-09-04T21:34:00Z" w16du:dateUtc="2025-09-05T01:34:00Z">
        <w:r w:rsidR="006635D7">
          <w:t>Mortality Displacement from COVID-19</w:t>
        </w:r>
      </w:ins>
      <w:r>
        <w:t xml:space="preserve">. Am J Epidemiol. 2022 Jul 23;191(8):1519-1520. PubMed Central PMCID: PMC9383750. </w:t>
      </w:r>
    </w:p>
    <w:p w14:paraId="7008F976" w14:textId="77777777" w:rsidR="00B833DC" w:rsidRDefault="00DA37A9">
      <w:pPr>
        <w:pStyle w:val="citationUlliParagraph"/>
        <w:numPr>
          <w:ilvl w:val="0"/>
          <w:numId w:val="1"/>
        </w:numPr>
        <w:spacing w:after="220"/>
      </w:pPr>
      <w:r>
        <w:t xml:space="preserve">Kissler SM, Mitchell M, Grad YH. Reduction in Antibiotic Prescribing Attainable With a Gonococcal Vaccine. Clin Infect Dis. 2021 Sep 15;73(6):e1368-e1371. PubMed Central PMCID: PMC8522794. </w:t>
      </w:r>
    </w:p>
    <w:p w14:paraId="23571A68" w14:textId="77777777" w:rsidR="00B833DC" w:rsidRDefault="00DA37A9">
      <w:pPr>
        <w:pStyle w:val="Heading3"/>
      </w:pPr>
      <w:r>
        <w:rPr>
          <w:rFonts w:ascii="Arial" w:eastAsia="Arial" w:hAnsi="Arial" w:cs="Arial"/>
          <w:sz w:val="26"/>
          <w:szCs w:val="26"/>
        </w:rPr>
        <w:lastRenderedPageBreak/>
        <w:t>B. Positions, Scientific Appointments and Honors</w:t>
      </w:r>
    </w:p>
    <w:p w14:paraId="5F9CC8E4" w14:textId="77777777" w:rsidR="00B833DC" w:rsidRDefault="00DA37A9">
      <w:pPr>
        <w:pStyle w:val="h3underline"/>
      </w:pPr>
      <w:r>
        <w:rPr>
          <w:rFonts w:ascii="Arial" w:eastAsia="Arial" w:hAnsi="Arial" w:cs="Arial"/>
          <w:sz w:val="26"/>
          <w:szCs w:val="26"/>
        </w:rPr>
        <w:t>Positions and Scientific Appointments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B833DC" w14:paraId="6E2F78CA" w14:textId="77777777">
        <w:tc>
          <w:tcPr>
            <w:tcW w:w="1530" w:type="dxa"/>
            <w:tcMar>
              <w:top w:w="15" w:type="dxa"/>
              <w:left w:w="15" w:type="dxa"/>
              <w:bottom w:w="15" w:type="dxa"/>
              <w:right w:w="15" w:type="dxa"/>
            </w:tcMar>
          </w:tcPr>
          <w:p w14:paraId="1CD3CD1D" w14:textId="77777777" w:rsidR="00B833DC" w:rsidRDefault="00DA37A9">
            <w:r>
              <w:t xml:space="preserve">2023 - </w:t>
            </w:r>
          </w:p>
        </w:tc>
        <w:tc>
          <w:tcPr>
            <w:tcW w:w="0" w:type="auto"/>
            <w:tcMar>
              <w:top w:w="15" w:type="dxa"/>
              <w:left w:w="15" w:type="dxa"/>
              <w:bottom w:w="15" w:type="dxa"/>
              <w:right w:w="15" w:type="dxa"/>
            </w:tcMar>
          </w:tcPr>
          <w:p w14:paraId="047095CC" w14:textId="77777777" w:rsidR="00B833DC" w:rsidRDefault="00DA37A9">
            <w:r>
              <w:t>Assistant Professor of Computer Science, University of Colorado Boulder, Boulder, CO</w:t>
            </w:r>
          </w:p>
        </w:tc>
      </w:tr>
      <w:tr w:rsidR="00B833DC" w14:paraId="3C546DAC" w14:textId="77777777">
        <w:tc>
          <w:tcPr>
            <w:tcW w:w="1530" w:type="dxa"/>
            <w:tcMar>
              <w:top w:w="15" w:type="dxa"/>
              <w:left w:w="15" w:type="dxa"/>
              <w:bottom w:w="15" w:type="dxa"/>
              <w:right w:w="15" w:type="dxa"/>
            </w:tcMar>
          </w:tcPr>
          <w:p w14:paraId="2E39DABD" w14:textId="77777777" w:rsidR="00B833DC" w:rsidRDefault="00DA37A9">
            <w:r>
              <w:t>2020 - 2020</w:t>
            </w:r>
          </w:p>
        </w:tc>
        <w:tc>
          <w:tcPr>
            <w:tcW w:w="0" w:type="auto"/>
            <w:tcMar>
              <w:top w:w="15" w:type="dxa"/>
              <w:left w:w="15" w:type="dxa"/>
              <w:bottom w:w="15" w:type="dxa"/>
              <w:right w:w="15" w:type="dxa"/>
            </w:tcMar>
          </w:tcPr>
          <w:p w14:paraId="7C895A26" w14:textId="77777777" w:rsidR="00B833DC" w:rsidRDefault="00DA37A9">
            <w:r>
              <w:t>Teaching Fellow, Harvard T.H. Chan School of Public Health, Boston, MA</w:t>
            </w:r>
          </w:p>
        </w:tc>
      </w:tr>
      <w:tr w:rsidR="00B833DC" w14:paraId="210F29CC" w14:textId="77777777">
        <w:tc>
          <w:tcPr>
            <w:tcW w:w="1530" w:type="dxa"/>
            <w:tcMar>
              <w:top w:w="15" w:type="dxa"/>
              <w:left w:w="15" w:type="dxa"/>
              <w:bottom w:w="15" w:type="dxa"/>
              <w:right w:w="15" w:type="dxa"/>
            </w:tcMar>
          </w:tcPr>
          <w:p w14:paraId="0E0041B8" w14:textId="77777777" w:rsidR="00B833DC" w:rsidRDefault="00DA37A9">
            <w:r>
              <w:t>2019 - 2023</w:t>
            </w:r>
          </w:p>
        </w:tc>
        <w:tc>
          <w:tcPr>
            <w:tcW w:w="0" w:type="auto"/>
            <w:tcMar>
              <w:top w:w="15" w:type="dxa"/>
              <w:left w:w="15" w:type="dxa"/>
              <w:bottom w:w="15" w:type="dxa"/>
              <w:right w:w="15" w:type="dxa"/>
            </w:tcMar>
          </w:tcPr>
          <w:p w14:paraId="3AE5E857" w14:textId="77777777" w:rsidR="00B833DC" w:rsidRDefault="00DA37A9">
            <w:r>
              <w:t>Postdoctoral Research Fellow, Harvard T.H. Chan School of Public Health, Boston, MA</w:t>
            </w:r>
          </w:p>
        </w:tc>
      </w:tr>
      <w:tr w:rsidR="00B833DC" w14:paraId="33D1405E" w14:textId="77777777">
        <w:tc>
          <w:tcPr>
            <w:tcW w:w="1530" w:type="dxa"/>
            <w:tcMar>
              <w:top w:w="15" w:type="dxa"/>
              <w:left w:w="15" w:type="dxa"/>
              <w:bottom w:w="15" w:type="dxa"/>
              <w:right w:w="15" w:type="dxa"/>
            </w:tcMar>
          </w:tcPr>
          <w:p w14:paraId="5DC348EE" w14:textId="77777777" w:rsidR="00B833DC" w:rsidRDefault="00DA37A9">
            <w:r>
              <w:t>2018 - 2019</w:t>
            </w:r>
          </w:p>
        </w:tc>
        <w:tc>
          <w:tcPr>
            <w:tcW w:w="0" w:type="auto"/>
            <w:tcMar>
              <w:top w:w="15" w:type="dxa"/>
              <w:left w:w="15" w:type="dxa"/>
              <w:bottom w:w="15" w:type="dxa"/>
              <w:right w:w="15" w:type="dxa"/>
            </w:tcMar>
          </w:tcPr>
          <w:p w14:paraId="27D1B9CA" w14:textId="77777777" w:rsidR="00B833DC" w:rsidRDefault="00DA37A9">
            <w:r>
              <w:t>Junior Research Fellow, University of Cambridge, Cambridge</w:t>
            </w:r>
          </w:p>
        </w:tc>
      </w:tr>
      <w:tr w:rsidR="00B833DC" w14:paraId="100C62FC" w14:textId="77777777">
        <w:tc>
          <w:tcPr>
            <w:tcW w:w="1530" w:type="dxa"/>
            <w:tcMar>
              <w:top w:w="15" w:type="dxa"/>
              <w:left w:w="15" w:type="dxa"/>
              <w:bottom w:w="15" w:type="dxa"/>
              <w:right w:w="15" w:type="dxa"/>
            </w:tcMar>
          </w:tcPr>
          <w:p w14:paraId="7D9F22A6" w14:textId="77777777" w:rsidR="00B833DC" w:rsidRDefault="00DA37A9">
            <w:r>
              <w:t>2015 - 2018</w:t>
            </w:r>
          </w:p>
        </w:tc>
        <w:tc>
          <w:tcPr>
            <w:tcW w:w="0" w:type="auto"/>
            <w:tcMar>
              <w:top w:w="15" w:type="dxa"/>
              <w:left w:w="15" w:type="dxa"/>
              <w:bottom w:w="15" w:type="dxa"/>
              <w:right w:w="15" w:type="dxa"/>
            </w:tcMar>
          </w:tcPr>
          <w:p w14:paraId="5D01259A" w14:textId="77777777" w:rsidR="00B833DC" w:rsidRDefault="00DA37A9">
            <w:r>
              <w:t>Supervisor, Mathematical Biology, University of Cambridge, Cambridge</w:t>
            </w:r>
          </w:p>
        </w:tc>
      </w:tr>
    </w:tbl>
    <w:p w14:paraId="463E0F73" w14:textId="77777777" w:rsidR="00B833DC" w:rsidRDefault="00DA37A9">
      <w:pPr>
        <w:pStyle w:val="h3underline"/>
      </w:pPr>
      <w:r>
        <w:rPr>
          <w:rFonts w:ascii="Arial" w:eastAsia="Arial" w:hAnsi="Arial" w:cs="Arial"/>
          <w:sz w:val="26"/>
          <w:szCs w:val="26"/>
        </w:rPr>
        <w:t>Honors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B833DC" w14:paraId="3D5FAC76" w14:textId="77777777">
        <w:tc>
          <w:tcPr>
            <w:tcW w:w="1530" w:type="dxa"/>
            <w:tcMar>
              <w:top w:w="15" w:type="dxa"/>
              <w:left w:w="15" w:type="dxa"/>
              <w:bottom w:w="15" w:type="dxa"/>
              <w:right w:w="15" w:type="dxa"/>
            </w:tcMar>
          </w:tcPr>
          <w:p w14:paraId="55E38791" w14:textId="77777777" w:rsidR="00B833DC" w:rsidRDefault="00DA37A9">
            <w:r>
              <w:t>2018 - 2019</w:t>
            </w:r>
          </w:p>
        </w:tc>
        <w:tc>
          <w:tcPr>
            <w:tcW w:w="0" w:type="auto"/>
            <w:tcMar>
              <w:top w:w="15" w:type="dxa"/>
              <w:left w:w="15" w:type="dxa"/>
              <w:bottom w:w="15" w:type="dxa"/>
              <w:right w:w="15" w:type="dxa"/>
            </w:tcMar>
          </w:tcPr>
          <w:p w14:paraId="14D4A8E2" w14:textId="77777777" w:rsidR="00B833DC" w:rsidRDefault="00DA37A9">
            <w:r>
              <w:t>Junior Research Fellowship, Queens' College Cambridge</w:t>
            </w:r>
          </w:p>
        </w:tc>
      </w:tr>
      <w:tr w:rsidR="00B833DC" w14:paraId="7D21CE96" w14:textId="77777777">
        <w:tc>
          <w:tcPr>
            <w:tcW w:w="1530" w:type="dxa"/>
            <w:tcMar>
              <w:top w:w="15" w:type="dxa"/>
              <w:left w:w="15" w:type="dxa"/>
              <w:bottom w:w="15" w:type="dxa"/>
              <w:right w:w="15" w:type="dxa"/>
            </w:tcMar>
          </w:tcPr>
          <w:p w14:paraId="1A67F3DA" w14:textId="77777777" w:rsidR="00B833DC" w:rsidRDefault="00DA37A9">
            <w:r>
              <w:t>2014 - 2018</w:t>
            </w:r>
          </w:p>
        </w:tc>
        <w:tc>
          <w:tcPr>
            <w:tcW w:w="0" w:type="auto"/>
            <w:tcMar>
              <w:top w:w="15" w:type="dxa"/>
              <w:left w:w="15" w:type="dxa"/>
              <w:bottom w:w="15" w:type="dxa"/>
              <w:right w:w="15" w:type="dxa"/>
            </w:tcMar>
          </w:tcPr>
          <w:p w14:paraId="2102A287" w14:textId="77777777" w:rsidR="00B833DC" w:rsidRDefault="00DA37A9">
            <w:r>
              <w:t>Gates Cambridge Scholarship, Gates Cambridge Trust</w:t>
            </w:r>
          </w:p>
        </w:tc>
      </w:tr>
      <w:tr w:rsidR="00B833DC" w14:paraId="39454E7E" w14:textId="77777777">
        <w:tc>
          <w:tcPr>
            <w:tcW w:w="1530" w:type="dxa"/>
            <w:tcMar>
              <w:top w:w="15" w:type="dxa"/>
              <w:left w:w="15" w:type="dxa"/>
              <w:bottom w:w="15" w:type="dxa"/>
              <w:right w:w="15" w:type="dxa"/>
            </w:tcMar>
          </w:tcPr>
          <w:p w14:paraId="14FF3D84" w14:textId="77777777" w:rsidR="00B833DC" w:rsidRDefault="00DA37A9">
            <w:r>
              <w:t>2009 - 2014</w:t>
            </w:r>
          </w:p>
        </w:tc>
        <w:tc>
          <w:tcPr>
            <w:tcW w:w="0" w:type="auto"/>
            <w:tcMar>
              <w:top w:w="15" w:type="dxa"/>
              <w:left w:w="15" w:type="dxa"/>
              <w:bottom w:w="15" w:type="dxa"/>
              <w:right w:w="15" w:type="dxa"/>
            </w:tcMar>
          </w:tcPr>
          <w:p w14:paraId="1EE7AF85" w14:textId="77777777" w:rsidR="00B833DC" w:rsidRDefault="00DA37A9">
            <w:r>
              <w:t>Boettcher Scholarship, Boettcher Foundation</w:t>
            </w:r>
          </w:p>
        </w:tc>
      </w:tr>
      <w:tr w:rsidR="00B833DC" w14:paraId="7856511C" w14:textId="77777777">
        <w:tc>
          <w:tcPr>
            <w:tcW w:w="1530" w:type="dxa"/>
            <w:tcMar>
              <w:top w:w="15" w:type="dxa"/>
              <w:left w:w="15" w:type="dxa"/>
              <w:bottom w:w="15" w:type="dxa"/>
              <w:right w:w="15" w:type="dxa"/>
            </w:tcMar>
          </w:tcPr>
          <w:p w14:paraId="32E1150F" w14:textId="77777777" w:rsidR="00B833DC" w:rsidRDefault="00DA37A9">
            <w:r>
              <w:t>2022</w:t>
            </w:r>
          </w:p>
        </w:tc>
        <w:tc>
          <w:tcPr>
            <w:tcW w:w="0" w:type="auto"/>
            <w:tcMar>
              <w:top w:w="15" w:type="dxa"/>
              <w:left w:w="15" w:type="dxa"/>
              <w:bottom w:w="15" w:type="dxa"/>
              <w:right w:w="15" w:type="dxa"/>
            </w:tcMar>
          </w:tcPr>
          <w:p w14:paraId="7FF1BFC1" w14:textId="77777777" w:rsidR="00B833DC" w:rsidRDefault="00DA37A9">
            <w:r>
              <w:t>NOMIS &amp; Science Young Explorer Award Finalist, NOMIS Foundation and AAAS</w:t>
            </w:r>
          </w:p>
        </w:tc>
      </w:tr>
      <w:tr w:rsidR="00B833DC" w14:paraId="0707DED0" w14:textId="77777777">
        <w:tc>
          <w:tcPr>
            <w:tcW w:w="1530" w:type="dxa"/>
            <w:tcMar>
              <w:top w:w="15" w:type="dxa"/>
              <w:left w:w="15" w:type="dxa"/>
              <w:bottom w:w="15" w:type="dxa"/>
              <w:right w:w="15" w:type="dxa"/>
            </w:tcMar>
          </w:tcPr>
          <w:p w14:paraId="2272A512" w14:textId="77777777" w:rsidR="00B833DC" w:rsidRDefault="00DA37A9">
            <w:r>
              <w:t>2022</w:t>
            </w:r>
          </w:p>
        </w:tc>
        <w:tc>
          <w:tcPr>
            <w:tcW w:w="0" w:type="auto"/>
            <w:tcMar>
              <w:top w:w="15" w:type="dxa"/>
              <w:left w:w="15" w:type="dxa"/>
              <w:bottom w:w="15" w:type="dxa"/>
              <w:right w:w="15" w:type="dxa"/>
            </w:tcMar>
          </w:tcPr>
          <w:p w14:paraId="23336DCC" w14:textId="77777777" w:rsidR="00B833DC" w:rsidRDefault="00DA37A9">
            <w:r>
              <w:t>Barry R. and Irene Tilenius Bloom Fellowship, Harvard T.H. Chan School of Public Health</w:t>
            </w:r>
          </w:p>
        </w:tc>
      </w:tr>
      <w:tr w:rsidR="00B833DC" w14:paraId="26C0B524" w14:textId="77777777">
        <w:tc>
          <w:tcPr>
            <w:tcW w:w="1530" w:type="dxa"/>
            <w:tcMar>
              <w:top w:w="15" w:type="dxa"/>
              <w:left w:w="15" w:type="dxa"/>
              <w:bottom w:w="15" w:type="dxa"/>
              <w:right w:w="15" w:type="dxa"/>
            </w:tcMar>
          </w:tcPr>
          <w:p w14:paraId="53FB91C6" w14:textId="77777777" w:rsidR="00B833DC" w:rsidRDefault="00DA37A9">
            <w:r>
              <w:t>2018</w:t>
            </w:r>
          </w:p>
        </w:tc>
        <w:tc>
          <w:tcPr>
            <w:tcW w:w="0" w:type="auto"/>
            <w:tcMar>
              <w:top w:w="15" w:type="dxa"/>
              <w:left w:w="15" w:type="dxa"/>
              <w:bottom w:w="15" w:type="dxa"/>
              <w:right w:w="15" w:type="dxa"/>
            </w:tcMar>
          </w:tcPr>
          <w:p w14:paraId="75144C51" w14:textId="77777777" w:rsidR="00B833DC" w:rsidRDefault="00DA37A9">
            <w:r>
              <w:t>Institut Mittag-Leffler Workshop Fellowship, Institut Mittag-Leffler</w:t>
            </w:r>
          </w:p>
        </w:tc>
      </w:tr>
      <w:tr w:rsidR="00B833DC" w14:paraId="4BE44F3F" w14:textId="77777777">
        <w:tc>
          <w:tcPr>
            <w:tcW w:w="1530" w:type="dxa"/>
            <w:tcMar>
              <w:top w:w="15" w:type="dxa"/>
              <w:left w:w="15" w:type="dxa"/>
              <w:bottom w:w="15" w:type="dxa"/>
              <w:right w:w="15" w:type="dxa"/>
            </w:tcMar>
          </w:tcPr>
          <w:p w14:paraId="49F1E757" w14:textId="77777777" w:rsidR="00B833DC" w:rsidRDefault="00DA37A9">
            <w:r>
              <w:t>2015</w:t>
            </w:r>
          </w:p>
        </w:tc>
        <w:tc>
          <w:tcPr>
            <w:tcW w:w="0" w:type="auto"/>
            <w:tcMar>
              <w:top w:w="15" w:type="dxa"/>
              <w:left w:w="15" w:type="dxa"/>
              <w:bottom w:w="15" w:type="dxa"/>
              <w:right w:w="15" w:type="dxa"/>
            </w:tcMar>
          </w:tcPr>
          <w:p w14:paraId="6044D676" w14:textId="77777777" w:rsidR="00B833DC" w:rsidRDefault="00DA37A9">
            <w:r>
              <w:t>65th Lindau Nobel Laureate Meeting and Fellowship, Bayer Science and Education Foundation</w:t>
            </w:r>
          </w:p>
        </w:tc>
      </w:tr>
      <w:tr w:rsidR="00B833DC" w14:paraId="640ABC40" w14:textId="77777777">
        <w:tc>
          <w:tcPr>
            <w:tcW w:w="1530" w:type="dxa"/>
            <w:tcMar>
              <w:top w:w="15" w:type="dxa"/>
              <w:left w:w="15" w:type="dxa"/>
              <w:bottom w:w="15" w:type="dxa"/>
              <w:right w:w="15" w:type="dxa"/>
            </w:tcMar>
          </w:tcPr>
          <w:p w14:paraId="10C110B0" w14:textId="77777777" w:rsidR="00B833DC" w:rsidRDefault="00DA37A9">
            <w:r>
              <w:t>2014</w:t>
            </w:r>
          </w:p>
        </w:tc>
        <w:tc>
          <w:tcPr>
            <w:tcW w:w="0" w:type="auto"/>
            <w:tcMar>
              <w:top w:w="15" w:type="dxa"/>
              <w:left w:w="15" w:type="dxa"/>
              <w:bottom w:w="15" w:type="dxa"/>
              <w:right w:w="15" w:type="dxa"/>
            </w:tcMar>
          </w:tcPr>
          <w:p w14:paraId="59A9D985" w14:textId="77777777" w:rsidR="00B833DC" w:rsidRDefault="00DA37A9">
            <w:r>
              <w:t>M.S./B.S., Summa Cum Laude with honors, University of Colorado Boulder</w:t>
            </w:r>
          </w:p>
        </w:tc>
      </w:tr>
      <w:tr w:rsidR="00B833DC" w14:paraId="55D79187" w14:textId="77777777">
        <w:tc>
          <w:tcPr>
            <w:tcW w:w="1530" w:type="dxa"/>
            <w:tcMar>
              <w:top w:w="15" w:type="dxa"/>
              <w:left w:w="15" w:type="dxa"/>
              <w:bottom w:w="15" w:type="dxa"/>
              <w:right w:w="15" w:type="dxa"/>
            </w:tcMar>
          </w:tcPr>
          <w:p w14:paraId="0AE4C389" w14:textId="77777777" w:rsidR="00B833DC" w:rsidRDefault="00DA37A9">
            <w:r>
              <w:t>2014</w:t>
            </w:r>
          </w:p>
        </w:tc>
        <w:tc>
          <w:tcPr>
            <w:tcW w:w="0" w:type="auto"/>
            <w:tcMar>
              <w:top w:w="15" w:type="dxa"/>
              <w:left w:w="15" w:type="dxa"/>
              <w:bottom w:w="15" w:type="dxa"/>
              <w:right w:w="15" w:type="dxa"/>
            </w:tcMar>
          </w:tcPr>
          <w:p w14:paraId="052E21E9" w14:textId="77777777" w:rsidR="00B833DC" w:rsidRDefault="00DA37A9">
            <w:r>
              <w:t>Outstanding Graduate, College of Engineering, University of Colorado Boulder</w:t>
            </w:r>
          </w:p>
        </w:tc>
      </w:tr>
    </w:tbl>
    <w:p w14:paraId="49F6D67D" w14:textId="781AFEE4" w:rsidR="00B833DC" w:rsidRDefault="00DA37A9">
      <w:pPr>
        <w:pStyle w:val="Heading3"/>
      </w:pPr>
      <w:r>
        <w:rPr>
          <w:rFonts w:ascii="Arial" w:eastAsia="Arial" w:hAnsi="Arial" w:cs="Arial"/>
          <w:sz w:val="26"/>
          <w:szCs w:val="26"/>
        </w:rPr>
        <w:t>C. Contribution</w:t>
      </w:r>
      <w:ins w:id="71" w:author="Nelson, Kristin" w:date="2025-09-04T21:49:00Z" w16du:dateUtc="2025-09-05T01:49:00Z">
        <w:r w:rsidR="00AF5420">
          <w:rPr>
            <w:rFonts w:ascii="Arial" w:eastAsia="Arial" w:hAnsi="Arial" w:cs="Arial"/>
            <w:sz w:val="26"/>
            <w:szCs w:val="26"/>
          </w:rPr>
          <w:t>s</w:t>
        </w:r>
      </w:ins>
      <w:r>
        <w:rPr>
          <w:rFonts w:ascii="Arial" w:eastAsia="Arial" w:hAnsi="Arial" w:cs="Arial"/>
          <w:sz w:val="26"/>
          <w:szCs w:val="26"/>
        </w:rPr>
        <w:t xml:space="preserve"> to Scienc</w:t>
      </w:r>
      <w:commentRangeStart w:id="72"/>
      <w:r>
        <w:rPr>
          <w:rFonts w:ascii="Arial" w:eastAsia="Arial" w:hAnsi="Arial" w:cs="Arial"/>
          <w:sz w:val="26"/>
          <w:szCs w:val="26"/>
        </w:rPr>
        <w:t>e</w:t>
      </w:r>
      <w:commentRangeEnd w:id="72"/>
      <w:r w:rsidR="007E7535">
        <w:rPr>
          <w:rStyle w:val="CommentReference"/>
          <w:rFonts w:ascii="Arial" w:eastAsia="Arial" w:hAnsi="Arial" w:cs="Arial"/>
          <w:b w:val="0"/>
          <w:bCs w:val="0"/>
        </w:rPr>
        <w:commentReference w:id="72"/>
      </w:r>
    </w:p>
    <w:p w14:paraId="28259B16" w14:textId="712C8F93" w:rsidR="00C3455A" w:rsidRDefault="00C3455A" w:rsidP="00797733">
      <w:pPr>
        <w:pStyle w:val="annotation"/>
        <w:numPr>
          <w:ilvl w:val="0"/>
          <w:numId w:val="2"/>
        </w:numPr>
        <w:ind w:left="375"/>
        <w:rPr>
          <w:ins w:id="73" w:author="Nelson, Kristin" w:date="2025-09-04T21:48:00Z" w16du:dateUtc="2025-09-05T01:48:00Z"/>
        </w:rPr>
      </w:pPr>
      <w:ins w:id="74" w:author="Nelson, Kristin" w:date="2025-09-04T21:48:00Z" w16du:dateUtc="2025-09-05T01:48:00Z">
        <w:r w:rsidRPr="001F0DEC">
          <w:rPr>
            <w:b/>
            <w:bCs/>
            <w:u w:val="single"/>
          </w:rPr>
          <w:t>SARS-CoV-2 viral kinetics</w:t>
        </w:r>
        <w:r>
          <w:rPr>
            <w:b/>
            <w:bCs/>
            <w:u w:val="single"/>
          </w:rPr>
          <w:t>.</w:t>
        </w:r>
        <w:r>
          <w:t xml:space="preserve"> </w:t>
        </w:r>
        <w:del w:id="75" w:author="Stephen Kissler" w:date="2025-09-05T16:36:00Z" w16du:dateUtc="2025-09-05T22:36:00Z">
          <w:r w:rsidDel="00156594">
            <w:delText xml:space="preserve">The trajectory of viral abundance in the body during an </w:delText>
          </w:r>
        </w:del>
        <w:del w:id="76" w:author="Stephen Kissler" w:date="2025-09-05T16:17:00Z" w16du:dateUtc="2025-09-05T22:17:00Z">
          <w:r w:rsidDel="000311AC">
            <w:delText xml:space="preserve">acute </w:delText>
          </w:r>
        </w:del>
        <w:del w:id="77" w:author="Stephen Kissler" w:date="2025-09-05T16:36:00Z" w16du:dateUtc="2025-09-05T22:36:00Z">
          <w:r w:rsidDel="00156594">
            <w:delText>infection (</w:delText>
          </w:r>
          <w:r w:rsidRPr="003630A8" w:rsidDel="00156594">
            <w:rPr>
              <w:i/>
              <w:iCs/>
              <w:rPrChange w:id="78" w:author="Stephen Kissler" w:date="2025-09-05T16:15:00Z" w16du:dateUtc="2025-09-05T22:15:00Z">
                <w:rPr/>
              </w:rPrChange>
            </w:rPr>
            <w:delText>i.e.</w:delText>
          </w:r>
          <w:r w:rsidDel="00156594">
            <w:delText>, viral kinetics)</w:delText>
          </w:r>
        </w:del>
      </w:ins>
      <w:ins w:id="79" w:author="Stephen Kissler" w:date="2025-09-05T16:36:00Z" w16du:dateUtc="2025-09-05T22:36:00Z">
        <w:r w:rsidR="00156594">
          <w:t>Viral kinetics</w:t>
        </w:r>
      </w:ins>
      <w:ins w:id="80" w:author="Nelson, Kristin" w:date="2025-09-04T21:48:00Z" w16du:dateUtc="2025-09-05T01:48:00Z">
        <w:r>
          <w:t xml:space="preserve"> </w:t>
        </w:r>
        <w:del w:id="81" w:author="Stephen Kissler" w:date="2025-09-05T16:36:00Z" w16du:dateUtc="2025-09-05T22:36:00Z">
          <w:r w:rsidDel="00156594">
            <w:delText xml:space="preserve">underlies </w:delText>
          </w:r>
        </w:del>
      </w:ins>
      <w:ins w:id="82" w:author="Stephen Kissler" w:date="2025-09-05T16:36:00Z" w16du:dateUtc="2025-09-05T22:36:00Z">
        <w:r w:rsidR="00156594">
          <w:t xml:space="preserve">underlie </w:t>
        </w:r>
      </w:ins>
      <w:ins w:id="83" w:author="Nelson, Kristin" w:date="2025-09-04T21:48:00Z" w16du:dateUtc="2025-09-05T01:48:00Z">
        <w:r>
          <w:t xml:space="preserve">many important </w:t>
        </w:r>
        <w:del w:id="84" w:author="Stephen Kissler" w:date="2025-09-05T16:18:00Z" w16du:dateUtc="2025-09-05T22:18:00Z">
          <w:r w:rsidDel="00E35F3F">
            <w:delText>facets</w:delText>
          </w:r>
        </w:del>
      </w:ins>
      <w:ins w:id="85" w:author="Stephen Kissler" w:date="2025-09-05T16:19:00Z" w16du:dateUtc="2025-09-05T22:19:00Z">
        <w:r w:rsidR="00F42CEF">
          <w:t>aspects</w:t>
        </w:r>
      </w:ins>
      <w:ins w:id="86" w:author="Nelson, Kristin" w:date="2025-09-04T21:48:00Z" w16du:dateUtc="2025-09-05T01:48:00Z">
        <w:r>
          <w:t xml:space="preserve"> of</w:t>
        </w:r>
      </w:ins>
      <w:ins w:id="87" w:author="Stephen Kissler" w:date="2025-09-05T16:36:00Z" w16du:dateUtc="2025-09-05T22:36:00Z">
        <w:r w:rsidR="00156594">
          <w:t xml:space="preserve"> disease</w:t>
        </w:r>
      </w:ins>
      <w:ins w:id="88" w:author="Nelson, Kristin" w:date="2025-09-04T21:48:00Z" w16du:dateUtc="2025-09-05T01:48:00Z">
        <w:r>
          <w:t xml:space="preserve"> </w:t>
        </w:r>
        <w:del w:id="89" w:author="Stephen Kissler" w:date="2025-09-05T16:17:00Z" w16du:dateUtc="2025-09-05T22:17:00Z">
          <w:r w:rsidDel="000311AC">
            <w:delText xml:space="preserve">infection </w:delText>
          </w:r>
        </w:del>
        <w:r>
          <w:t xml:space="preserve">transmission and control, including </w:t>
        </w:r>
        <w:del w:id="90" w:author="Stephen Kissler" w:date="2025-09-05T16:36:00Z" w16du:dateUtc="2025-09-05T22:36:00Z">
          <w:r w:rsidDel="00797733">
            <w:delText xml:space="preserve">infectiousness </w:delText>
          </w:r>
        </w:del>
      </w:ins>
      <w:ins w:id="91" w:author="Stephen Kissler" w:date="2025-09-05T16:36:00Z" w16du:dateUtc="2025-09-05T22:36:00Z">
        <w:r w:rsidR="00797733">
          <w:t xml:space="preserve">the duration of infectiousness and </w:t>
        </w:r>
      </w:ins>
      <w:ins w:id="92" w:author="Nelson, Kristin" w:date="2025-09-04T21:48:00Z" w16du:dateUtc="2025-09-05T01:48:00Z">
        <w:del w:id="93" w:author="Stephen Kissler" w:date="2025-09-05T16:36:00Z" w16du:dateUtc="2025-09-05T22:36:00Z">
          <w:r w:rsidDel="00797733">
            <w:delText xml:space="preserve">over time and </w:delText>
          </w:r>
        </w:del>
        <w:r>
          <w:t xml:space="preserve">test sensitivity. Furthermore, variation in viral kinetics across population groups can help to reveal important correlates of immune response. However, measuring viral kinetics has </w:t>
        </w:r>
        <w:del w:id="94" w:author="Stephen Kissler" w:date="2025-09-05T16:37:00Z" w16du:dateUtc="2025-09-05T22:37:00Z">
          <w:r w:rsidDel="00797733">
            <w:delText xml:space="preserve">historically </w:delText>
          </w:r>
        </w:del>
        <w:r>
          <w:t xml:space="preserve">been challenging, requiring frequent, longitudinal quantitative PCR testing, which is costly. To address this challenge, we collaborated with the National Basketball Association’s (NBA’s) occupational health program, where routine quantitative PCR testing was administered for infection control purposes. </w:t>
        </w:r>
      </w:ins>
      <w:ins w:id="95" w:author="Stephen Kissler" w:date="2025-09-05T16:38:00Z" w16du:dateUtc="2025-09-05T22:38:00Z">
        <w:r w:rsidR="00797733">
          <w:t xml:space="preserve">I </w:t>
        </w:r>
        <w:r w:rsidR="00AC3F03">
          <w:t>develope</w:t>
        </w:r>
      </w:ins>
      <w:ins w:id="96" w:author="Stephen Kissler" w:date="2025-09-05T16:39:00Z" w16du:dateUtc="2025-09-05T22:39:00Z">
        <w:r w:rsidR="00AC3F03">
          <w:t>d</w:t>
        </w:r>
      </w:ins>
      <w:ins w:id="97" w:author="Stephen Kissler" w:date="2025-09-05T16:38:00Z" w16du:dateUtc="2025-09-05T22:38:00Z">
        <w:r w:rsidR="00797733">
          <w:t xml:space="preserve"> of a new mathematical </w:t>
        </w:r>
      </w:ins>
      <w:ins w:id="98" w:author="Stephen Kissler" w:date="2025-09-05T16:39:00Z" w16du:dateUtc="2025-09-05T22:39:00Z">
        <w:r w:rsidR="005A2F28">
          <w:t xml:space="preserve">viral kinetic </w:t>
        </w:r>
      </w:ins>
      <w:ins w:id="99" w:author="Stephen Kissler" w:date="2025-09-05T16:38:00Z" w16du:dateUtc="2025-09-05T22:38:00Z">
        <w:r w:rsidR="00797733">
          <w:t xml:space="preserve">modeling approach and conducted statistical </w:t>
        </w:r>
        <w:r w:rsidR="00B9753F">
          <w:t>analyses</w:t>
        </w:r>
        <w:r w:rsidR="00797733">
          <w:t xml:space="preserve"> </w:t>
        </w:r>
      </w:ins>
      <w:ins w:id="100" w:author="Nelson, Kristin" w:date="2025-09-04T21:48:00Z" w16du:dateUtc="2025-09-05T01:48:00Z">
        <w:del w:id="101" w:author="Stephen Kissler" w:date="2025-09-05T16:35:00Z" w16du:dateUtc="2025-09-05T22:35:00Z">
          <w:r w:rsidDel="00500ADC">
            <w:delText>We</w:delText>
          </w:r>
        </w:del>
        <w:del w:id="102" w:author="Stephen Kissler" w:date="2025-09-05T16:38:00Z" w16du:dateUtc="2025-09-05T22:38:00Z">
          <w:r w:rsidDel="00797733">
            <w:delText xml:space="preserve"> developed a mathematical model </w:delText>
          </w:r>
        </w:del>
        <w:r>
          <w:t xml:space="preserve">to extract differences in mean viral kinetics across population groups. We found that immunity, either through previous infection or vaccination, tends to reliably reduce the duration of viral shedding. This shortening of acute infection may partially underlie the reduced infectiousness of vaccinated and previously infected individuals. Furthermore, in individuals who were infected twice, we found that those who cleared their first infections quickly also cleared their second infections quickly, and vice versa. This points towards </w:t>
        </w:r>
        <w:del w:id="103" w:author="Stephen Kissler" w:date="2025-09-05T16:19:00Z" w16du:dateUtc="2025-09-05T22:19:00Z">
          <w:r w:rsidDel="0005722A">
            <w:delText>some</w:delText>
          </w:r>
        </w:del>
      </w:ins>
      <w:ins w:id="104" w:author="Stephen Kissler" w:date="2025-09-05T16:19:00Z" w16du:dateUtc="2025-09-05T22:19:00Z">
        <w:r w:rsidR="00970DE1">
          <w:t xml:space="preserve">some </w:t>
        </w:r>
      </w:ins>
      <w:ins w:id="105" w:author="Nelson, Kristin" w:date="2025-09-04T21:48:00Z" w16du:dateUtc="2025-09-05T01:48:00Z">
        <w:del w:id="106" w:author="Stephen Kissler" w:date="2025-09-05T16:19:00Z" w16du:dateUtc="2025-09-05T22:19:00Z">
          <w:r w:rsidDel="00970DE1">
            <w:delText xml:space="preserve"> </w:delText>
          </w:r>
        </w:del>
        <w:r>
          <w:t>element of the immune response that persists across infections, such as an inherent, genetically mediated goodness of response, or possibly a lasting immune memory of prior exposure to related, non-SARS coronaviruses.</w:t>
        </w:r>
        <w:del w:id="107" w:author="Stephen Kissler" w:date="2025-09-05T16:39:00Z" w16du:dateUtc="2025-09-05T22:39:00Z">
          <w:r w:rsidDel="00E616FF">
            <w:delText xml:space="preserve"> Together</w:delText>
          </w:r>
        </w:del>
      </w:ins>
      <w:ins w:id="108" w:author="Stephen Kissler" w:date="2025-09-05T16:39:00Z" w16du:dateUtc="2025-09-05T22:39:00Z">
        <w:r w:rsidR="00E616FF">
          <w:t xml:space="preserve"> T</w:t>
        </w:r>
      </w:ins>
      <w:ins w:id="109" w:author="Nelson, Kristin" w:date="2025-09-04T21:48:00Z" w16du:dateUtc="2025-09-05T01:48:00Z">
        <w:del w:id="110" w:author="Stephen Kissler" w:date="2025-09-05T16:39:00Z" w16du:dateUtc="2025-09-05T22:39:00Z">
          <w:r w:rsidDel="00E616FF">
            <w:delText>, t</w:delText>
          </w:r>
        </w:del>
        <w:r>
          <w:t>his work helps to clarify the immune mechanisms involved in SARS-CoV-2 infection and provides a framework for analyzing viral kinetics in acute infections applicable to a wide range of respiratory pathogens.</w:t>
        </w:r>
      </w:ins>
    </w:p>
    <w:p w14:paraId="45BB6B9D" w14:textId="77777777" w:rsidR="00C3455A" w:rsidRDefault="00C3455A" w:rsidP="00C3455A">
      <w:pPr>
        <w:pStyle w:val="citationUlliParagraph"/>
        <w:numPr>
          <w:ilvl w:val="1"/>
          <w:numId w:val="6"/>
        </w:numPr>
        <w:ind w:left="750"/>
        <w:rPr>
          <w:ins w:id="111" w:author="Nelson, Kristin" w:date="2025-09-04T21:48:00Z" w16du:dateUtc="2025-09-05T01:48:00Z"/>
        </w:rPr>
      </w:pPr>
      <w:ins w:id="112" w:author="Nelson, Kristin" w:date="2025-09-04T21:48:00Z" w16du:dateUtc="2025-09-05T01:48:00Z">
        <w:r>
          <w:t xml:space="preserve">Hay JA, </w:t>
        </w:r>
        <w:r w:rsidRPr="001F0DEC">
          <w:rPr>
            <w:b/>
            <w:bCs/>
          </w:rPr>
          <w:t>Kissler SM</w:t>
        </w:r>
        <w:r>
          <w:t xml:space="preserve">, Fauver JR, Mack C, Tai CG, Samant RM, Connolly S, Anderson DJ, Khullar G, MacKay M, Patel M, Kelly S, Manhertz A, Eiter I, Salgado D, Baker T, Howard B, Dudley JT, Mason CE, Nair M, Huang Y, DiFiori J, Ho DD, Grubaugh ND, Grad YH. Quantifying the impact of immune history and variant on SARS-CoV-2 viral kinetics and infection rebound: A retrospective cohort study. Elife. 2022 Nov 16;11 PubMed Central PMCID: PMC9711520. </w:t>
        </w:r>
      </w:ins>
    </w:p>
    <w:p w14:paraId="421C50F5" w14:textId="77777777" w:rsidR="00C3455A" w:rsidRDefault="00C3455A" w:rsidP="00C3455A">
      <w:pPr>
        <w:pStyle w:val="citationUlliParagraph"/>
        <w:numPr>
          <w:ilvl w:val="1"/>
          <w:numId w:val="6"/>
        </w:numPr>
        <w:ind w:left="750"/>
        <w:rPr>
          <w:ins w:id="113" w:author="Nelson, Kristin" w:date="2025-09-04T21:48:00Z" w16du:dateUtc="2025-09-05T01:48:00Z"/>
        </w:rPr>
      </w:pPr>
      <w:ins w:id="114" w:author="Nelson, Kristin" w:date="2025-09-04T21:48:00Z" w16du:dateUtc="2025-09-05T01:48:00Z">
        <w:r w:rsidRPr="001F0DEC">
          <w:rPr>
            <w:b/>
            <w:bCs/>
          </w:rPr>
          <w:t>Kissler SM</w:t>
        </w:r>
        <w:r>
          <w:t xml:space="preserve">, Fauver JR, Mack C, Tai CG, Breban MI, Watkins AE, Samant RM, Anderson DJ, Metti J, Khullar G, Baits R, MacKay M, Salgado D, Baker T, Dudley JT, Mason CE, Ho DD, Grubaugh ND, Grad YH. Viral Dynamics of SARS-CoV-2 Variants in Vaccinated and Unvaccinated Persons. N Engl J Med. 2021 Dec 23;385(26):2489-2491. PubMed Central PMCID: PMC8693673. </w:t>
        </w:r>
      </w:ins>
    </w:p>
    <w:p w14:paraId="535AA88F" w14:textId="77777777" w:rsidR="00C3455A" w:rsidRDefault="00C3455A" w:rsidP="00C3455A">
      <w:pPr>
        <w:pStyle w:val="citationUlliParagraph"/>
        <w:numPr>
          <w:ilvl w:val="1"/>
          <w:numId w:val="6"/>
        </w:numPr>
        <w:spacing w:after="220"/>
        <w:ind w:left="750"/>
        <w:rPr>
          <w:ins w:id="115" w:author="Nelson, Kristin" w:date="2025-09-04T21:49:00Z" w16du:dateUtc="2025-09-05T01:49:00Z"/>
        </w:rPr>
      </w:pPr>
      <w:ins w:id="116" w:author="Nelson, Kristin" w:date="2025-09-04T21:48:00Z" w16du:dateUtc="2025-09-05T01:48:00Z">
        <w:r w:rsidRPr="001F0DEC">
          <w:rPr>
            <w:b/>
            <w:bCs/>
          </w:rPr>
          <w:t>Kissler SM</w:t>
        </w:r>
        <w:r>
          <w:t xml:space="preserve">, Fauver JR, Mack C, Olesen SW, Tai C, Shiue KY, Kalinich CC, Jednak S, Ott IM, Vogels CBF, Wohlgemuth J, Weisberger J, DiFiori J, Anderson DJ, Mancell J, Ho DD, Grubaugh ND, Grad YH. Viral dynamics of acute SARS-CoV-2 infection and applications to diagnostic and public health strategies. PLoS Biol. 2021 Jul;19(7):e3001333. PubMed Central PMCID: PMC8297933. </w:t>
        </w:r>
      </w:ins>
    </w:p>
    <w:p w14:paraId="65EFA1ED" w14:textId="4FFF3FC7" w:rsidR="00AF5420" w:rsidRDefault="00AF5420" w:rsidP="00AF5420">
      <w:pPr>
        <w:pStyle w:val="annotation"/>
        <w:numPr>
          <w:ilvl w:val="0"/>
          <w:numId w:val="2"/>
        </w:numPr>
        <w:ind w:left="375"/>
        <w:rPr>
          <w:ins w:id="117" w:author="Nelson, Kristin" w:date="2025-09-04T21:49:00Z" w16du:dateUtc="2025-09-05T01:49:00Z"/>
        </w:rPr>
      </w:pPr>
      <w:ins w:id="118" w:author="Nelson, Kristin" w:date="2025-09-04T21:49:00Z" w16du:dateUtc="2025-09-05T01:49:00Z">
        <w:r w:rsidRPr="001F0DEC">
          <w:rPr>
            <w:b/>
            <w:bCs/>
            <w:u w:val="single"/>
          </w:rPr>
          <w:lastRenderedPageBreak/>
          <w:t>SARS-CoV-2 situational awareness</w:t>
        </w:r>
        <w:r>
          <w:rPr>
            <w:b/>
            <w:bCs/>
            <w:u w:val="single"/>
          </w:rPr>
          <w:t>.</w:t>
        </w:r>
        <w:r>
          <w:t xml:space="preserve"> </w:t>
        </w:r>
        <w:del w:id="119" w:author="Stephen Kissler" w:date="2025-09-05T16:39:00Z" w16du:dateUtc="2025-09-05T22:39:00Z">
          <w:r w:rsidDel="00600DE7">
            <w:delText xml:space="preserve">As SARS-CoV-2 began </w:delText>
          </w:r>
        </w:del>
        <w:del w:id="120" w:author="Stephen Kissler" w:date="2025-09-05T16:19:00Z" w16du:dateUtc="2025-09-05T22:19:00Z">
          <w:r w:rsidDel="009A6955">
            <w:delText>spreading</w:delText>
          </w:r>
        </w:del>
        <w:del w:id="121" w:author="Stephen Kissler" w:date="2025-09-05T16:15:00Z" w16du:dateUtc="2025-09-05T22:15:00Z">
          <w:r w:rsidDel="006949EC">
            <w:delText xml:space="preserve"> around the world</w:delText>
          </w:r>
        </w:del>
        <w:del w:id="122" w:author="Stephen Kissler" w:date="2025-09-05T16:39:00Z" w16du:dateUtc="2025-09-05T22:39:00Z">
          <w:r w:rsidDel="00600DE7">
            <w:delText>,</w:delText>
          </w:r>
        </w:del>
      </w:ins>
      <w:ins w:id="123" w:author="Stephen Kissler" w:date="2025-09-05T16:39:00Z" w16du:dateUtc="2025-09-05T22:39:00Z">
        <w:r w:rsidR="00600DE7">
          <w:t>Early in the SARS-CoV-2 p</w:t>
        </w:r>
      </w:ins>
      <w:ins w:id="124" w:author="Stephen Kissler" w:date="2025-09-05T16:40:00Z" w16du:dateUtc="2025-09-05T22:40:00Z">
        <w:r w:rsidR="00600DE7">
          <w:t>andemic,</w:t>
        </w:r>
      </w:ins>
      <w:ins w:id="125" w:author="Nelson, Kristin" w:date="2025-09-04T21:49:00Z" w16du:dateUtc="2025-09-05T01:49:00Z">
        <w:r>
          <w:t xml:space="preserve"> there was an urgent need to </w:t>
        </w:r>
        <w:del w:id="126" w:author="Stephen Kissler" w:date="2025-09-05T16:40:00Z" w16du:dateUtc="2025-09-05T22:40:00Z">
          <w:r w:rsidDel="00E46AD6">
            <w:delText>assess</w:delText>
          </w:r>
        </w:del>
      </w:ins>
      <w:ins w:id="127" w:author="Stephen Kissler" w:date="2025-09-05T16:40:00Z" w16du:dateUtc="2025-09-05T22:40:00Z">
        <w:r w:rsidR="00E46AD6">
          <w:t>project</w:t>
        </w:r>
      </w:ins>
      <w:ins w:id="128" w:author="Nelson, Kristin" w:date="2025-09-04T21:49:00Z" w16du:dateUtc="2025-09-05T01:49:00Z">
        <w:r>
          <w:t xml:space="preserve"> how the pandemic might unfold </w:t>
        </w:r>
        <w:del w:id="129" w:author="Stephen Kissler" w:date="2025-09-05T16:40:00Z" w16du:dateUtc="2025-09-05T22:40:00Z">
          <w:r w:rsidDel="00B960B6">
            <w:delText xml:space="preserve">in the coming months and years </w:delText>
          </w:r>
        </w:del>
        <w:r>
          <w:t xml:space="preserve">and </w:t>
        </w:r>
      </w:ins>
      <w:ins w:id="130" w:author="Stephen Kissler" w:date="2025-09-05T16:40:00Z" w16du:dateUtc="2025-09-05T22:40:00Z">
        <w:r w:rsidR="00303A73">
          <w:t xml:space="preserve">to </w:t>
        </w:r>
      </w:ins>
      <w:ins w:id="131" w:author="Stephen Kissler" w:date="2025-09-05T16:41:00Z" w16du:dateUtc="2025-09-05T22:41:00Z">
        <w:r w:rsidR="00A85EBA">
          <w:t>assess</w:t>
        </w:r>
      </w:ins>
      <w:ins w:id="132" w:author="Stephen Kissler" w:date="2025-09-05T16:40:00Z" w16du:dateUtc="2025-09-05T22:40:00Z">
        <w:r w:rsidR="00303A73">
          <w:t xml:space="preserve"> </w:t>
        </w:r>
      </w:ins>
      <w:ins w:id="133" w:author="Nelson, Kristin" w:date="2025-09-04T21:49:00Z" w16du:dateUtc="2025-09-05T01:49:00Z">
        <w:r>
          <w:t>the</w:t>
        </w:r>
        <w:del w:id="134" w:author="Stephen Kissler" w:date="2025-09-05T16:40:00Z" w16du:dateUtc="2025-09-05T22:40:00Z">
          <w:r w:rsidDel="007259DA">
            <w:delText xml:space="preserve"> degree</w:delText>
          </w:r>
        </w:del>
      </w:ins>
      <w:ins w:id="135" w:author="Stephen Kissler" w:date="2025-09-05T16:40:00Z" w16du:dateUtc="2025-09-05T22:40:00Z">
        <w:r w:rsidR="007259DA">
          <w:t xml:space="preserve"> amount</w:t>
        </w:r>
      </w:ins>
      <w:ins w:id="136" w:author="Nelson, Kristin" w:date="2025-09-04T21:49:00Z" w16du:dateUtc="2025-09-05T01:49:00Z">
        <w:r>
          <w:t xml:space="preserve"> of physical distancing </w:t>
        </w:r>
        <w:del w:id="137" w:author="Stephen Kissler" w:date="2025-09-05T16:40:00Z" w16du:dateUtc="2025-09-05T22:40:00Z">
          <w:r w:rsidDel="00FE5323">
            <w:delText xml:space="preserve">that could be </w:delText>
          </w:r>
          <w:r w:rsidDel="00C01EC4">
            <w:delText>required</w:delText>
          </w:r>
        </w:del>
      </w:ins>
      <w:ins w:id="138" w:author="Stephen Kissler" w:date="2025-09-05T16:40:00Z" w16du:dateUtc="2025-09-05T22:40:00Z">
        <w:r w:rsidR="00C01EC4">
          <w:t>needed</w:t>
        </w:r>
      </w:ins>
      <w:ins w:id="139" w:author="Nelson, Kristin" w:date="2025-09-04T21:49:00Z" w16du:dateUtc="2025-09-05T01:49:00Z">
        <w:r>
          <w:t xml:space="preserve"> to </w:t>
        </w:r>
      </w:ins>
      <w:ins w:id="140" w:author="Stephen Kissler" w:date="2025-09-05T16:40:00Z" w16du:dateUtc="2025-09-05T22:40:00Z">
        <w:r w:rsidR="00C01EC4">
          <w:t xml:space="preserve">control </w:t>
        </w:r>
      </w:ins>
      <w:ins w:id="141" w:author="Nelson, Kristin" w:date="2025-09-04T21:49:00Z" w16du:dateUtc="2025-09-05T01:49:00Z">
        <w:del w:id="142" w:author="Stephen Kissler" w:date="2025-09-05T16:40:00Z" w16du:dateUtc="2025-09-05T22:40:00Z">
          <w:r w:rsidDel="00FE5323">
            <w:delText>mitigate</w:delText>
          </w:r>
        </w:del>
      </w:ins>
      <w:ins w:id="143" w:author="Stephen Kissler" w:date="2025-09-05T16:40:00Z" w16du:dateUtc="2025-09-05T22:40:00Z">
        <w:r w:rsidR="00362F4D">
          <w:t>it</w:t>
        </w:r>
      </w:ins>
      <w:ins w:id="144" w:author="Nelson, Kristin" w:date="2025-09-04T21:49:00Z" w16du:dateUtc="2025-09-05T01:49:00Z">
        <w:del w:id="145" w:author="Stephen Kissler" w:date="2025-09-05T16:40:00Z" w16du:dateUtc="2025-09-05T22:40:00Z">
          <w:r w:rsidDel="00362F4D">
            <w:delText xml:space="preserve"> its worst effects</w:delText>
          </w:r>
        </w:del>
        <w:r>
          <w:t xml:space="preserve">. </w:t>
        </w:r>
        <w:del w:id="146" w:author="Stephen Kissler" w:date="2025-09-05T16:41:00Z" w16du:dateUtc="2025-09-05T22:41:00Z">
          <w:r w:rsidDel="00AF1F19">
            <w:delText xml:space="preserve">We used epidemiological </w:delText>
          </w:r>
        </w:del>
      </w:ins>
      <w:ins w:id="147" w:author="Stephen Kissler" w:date="2025-09-05T16:41:00Z" w16du:dateUtc="2025-09-05T22:41:00Z">
        <w:r w:rsidR="00AF1F19">
          <w:t xml:space="preserve">Using </w:t>
        </w:r>
      </w:ins>
      <w:ins w:id="148" w:author="Nelson, Kristin" w:date="2025-09-04T21:49:00Z" w16du:dateUtc="2025-09-05T01:49:00Z">
        <w:r>
          <w:t>data on existing human coronaviruses</w:t>
        </w:r>
      </w:ins>
      <w:ins w:id="149" w:author="Stephen Kissler" w:date="2025-09-05T16:41:00Z" w16du:dateUtc="2025-09-05T22:41:00Z">
        <w:r w:rsidR="00AF1F19">
          <w:t xml:space="preserve">, I developed a multi-strain mathematical transmission model to determine </w:t>
        </w:r>
      </w:ins>
      <w:ins w:id="150" w:author="Nelson, Kristin" w:date="2025-09-04T21:49:00Z" w16du:dateUtc="2025-09-05T01:49:00Z">
        <w:del w:id="151" w:author="Stephen Kissler" w:date="2025-09-05T16:41:00Z" w16du:dateUtc="2025-09-05T22:41:00Z">
          <w:r w:rsidDel="00AF1F19">
            <w:delText xml:space="preserve"> and the most recent data on SARS-CoV-2 to address pressing questions about its spread, including </w:delText>
          </w:r>
        </w:del>
        <w:r>
          <w:t xml:space="preserve">whether </w:t>
        </w:r>
      </w:ins>
      <w:ins w:id="152" w:author="Stephen Kissler" w:date="2025-09-05T16:41:00Z" w16du:dateUtc="2025-09-05T22:41:00Z">
        <w:r w:rsidR="00AF1F19">
          <w:t xml:space="preserve">SARS-CoV-2 </w:t>
        </w:r>
      </w:ins>
      <w:ins w:id="153" w:author="Nelson, Kristin" w:date="2025-09-04T21:49:00Z" w16du:dateUtc="2025-09-05T01:49:00Z">
        <w:r>
          <w:t xml:space="preserve">transmission would be possible during the summer months, under which circumstances the virus could enter into seasonal circulation, and for how long intermittent physical distancing might be necessary to </w:t>
        </w:r>
        <w:del w:id="154" w:author="Stephen Kissler" w:date="2025-09-05T16:42:00Z" w16du:dateUtc="2025-09-05T22:42:00Z">
          <w:r w:rsidDel="00FB2B2B">
            <w:delText>keep</w:delText>
          </w:r>
        </w:del>
      </w:ins>
      <w:ins w:id="155" w:author="Stephen Kissler" w:date="2025-09-05T16:42:00Z" w16du:dateUtc="2025-09-05T22:42:00Z">
        <w:r w:rsidR="00FB2B2B">
          <w:t>prevent</w:t>
        </w:r>
      </w:ins>
      <w:ins w:id="156" w:author="Nelson, Kristin" w:date="2025-09-04T21:49:00Z" w16du:dateUtc="2025-09-05T01:49:00Z">
        <w:r>
          <w:t xml:space="preserve"> surges from overwhelming hospital</w:t>
        </w:r>
        <w:del w:id="157" w:author="Stephen Kissler" w:date="2025-09-05T16:42:00Z" w16du:dateUtc="2025-09-05T22:42:00Z">
          <w:r w:rsidDel="00541784">
            <w:delText xml:space="preserve"> capacities in the absence of other interventions</w:delText>
          </w:r>
        </w:del>
      </w:ins>
      <w:ins w:id="158" w:author="Stephen Kissler" w:date="2025-09-05T16:42:00Z" w16du:dateUtc="2025-09-05T22:42:00Z">
        <w:r w:rsidR="00541784">
          <w:t>s</w:t>
        </w:r>
      </w:ins>
      <w:ins w:id="159" w:author="Nelson, Kristin" w:date="2025-09-04T21:49:00Z" w16du:dateUtc="2025-09-05T01:49:00Z">
        <w:r>
          <w:t>. As the pandemic continued,</w:t>
        </w:r>
      </w:ins>
      <w:ins w:id="160" w:author="Stephen Kissler" w:date="2025-09-05T16:42:00Z" w16du:dateUtc="2025-09-05T22:42:00Z">
        <w:r w:rsidR="00967009">
          <w:t xml:space="preserve"> it became clear that</w:t>
        </w:r>
      </w:ins>
      <w:ins w:id="161" w:author="Nelson, Kristin" w:date="2025-09-04T21:49:00Z" w16du:dateUtc="2025-09-05T01:49:00Z">
        <w:del w:id="162" w:author="Stephen Kissler" w:date="2025-09-05T16:42:00Z" w16du:dateUtc="2025-09-05T22:42:00Z">
          <w:r w:rsidDel="00967009">
            <w:delText xml:space="preserve"> much of the burden of disease and mortality was concentrated in </w:delText>
          </w:r>
        </w:del>
        <w:del w:id="163" w:author="Stephen Kissler" w:date="2025-09-05T16:45:00Z" w16du:dateUtc="2025-09-05T22:45:00Z">
          <w:r w:rsidDel="00280523">
            <w:delText>socioeconomically disadvantaged</w:delText>
          </w:r>
        </w:del>
        <w:r>
          <w:t xml:space="preserve"> individuals</w:t>
        </w:r>
      </w:ins>
      <w:ins w:id="164" w:author="Stephen Kissler" w:date="2025-09-05T16:42:00Z" w16du:dateUtc="2025-09-05T22:42:00Z">
        <w:r w:rsidR="00967009">
          <w:t xml:space="preserve"> </w:t>
        </w:r>
      </w:ins>
      <w:ins w:id="165" w:author="Stephen Kissler" w:date="2025-09-05T16:45:00Z" w16du:dateUtc="2025-09-05T22:45:00Z">
        <w:r w:rsidR="00280523">
          <w:t xml:space="preserve">with high social vulnerability </w:t>
        </w:r>
      </w:ins>
      <w:ins w:id="166" w:author="Stephen Kissler" w:date="2025-09-05T16:42:00Z" w16du:dateUtc="2025-09-05T22:42:00Z">
        <w:r w:rsidR="00967009">
          <w:t xml:space="preserve">suffered the highest </w:t>
        </w:r>
        <w:r w:rsidR="00C67CF8">
          <w:t>disease burdens</w:t>
        </w:r>
      </w:ins>
      <w:ins w:id="167" w:author="Nelson, Kristin" w:date="2025-09-04T21:49:00Z" w16du:dateUtc="2025-09-05T01:49:00Z">
        <w:r>
          <w:t xml:space="preserve">. </w:t>
        </w:r>
        <w:del w:id="168" w:author="Stephen Kissler" w:date="2025-09-05T16:43:00Z" w16du:dateUtc="2025-09-05T22:43:00Z">
          <w:r w:rsidDel="009F15B3">
            <w:delText>To effectively intervene</w:delText>
          </w:r>
        </w:del>
      </w:ins>
      <w:ins w:id="169" w:author="Stephen Kissler" w:date="2025-09-05T16:43:00Z" w16du:dateUtc="2025-09-05T22:43:00Z">
        <w:r w:rsidR="009F15B3">
          <w:t>However</w:t>
        </w:r>
      </w:ins>
      <w:ins w:id="170" w:author="Nelson, Kristin" w:date="2025-09-04T21:49:00Z" w16du:dateUtc="2025-09-05T01:49:00Z">
        <w:r>
          <w:t xml:space="preserve">, it </w:t>
        </w:r>
        <w:del w:id="171" w:author="Stephen Kissler" w:date="2025-09-05T16:43:00Z" w16du:dateUtc="2025-09-05T22:43:00Z">
          <w:r w:rsidDel="009F15B3">
            <w:delText xml:space="preserve">was necessary to understand </w:delText>
          </w:r>
        </w:del>
      </w:ins>
      <w:ins w:id="172" w:author="Stephen Kissler" w:date="2025-09-05T16:43:00Z" w16du:dateUtc="2025-09-05T22:43:00Z">
        <w:r w:rsidR="009F15B3">
          <w:t xml:space="preserve">unclear </w:t>
        </w:r>
      </w:ins>
      <w:ins w:id="173" w:author="Nelson, Kristin" w:date="2025-09-04T21:49:00Z" w16du:dateUtc="2025-09-05T01:49:00Z">
        <w:del w:id="174" w:author="Stephen Kissler" w:date="2025-09-05T16:44:00Z" w16du:dateUtc="2025-09-05T22:44:00Z">
          <w:r w:rsidDel="005C4935">
            <w:delText>to what extent</w:delText>
          </w:r>
        </w:del>
      </w:ins>
      <w:ins w:id="175" w:author="Stephen Kissler" w:date="2025-09-05T16:44:00Z" w16du:dateUtc="2025-09-05T22:44:00Z">
        <w:r w:rsidR="005C4935">
          <w:t xml:space="preserve">how much of the differential burden </w:t>
        </w:r>
      </w:ins>
      <w:ins w:id="176" w:author="Nelson, Kristin" w:date="2025-09-04T21:49:00Z" w16du:dateUtc="2025-09-05T01:49:00Z">
        <w:del w:id="177" w:author="Stephen Kissler" w:date="2025-09-05T16:44:00Z" w16du:dateUtc="2025-09-05T22:44:00Z">
          <w:r w:rsidDel="005C4935">
            <w:delText xml:space="preserve"> the difference in disease burden w</w:delText>
          </w:r>
        </w:del>
        <w:del w:id="178" w:author="Stephen Kissler" w:date="2025-09-05T16:43:00Z" w16du:dateUtc="2025-09-05T22:43:00Z">
          <w:r w:rsidDel="00446F1D">
            <w:delText>as</w:delText>
          </w:r>
        </w:del>
        <w:del w:id="179" w:author="Stephen Kissler" w:date="2025-09-05T16:44:00Z" w16du:dateUtc="2025-09-05T22:44:00Z">
          <w:r w:rsidDel="005C4935">
            <w:delText xml:space="preserve"> </w:delText>
          </w:r>
        </w:del>
      </w:ins>
      <w:ins w:id="180" w:author="Stephen Kissler" w:date="2025-09-05T16:44:00Z" w16du:dateUtc="2025-09-05T22:44:00Z">
        <w:r w:rsidR="005C4935">
          <w:t>was</w:t>
        </w:r>
        <w:r w:rsidR="007F30EF">
          <w:t xml:space="preserve"> </w:t>
        </w:r>
      </w:ins>
      <w:ins w:id="181" w:author="Nelson, Kristin" w:date="2025-09-04T21:49:00Z" w16du:dateUtc="2025-09-05T01:49:00Z">
        <w:r>
          <w:t>due to differences in underlying health and quality of care</w:t>
        </w:r>
        <w:del w:id="182" w:author="Stephen Kissler" w:date="2025-09-05T16:43:00Z" w16du:dateUtc="2025-09-05T22:43:00Z">
          <w:r w:rsidDel="00CF227C">
            <w:delText xml:space="preserve"> after infection</w:delText>
          </w:r>
        </w:del>
      </w:ins>
      <w:ins w:id="183" w:author="Stephen Kissler" w:date="2025-09-05T16:43:00Z" w16du:dateUtc="2025-09-05T22:43:00Z">
        <w:r w:rsidR="00CF227C">
          <w:t xml:space="preserve"> </w:t>
        </w:r>
        <w:r w:rsidR="00CF227C">
          <w:rPr>
            <w:i/>
            <w:iCs/>
          </w:rPr>
          <w:t>vs.</w:t>
        </w:r>
        <w:r w:rsidR="00CF227C">
          <w:t xml:space="preserve"> </w:t>
        </w:r>
      </w:ins>
      <w:ins w:id="184" w:author="Nelson, Kristin" w:date="2025-09-04T21:49:00Z" w16du:dateUtc="2025-09-05T01:49:00Z">
        <w:del w:id="185" w:author="Stephen Kissler" w:date="2025-09-05T16:43:00Z" w16du:dateUtc="2025-09-05T22:43:00Z">
          <w:r w:rsidDel="00CF227C">
            <w:delText>, and</w:delText>
          </w:r>
          <w:r w:rsidDel="00EB4FF2">
            <w:delText xml:space="preserve"> to what extent it was due to </w:delText>
          </w:r>
        </w:del>
        <w:r>
          <w:t xml:space="preserve">different rates of infection across </w:t>
        </w:r>
      </w:ins>
      <w:ins w:id="186" w:author="Stephen Kissler" w:date="2025-09-05T16:45:00Z" w16du:dateUtc="2025-09-05T22:45:00Z">
        <w:r w:rsidR="00FA7EBB">
          <w:t>vulnerability</w:t>
        </w:r>
        <w:r w:rsidR="00900132">
          <w:t xml:space="preserve"> </w:t>
        </w:r>
      </w:ins>
      <w:ins w:id="187" w:author="Nelson, Kristin" w:date="2025-09-04T21:49:00Z" w16du:dateUtc="2025-09-05T01:49:00Z">
        <w:del w:id="188" w:author="Stephen Kissler" w:date="2025-09-05T16:44:00Z" w16du:dateUtc="2025-09-05T22:44:00Z">
          <w:r w:rsidDel="008165C7">
            <w:delText xml:space="preserve">these </w:delText>
          </w:r>
        </w:del>
        <w:r>
          <w:t>groups</w:t>
        </w:r>
      </w:ins>
      <w:ins w:id="189" w:author="Stephen Kissler" w:date="2025-09-05T16:43:00Z" w16du:dateUtc="2025-09-05T22:43:00Z">
        <w:r w:rsidR="00DB5A08">
          <w:t xml:space="preserve">. </w:t>
        </w:r>
      </w:ins>
      <w:ins w:id="190" w:author="Nelson, Kristin" w:date="2025-09-04T21:49:00Z" w16du:dateUtc="2025-09-05T01:49:00Z">
        <w:del w:id="191" w:author="Stephen Kissler" w:date="2025-09-05T16:43:00Z" w16du:dateUtc="2025-09-05T22:43:00Z">
          <w:r w:rsidDel="00DB5A08">
            <w:delText xml:space="preserve">, </w:delText>
          </w:r>
        </w:del>
        <w:del w:id="192" w:author="Stephen Kissler" w:date="2025-09-05T16:44:00Z" w16du:dateUtc="2025-09-05T22:44:00Z">
          <w:r w:rsidDel="00DB5A08">
            <w:delText xml:space="preserve">since each problem would imply different ways of intervening. </w:delText>
          </w:r>
        </w:del>
        <w:r>
          <w:t xml:space="preserve">Using viral testing data from New York City, </w:t>
        </w:r>
      </w:ins>
      <w:ins w:id="193" w:author="Stephen Kissler" w:date="2025-09-05T16:45:00Z" w16du:dateUtc="2025-09-05T22:45:00Z">
        <w:r w:rsidR="00B87256">
          <w:t xml:space="preserve">I led a statistical analysis to measure </w:t>
        </w:r>
      </w:ins>
      <w:ins w:id="194" w:author="Nelson, Kristin" w:date="2025-09-04T21:49:00Z" w16du:dateUtc="2025-09-05T01:49:00Z">
        <w:del w:id="195" w:author="Stephen Kissler" w:date="2025-09-05T16:45:00Z" w16du:dateUtc="2025-09-05T22:45:00Z">
          <w:r w:rsidDel="00B87256">
            <w:delText xml:space="preserve">we assessed </w:delText>
          </w:r>
        </w:del>
        <w:r>
          <w:t xml:space="preserve">differences in SARS-CoV-2 prevalence across boroughs and linked these differences with mobility patterns. We found that prevalence was </w:t>
        </w:r>
        <w:del w:id="196" w:author="Stephen Kissler" w:date="2025-09-05T16:46:00Z" w16du:dateUtc="2025-09-05T22:46:00Z">
          <w:r w:rsidDel="00C17BB8">
            <w:delText xml:space="preserve">reliably </w:delText>
          </w:r>
        </w:del>
        <w:r>
          <w:t xml:space="preserve">highest in </w:t>
        </w:r>
      </w:ins>
      <w:ins w:id="197" w:author="Stephen Kissler" w:date="2025-09-05T16:46:00Z" w16du:dateUtc="2025-09-05T22:46:00Z">
        <w:r w:rsidR="00AA2087">
          <w:t xml:space="preserve">the </w:t>
        </w:r>
      </w:ins>
      <w:ins w:id="198" w:author="Nelson, Kristin" w:date="2025-09-04T21:49:00Z" w16du:dateUtc="2025-09-05T01:49:00Z">
        <w:del w:id="199" w:author="Stephen Kissler" w:date="2025-09-05T16:46:00Z" w16du:dateUtc="2025-09-05T22:46:00Z">
          <w:r w:rsidDel="00AA2087">
            <w:delText>areas where individuals commuted out of the borough in the morning and back in the evening, consistent with work patterns</w:delText>
          </w:r>
        </w:del>
      </w:ins>
      <w:ins w:id="200" w:author="Stephen Kissler" w:date="2025-09-05T16:46:00Z" w16du:dateUtc="2025-09-05T22:46:00Z">
        <w:r w:rsidR="00AA2087">
          <w:t>boroughs w</w:t>
        </w:r>
      </w:ins>
      <w:ins w:id="201" w:author="Stephen Kissler" w:date="2025-09-05T16:47:00Z" w16du:dateUtc="2025-09-05T22:47:00Z">
        <w:r w:rsidR="00AA2087">
          <w:t xml:space="preserve">here work-related mobility </w:t>
        </w:r>
        <w:r w:rsidR="00634CA1">
          <w:t>decreased</w:t>
        </w:r>
        <w:r w:rsidR="00AA2087">
          <w:t xml:space="preserve"> the least</w:t>
        </w:r>
      </w:ins>
      <w:ins w:id="202" w:author="Nelson, Kristin" w:date="2025-09-04T21:49:00Z" w16du:dateUtc="2025-09-05T01:49:00Z">
        <w:r>
          <w:t>, suggesting that high infection rates correlated with workplace exposure. This work helped to advocate for greater infection prevention measures for essential workers.</w:t>
        </w:r>
      </w:ins>
    </w:p>
    <w:p w14:paraId="3523F889" w14:textId="77777777" w:rsidR="00AF5420" w:rsidRDefault="00AF5420" w:rsidP="00AF5420">
      <w:pPr>
        <w:pStyle w:val="citationUlliParagraph"/>
        <w:numPr>
          <w:ilvl w:val="1"/>
          <w:numId w:val="5"/>
        </w:numPr>
        <w:ind w:left="750"/>
        <w:rPr>
          <w:ins w:id="203" w:author="Nelson, Kristin" w:date="2025-09-04T21:49:00Z" w16du:dateUtc="2025-09-05T01:49:00Z"/>
        </w:rPr>
      </w:pPr>
      <w:ins w:id="204" w:author="Nelson, Kristin" w:date="2025-09-04T21:49:00Z" w16du:dateUtc="2025-09-05T01:49:00Z">
        <w:r w:rsidRPr="001F0DEC">
          <w:rPr>
            <w:b/>
            <w:bCs/>
          </w:rPr>
          <w:t>Kissler SM</w:t>
        </w:r>
        <w:r>
          <w:t xml:space="preserve">, Kishore N, Prabhu M, Goffman D, Beilin Y, Landau R, Gyamfi-Bannerman C, Bateman BT, Snyder J, Razavi AS, Katz D, Gal J, Bianco A, Stone J, Larremore D, Buckee CO, Grad YH. Reductions in commuting mobility correlate with geographic differences in SARS-CoV-2 prevalence in New York City. Nat Commun. 2020 Sep 16;11(1):4674. PubMed Central PMCID: PMC7494926. </w:t>
        </w:r>
      </w:ins>
    </w:p>
    <w:p w14:paraId="355E11F3" w14:textId="5679A79A" w:rsidR="00AF5420" w:rsidRDefault="00AF5420">
      <w:pPr>
        <w:pStyle w:val="citationUlliParagraph"/>
        <w:numPr>
          <w:ilvl w:val="1"/>
          <w:numId w:val="5"/>
        </w:numPr>
        <w:ind w:left="750"/>
        <w:rPr>
          <w:ins w:id="205" w:author="Nelson, Kristin" w:date="2025-09-04T21:48:00Z" w16du:dateUtc="2025-09-05T01:48:00Z"/>
        </w:rPr>
        <w:pPrChange w:id="206" w:author="Nelson, Kristin" w:date="2025-09-04T21:49:00Z" w16du:dateUtc="2025-09-05T01:49:00Z">
          <w:pPr>
            <w:pStyle w:val="citationUlliParagraph"/>
            <w:numPr>
              <w:ilvl w:val="1"/>
              <w:numId w:val="6"/>
            </w:numPr>
            <w:tabs>
              <w:tab w:val="num" w:pos="1440"/>
            </w:tabs>
            <w:spacing w:after="220"/>
            <w:ind w:left="750" w:hanging="360"/>
          </w:pPr>
        </w:pPrChange>
      </w:pPr>
      <w:ins w:id="207" w:author="Nelson, Kristin" w:date="2025-09-04T21:49:00Z" w16du:dateUtc="2025-09-05T01:49:00Z">
        <w:r w:rsidRPr="001F0DEC">
          <w:rPr>
            <w:b/>
            <w:bCs/>
          </w:rPr>
          <w:t>Kissler SM</w:t>
        </w:r>
        <w:r>
          <w:t xml:space="preserve">, Tedijanto C, Goldstein E, Grad YH, Lipsitch M. Projecting the transmission dynamics of SARS-CoV-2 through the postpandemic period. Science. 2020 May 22;368(6493):860-868. PubMed Central PMCID: PMC7164482. </w:t>
        </w:r>
      </w:ins>
    </w:p>
    <w:p w14:paraId="1D8F4936" w14:textId="3C358151" w:rsidR="00B833DC" w:rsidRDefault="00DA37A9">
      <w:pPr>
        <w:pStyle w:val="annotation"/>
        <w:numPr>
          <w:ilvl w:val="0"/>
          <w:numId w:val="2"/>
        </w:numPr>
        <w:spacing w:before="220"/>
        <w:ind w:left="375"/>
      </w:pPr>
      <w:r w:rsidRPr="0069618E">
        <w:rPr>
          <w:b/>
          <w:bCs/>
          <w:u w:val="single"/>
          <w:rPrChange w:id="208" w:author="Nelson, Kristin" w:date="2025-09-04T21:43:00Z" w16du:dateUtc="2025-09-05T01:43:00Z">
            <w:rPr/>
          </w:rPrChange>
        </w:rPr>
        <w:t>Identification of geographic and demographic drivers of pandemic influenza transmission</w:t>
      </w:r>
      <w:ins w:id="209" w:author="Nelson, Kristin" w:date="2025-09-04T21:43:00Z" w16du:dateUtc="2025-09-05T01:43:00Z">
        <w:r w:rsidR="0069618E">
          <w:t>.</w:t>
        </w:r>
      </w:ins>
      <w:r>
        <w:t xml:space="preserve"> In an emerging respiratory viral pandemic, it is critical to anticipate how infection will spread, both geographically and across demographic groups. </w:t>
      </w:r>
      <w:del w:id="210" w:author="Stephen Kissler" w:date="2025-09-05T16:47:00Z" w16du:dateUtc="2025-09-05T22:47:00Z">
        <w:r w:rsidDel="00B75BE8">
          <w:delText xml:space="preserve">Experience from various endemic respiratory pathogens may lead one to expect that </w:delText>
        </w:r>
      </w:del>
      <w:ins w:id="211" w:author="Stephen Kissler" w:date="2025-09-05T16:47:00Z" w16du:dateUtc="2025-09-05T22:47:00Z">
        <w:r w:rsidR="00B75BE8">
          <w:t xml:space="preserve">Conventional wisdom suggests that </w:t>
        </w:r>
      </w:ins>
      <w:r>
        <w:t xml:space="preserve">early pandemic transmission </w:t>
      </w:r>
      <w:del w:id="212" w:author="Stephen Kissler" w:date="2025-09-05T16:48:00Z" w16du:dateUtc="2025-09-05T22:48:00Z">
        <w:r w:rsidDel="004C2297">
          <w:delText xml:space="preserve">may </w:delText>
        </w:r>
      </w:del>
      <w:ins w:id="213" w:author="Stephen Kissler" w:date="2025-09-05T16:48:00Z" w16du:dateUtc="2025-09-05T22:48:00Z">
        <w:r w:rsidR="004C2297">
          <w:t>will</w:t>
        </w:r>
        <w:r w:rsidR="004C2297">
          <w:t xml:space="preserve"> </w:t>
        </w:r>
      </w:ins>
      <w:r>
        <w:t xml:space="preserve">center on highly connected cities, and that children may contribute most to transmission due to transmission in schools. However, a lack of finely resolved case data had prevented us from </w:t>
      </w:r>
      <w:del w:id="214" w:author="Stephen Kissler" w:date="2025-09-05T16:51:00Z" w16du:dateUtc="2025-09-05T22:51:00Z">
        <w:r w:rsidDel="0007192E">
          <w:delText xml:space="preserve">assessing </w:delText>
        </w:r>
      </w:del>
      <w:ins w:id="215" w:author="Stephen Kissler" w:date="2025-09-05T16:51:00Z" w16du:dateUtc="2025-09-05T22:51:00Z">
        <w:r w:rsidR="0007192E">
          <w:t>testing</w:t>
        </w:r>
        <w:r w:rsidR="0007192E">
          <w:t xml:space="preserve"> </w:t>
        </w:r>
      </w:ins>
      <w:r>
        <w:t>these hypotheses</w:t>
      </w:r>
      <w:del w:id="216" w:author="Stephen Kissler" w:date="2025-09-05T16:51:00Z" w16du:dateUtc="2025-09-05T22:51:00Z">
        <w:r w:rsidDel="0007192E">
          <w:delText xml:space="preserve"> rigorously</w:delText>
        </w:r>
      </w:del>
      <w:r>
        <w:t xml:space="preserve">. Using medical claims data from 2009-10, we extracted outpatient visits for influenza-like illness at the ZIP code level in the United States and used them to map the spread of the 2009 A/H1N1pdm influenza pandemic. </w:t>
      </w:r>
      <w:del w:id="217" w:author="Stephen Kissler" w:date="2025-09-05T16:48:00Z" w16du:dateUtc="2025-09-05T22:48:00Z">
        <w:r w:rsidDel="00101AE0">
          <w:delText xml:space="preserve">We </w:delText>
        </w:r>
      </w:del>
      <w:ins w:id="218" w:author="Stephen Kissler" w:date="2025-09-05T16:48:00Z" w16du:dateUtc="2025-09-05T22:48:00Z">
        <w:r w:rsidR="00101AE0">
          <w:t>I</w:t>
        </w:r>
        <w:r w:rsidR="00101AE0">
          <w:t xml:space="preserve"> </w:t>
        </w:r>
      </w:ins>
      <w:del w:id="219" w:author="Stephen Kissler" w:date="2025-09-05T16:48:00Z" w16du:dateUtc="2025-09-05T22:48:00Z">
        <w:r w:rsidDel="00101AE0">
          <w:delText xml:space="preserve">built </w:delText>
        </w:r>
      </w:del>
      <w:ins w:id="220" w:author="Stephen Kissler" w:date="2025-09-05T16:48:00Z" w16du:dateUtc="2025-09-05T22:48:00Z">
        <w:r w:rsidR="00101AE0">
          <w:t>developed</w:t>
        </w:r>
        <w:r w:rsidR="00101AE0">
          <w:t xml:space="preserve"> </w:t>
        </w:r>
      </w:ins>
      <w:r>
        <w:t xml:space="preserve">a mechanistic model to explain how the epidemic jumped between cities, incorporating various predictors including school start dates, geographic proximity, and mixing. </w:t>
      </w:r>
      <w:ins w:id="221" w:author="Stephen Kissler" w:date="2025-09-05T16:49:00Z" w16du:dateUtc="2025-09-05T22:49:00Z">
        <w:r w:rsidR="00811A98">
          <w:t xml:space="preserve">Then, </w:t>
        </w:r>
      </w:ins>
      <w:del w:id="222" w:author="Stephen Kissler" w:date="2025-09-05T16:48:00Z" w16du:dateUtc="2025-09-05T22:48:00Z">
        <w:r w:rsidDel="0041398B">
          <w:delText xml:space="preserve">We </w:delText>
        </w:r>
      </w:del>
      <w:ins w:id="223" w:author="Stephen Kissler" w:date="2025-09-05T16:48:00Z" w16du:dateUtc="2025-09-05T22:48:00Z">
        <w:r w:rsidR="0041398B">
          <w:t>I</w:t>
        </w:r>
        <w:r w:rsidR="0041398B">
          <w:t xml:space="preserve"> </w:t>
        </w:r>
      </w:ins>
      <w:del w:id="224" w:author="Stephen Kissler" w:date="2025-09-05T16:48:00Z" w16du:dateUtc="2025-09-05T22:48:00Z">
        <w:r w:rsidDel="0041398B">
          <w:delText xml:space="preserve">then </w:delText>
        </w:r>
      </w:del>
      <w:r>
        <w:t xml:space="preserve">developed a novel technique to trace chains of transmission back to their starting points. We found that these early focal points of transmission were generally were small, outlying cities, not major travel centers. Furthermore, the epidemic radiated from these foci in a coherent wave, rather than jumping from city to city, suggesting that air travel was less important for the geographic spread of influenza within the United States than had been previously thought. This led us to hypothesize that children might be most responsible for spread, since children do not tend to travel as far or as frequently as adults. </w:t>
      </w:r>
      <w:del w:id="225" w:author="Stephen Kissler" w:date="2025-09-05T16:49:00Z" w16du:dateUtc="2025-09-05T22:49:00Z">
        <w:r w:rsidDel="008175F4">
          <w:delText xml:space="preserve">We </w:delText>
        </w:r>
      </w:del>
      <w:ins w:id="226" w:author="Stephen Kissler" w:date="2025-09-05T16:51:00Z" w16du:dateUtc="2025-09-05T22:51:00Z">
        <w:r w:rsidR="0080706C">
          <w:t>To assess the role of children in pandemic influenza transmission, I</w:t>
        </w:r>
      </w:ins>
      <w:ins w:id="227" w:author="Stephen Kissler" w:date="2025-09-05T16:49:00Z" w16du:dateUtc="2025-09-05T22:49:00Z">
        <w:r w:rsidR="008175F4">
          <w:t xml:space="preserve"> </w:t>
        </w:r>
      </w:ins>
      <w:r>
        <w:t>developed a novel signal processing approach to infer which age groups drive transmission in which other age groups, based on time series data. We found that school-aged children were indeed responsible for the bulk of transmission. Taken together, these findings suggest that school-aged children are an important population for transmission-reducing interventions during an influenza pandemic, and that concentrating early surveillance and response efforts in major cities may not be the most efficient way to quell an emerging influenza pandemic in the United States. The methods developed during this work can be easily translated to other pathogens as well.</w:t>
      </w:r>
    </w:p>
    <w:p w14:paraId="1CF86141" w14:textId="77777777" w:rsidR="00B833DC" w:rsidRDefault="00DA37A9">
      <w:pPr>
        <w:pStyle w:val="citationUlliParagraph"/>
        <w:numPr>
          <w:ilvl w:val="1"/>
          <w:numId w:val="2"/>
        </w:numPr>
        <w:ind w:left="750"/>
      </w:pPr>
      <w:r w:rsidRPr="00DA3720">
        <w:rPr>
          <w:b/>
          <w:bCs/>
          <w:rPrChange w:id="228" w:author="Nelson, Kristin" w:date="2025-09-04T21:47:00Z" w16du:dateUtc="2025-09-05T01:47:00Z">
            <w:rPr/>
          </w:rPrChange>
        </w:rPr>
        <w:t>Kissler SM</w:t>
      </w:r>
      <w:r>
        <w:t xml:space="preserve">, Viboud C, Grenfell BT, Gog JR. Symbolic transfer entropy reveals the age structure of pandemic influenza transmission from high-volume influenza-like illness data. J R Soc Interface. 2020 Mar;17(164):20190628. PubMed Central PMCID: PMC7115222. </w:t>
      </w:r>
    </w:p>
    <w:p w14:paraId="7FB7BCC5" w14:textId="77777777" w:rsidR="00B833DC" w:rsidRDefault="00DA37A9">
      <w:pPr>
        <w:pStyle w:val="citationUlliParagraph"/>
        <w:numPr>
          <w:ilvl w:val="1"/>
          <w:numId w:val="2"/>
        </w:numPr>
        <w:ind w:left="750"/>
        <w:rPr>
          <w:ins w:id="229" w:author="Nelson, Kristin" w:date="2025-09-04T21:47:00Z" w16du:dateUtc="2025-09-05T01:47:00Z"/>
        </w:rPr>
      </w:pPr>
      <w:r w:rsidRPr="00DA3720">
        <w:rPr>
          <w:b/>
          <w:bCs/>
          <w:rPrChange w:id="230" w:author="Nelson, Kristin" w:date="2025-09-04T21:47:00Z" w16du:dateUtc="2025-09-05T01:47:00Z">
            <w:rPr/>
          </w:rPrChange>
        </w:rPr>
        <w:t>Kissler SM</w:t>
      </w:r>
      <w:r>
        <w:t xml:space="preserve">, Gog JR, Viboud C, Charu V, Bjørnstad ON, Simonsen L, Grenfell BT. Geographic transmission hubs of the 2009 influenza pandemic in the United States. Epidemics. 2019 Mar;26:86-94. PubMed PMID: 30327253. </w:t>
      </w:r>
    </w:p>
    <w:p w14:paraId="50573B10" w14:textId="77777777" w:rsidR="00DA3720" w:rsidRDefault="00DA3720">
      <w:pPr>
        <w:pStyle w:val="citationUlliParagraph"/>
        <w:ind w:left="750"/>
        <w:pPrChange w:id="231" w:author="Nelson, Kristin" w:date="2025-09-04T21:47:00Z" w16du:dateUtc="2025-09-05T01:47:00Z">
          <w:pPr>
            <w:pStyle w:val="citationUlliParagraph"/>
            <w:numPr>
              <w:ilvl w:val="1"/>
              <w:numId w:val="2"/>
            </w:numPr>
            <w:tabs>
              <w:tab w:val="num" w:pos="1440"/>
            </w:tabs>
            <w:ind w:left="750" w:hanging="360"/>
          </w:pPr>
        </w:pPrChange>
      </w:pPr>
    </w:p>
    <w:p w14:paraId="46D1E0AE" w14:textId="3195ECCE" w:rsidR="00B833DC" w:rsidRPr="002A04FE" w:rsidDel="002A04FE" w:rsidRDefault="00DA37A9">
      <w:pPr>
        <w:pStyle w:val="annotation"/>
        <w:numPr>
          <w:ilvl w:val="0"/>
          <w:numId w:val="2"/>
        </w:numPr>
        <w:ind w:left="375"/>
        <w:rPr>
          <w:del w:id="232" w:author="Nelson, Kristin" w:date="2025-09-04T21:45:00Z" w16du:dateUtc="2025-09-05T01:45:00Z"/>
          <w:b/>
          <w:bCs/>
          <w:u w:val="single"/>
          <w:rPrChange w:id="233" w:author="Nelson, Kristin" w:date="2025-09-04T21:45:00Z" w16du:dateUtc="2025-09-05T01:45:00Z">
            <w:rPr>
              <w:del w:id="234" w:author="Nelson, Kristin" w:date="2025-09-04T21:45:00Z" w16du:dateUtc="2025-09-05T01:45:00Z"/>
            </w:rPr>
          </w:rPrChange>
        </w:rPr>
      </w:pPr>
      <w:del w:id="235" w:author="Nelson, Kristin" w:date="2025-09-04T21:45:00Z" w16du:dateUtc="2025-09-05T01:45:00Z">
        <w:r w:rsidRPr="002A04FE" w:rsidDel="002A04FE">
          <w:rPr>
            <w:b/>
            <w:bCs/>
            <w:u w:val="single"/>
            <w:rPrChange w:id="236" w:author="Nelson, Kristin" w:date="2025-09-04T21:45:00Z" w16du:dateUtc="2025-09-05T01:45:00Z">
              <w:rPr/>
            </w:rPrChange>
          </w:rPr>
          <w:delText>Collection of a large human mobility and social contact dataset A key barrier to anticipating the geographic spread of an epidemic is the lack of data on how individuals move and interact with one another. To date, most geographic disease transmission studies have relied on travel proxies, like commuting data or air traffic flows, or theoretical mobility models. Recent studies have turned to mobile phone geolocation data, but due to privacy concerns these data are not available at the individual level, which is the scale at which disease transmission occurs. To address this gap, we collaborated with the British Broadcasting Company (BBC) to recruit 48,000 volunteers from the UK to participate in the largest joint human mobility and social contact study to date. Volunteers downloaded a mobile phone app that tracked their movements hourly for 24 hours and then prompted them to report their interpersonal interactions from that day. We also conducted a more targeted study in the town of Haslemere that tracked volunteers’ movements continuously for three days. Using the data, we simulated how an outbreak of an influenza-like respiratory pathogen might spread in the UK and ranked a variety of targeted vaccination strategies in terms of their effectiveness in reducing the intensity and final size of the simulated outbreak. These data were used in the UK to guide policy during the COVID-19 pandemic.</w:delText>
        </w:r>
      </w:del>
    </w:p>
    <w:p w14:paraId="7CA54A80" w14:textId="27BB547F" w:rsidR="00B833DC" w:rsidRPr="002A04FE" w:rsidDel="002A04FE" w:rsidRDefault="00DA37A9">
      <w:pPr>
        <w:pStyle w:val="citationUlliParagraph"/>
        <w:numPr>
          <w:ilvl w:val="1"/>
          <w:numId w:val="3"/>
        </w:numPr>
        <w:ind w:left="750"/>
        <w:rPr>
          <w:del w:id="237" w:author="Nelson, Kristin" w:date="2025-09-04T21:45:00Z" w16du:dateUtc="2025-09-05T01:45:00Z"/>
          <w:b/>
          <w:bCs/>
          <w:u w:val="single"/>
          <w:rPrChange w:id="238" w:author="Nelson, Kristin" w:date="2025-09-04T21:45:00Z" w16du:dateUtc="2025-09-05T01:45:00Z">
            <w:rPr>
              <w:del w:id="239" w:author="Nelson, Kristin" w:date="2025-09-04T21:45:00Z" w16du:dateUtc="2025-09-05T01:45:00Z"/>
            </w:rPr>
          </w:rPrChange>
        </w:rPr>
      </w:pPr>
      <w:del w:id="240" w:author="Nelson, Kristin" w:date="2025-09-04T21:45:00Z" w16du:dateUtc="2025-09-05T01:45:00Z">
        <w:r w:rsidRPr="002A04FE" w:rsidDel="002A04FE">
          <w:rPr>
            <w:b/>
            <w:bCs/>
            <w:u w:val="single"/>
            <w:rPrChange w:id="241" w:author="Nelson, Kristin" w:date="2025-09-04T21:45:00Z" w16du:dateUtc="2025-09-05T01:45:00Z">
              <w:rPr/>
            </w:rPrChange>
          </w:rPr>
          <w:delText>Kissler S, Klepac P, Tang M, Conlan A, Gog J. Sparking “The BBC Four Pandemic”: Leveraging citizen science and mobile phones to model the spread of disease. BioRxiv. 2018; :479154.</w:delText>
        </w:r>
      </w:del>
    </w:p>
    <w:p w14:paraId="6C2801CA" w14:textId="4DC1B122" w:rsidR="00B833DC" w:rsidRDefault="00DA37A9" w:rsidP="00237355">
      <w:pPr>
        <w:pStyle w:val="annotation"/>
        <w:numPr>
          <w:ilvl w:val="0"/>
          <w:numId w:val="2"/>
        </w:numPr>
        <w:ind w:left="375"/>
      </w:pPr>
      <w:r w:rsidRPr="005D401D">
        <w:rPr>
          <w:b/>
          <w:bCs/>
          <w:u w:val="single"/>
          <w:rPrChange w:id="242" w:author="Stephen Kissler" w:date="2025-09-05T17:05:00Z" w16du:dateUtc="2025-09-05T23:05:00Z">
            <w:rPr/>
          </w:rPrChange>
        </w:rPr>
        <w:t>Antibiotic prescribing trends</w:t>
      </w:r>
      <w:ins w:id="243" w:author="Nelson, Kristin" w:date="2025-09-04T21:45:00Z" w16du:dateUtc="2025-09-05T01:45:00Z">
        <w:r w:rsidR="002A04FE" w:rsidRPr="00F8182A">
          <w:rPr>
            <w:b/>
            <w:bCs/>
          </w:rPr>
          <w:t>.</w:t>
        </w:r>
      </w:ins>
      <w:r>
        <w:t xml:space="preserve"> Antibiotic resistance is a major threat to global health. Antibiotic resistance is driven principally by antibiotic consumption, motivating the need </w:t>
      </w:r>
      <w:del w:id="244" w:author="Stephen Kissler" w:date="2025-09-05T16:57:00Z" w16du:dateUtc="2025-09-05T22:57:00Z">
        <w:r w:rsidDel="00724143">
          <w:delText>to understand the drivers of antibiotic consumption.</w:delText>
        </w:r>
      </w:del>
      <w:ins w:id="245" w:author="Stephen Kissler" w:date="2025-09-05T16:57:00Z" w16du:dateUtc="2025-09-05T22:57:00Z">
        <w:r w:rsidR="00724143">
          <w:t xml:space="preserve">for antibiotic stewardship. </w:t>
        </w:r>
      </w:ins>
      <w:ins w:id="246" w:author="Stephen Kissler" w:date="2025-09-05T16:58:00Z" w16du:dateUtc="2025-09-05T22:58:00Z">
        <w:r w:rsidR="00724143">
          <w:t xml:space="preserve">The </w:t>
        </w:r>
        <w:r w:rsidR="00E03EA4">
          <w:t xml:space="preserve">dominant </w:t>
        </w:r>
      </w:ins>
      <w:ins w:id="247" w:author="Stephen Kissler" w:date="2025-09-05T17:03:00Z" w16du:dateUtc="2025-09-05T23:03:00Z">
        <w:r w:rsidR="00AA6BC4">
          <w:t xml:space="preserve">strategy for </w:t>
        </w:r>
      </w:ins>
      <w:ins w:id="248" w:author="Stephen Kissler" w:date="2025-09-05T16:58:00Z" w16du:dateUtc="2025-09-05T22:58:00Z">
        <w:r w:rsidR="00E03EA4">
          <w:t>antibiotic stewardship is to reduce inappropriate antibiotic prescribing (</w:t>
        </w:r>
        <w:r w:rsidR="00E03EA4" w:rsidRPr="00F8182A">
          <w:rPr>
            <w:i/>
            <w:iCs/>
          </w:rPr>
          <w:t>e.g.</w:t>
        </w:r>
        <w:r w:rsidR="00E03EA4">
          <w:t xml:space="preserve">, antibiotic prescriptions for non-bacterial infections) </w:t>
        </w:r>
      </w:ins>
      <w:ins w:id="249" w:author="Stephen Kissler" w:date="2025-09-05T17:02:00Z" w16du:dateUtc="2025-09-05T23:02:00Z">
        <w:r w:rsidR="00706431">
          <w:t>by educating</w:t>
        </w:r>
      </w:ins>
      <w:ins w:id="250" w:author="Stephen Kissler" w:date="2025-09-05T16:58:00Z" w16du:dateUtc="2025-09-05T22:58:00Z">
        <w:r w:rsidR="00E03EA4">
          <w:t xml:space="preserve"> physician</w:t>
        </w:r>
      </w:ins>
      <w:ins w:id="251" w:author="Stephen Kissler" w:date="2025-09-05T17:02:00Z" w16du:dateUtc="2025-09-05T23:02:00Z">
        <w:r w:rsidR="00706431">
          <w:t>s</w:t>
        </w:r>
      </w:ins>
      <w:ins w:id="252" w:author="Stephen Kissler" w:date="2025-09-05T16:58:00Z" w16du:dateUtc="2025-09-05T22:58:00Z">
        <w:r w:rsidR="00E03EA4">
          <w:t xml:space="preserve"> </w:t>
        </w:r>
      </w:ins>
      <w:ins w:id="253" w:author="Stephen Kissler" w:date="2025-09-05T17:02:00Z" w16du:dateUtc="2025-09-05T23:02:00Z">
        <w:r w:rsidR="00706431">
          <w:t>and</w:t>
        </w:r>
      </w:ins>
      <w:ins w:id="254" w:author="Stephen Kissler" w:date="2025-09-05T16:58:00Z" w16du:dateUtc="2025-09-05T22:58:00Z">
        <w:r w:rsidR="00E03EA4">
          <w:t xml:space="preserve"> patient</w:t>
        </w:r>
      </w:ins>
      <w:ins w:id="255" w:author="Stephen Kissler" w:date="2025-09-05T17:02:00Z" w16du:dateUtc="2025-09-05T23:02:00Z">
        <w:r w:rsidR="00706431">
          <w:t>s</w:t>
        </w:r>
      </w:ins>
      <w:ins w:id="256" w:author="Stephen Kissler" w:date="2025-09-05T16:58:00Z" w16du:dateUtc="2025-09-05T22:58:00Z">
        <w:r w:rsidR="00E03EA4">
          <w:t xml:space="preserve">. </w:t>
        </w:r>
      </w:ins>
      <w:ins w:id="257" w:author="Stephen Kissler" w:date="2025-09-05T17:01:00Z" w16du:dateUtc="2025-09-05T23:01:00Z">
        <w:r w:rsidR="00EC5395">
          <w:t xml:space="preserve">However, </w:t>
        </w:r>
      </w:ins>
      <w:ins w:id="258" w:author="Stephen Kissler" w:date="2025-09-05T17:03:00Z" w16du:dateUtc="2025-09-05T23:03:00Z">
        <w:r w:rsidR="00AA6BC4">
          <w:t xml:space="preserve">all </w:t>
        </w:r>
      </w:ins>
      <w:ins w:id="259" w:author="Stephen Kissler" w:date="2025-09-05T17:04:00Z" w16du:dateUtc="2025-09-05T23:04:00Z">
        <w:r w:rsidR="0060648E">
          <w:t xml:space="preserve">administered </w:t>
        </w:r>
      </w:ins>
      <w:ins w:id="260" w:author="Stephen Kissler" w:date="2025-09-05T17:03:00Z" w16du:dateUtc="2025-09-05T23:03:00Z">
        <w:r w:rsidR="00AA6BC4">
          <w:lastRenderedPageBreak/>
          <w:t>antibiotics – both appropriate and inapprop</w:t>
        </w:r>
      </w:ins>
      <w:ins w:id="261" w:author="Stephen Kissler" w:date="2025-09-05T17:04:00Z" w16du:dateUtc="2025-09-05T23:04:00Z">
        <w:r w:rsidR="00AA6BC4">
          <w:t xml:space="preserve">riate – </w:t>
        </w:r>
        <w:r w:rsidR="0060648E">
          <w:t xml:space="preserve">can </w:t>
        </w:r>
        <w:r w:rsidR="00AA6BC4">
          <w:t>contribute to resistance</w:t>
        </w:r>
        <w:r w:rsidR="006E534C">
          <w:t xml:space="preserve">, raising the possibility of mitigating resistance by </w:t>
        </w:r>
      </w:ins>
      <w:ins w:id="262" w:author="Stephen Kissler" w:date="2025-09-05T17:05:00Z" w16du:dateUtc="2025-09-05T23:05:00Z">
        <w:r w:rsidR="005D401D">
          <w:t>reducing</w:t>
        </w:r>
      </w:ins>
      <w:ins w:id="263" w:author="Stephen Kissler" w:date="2025-09-05T17:04:00Z" w16du:dateUtc="2025-09-05T23:04:00Z">
        <w:r w:rsidR="009F7809">
          <w:t xml:space="preserve"> </w:t>
        </w:r>
      </w:ins>
      <w:ins w:id="264" w:author="Stephen Kissler" w:date="2025-09-05T17:06:00Z" w16du:dateUtc="2025-09-05T23:06:00Z">
        <w:r w:rsidR="004E34B7">
          <w:t>the total volume of</w:t>
        </w:r>
      </w:ins>
      <w:ins w:id="265" w:author="Stephen Kissler" w:date="2025-09-05T17:04:00Z" w16du:dateUtc="2025-09-05T23:04:00Z">
        <w:r w:rsidR="009F7809">
          <w:t xml:space="preserve"> antibiotic prescribing</w:t>
        </w:r>
      </w:ins>
      <w:ins w:id="266" w:author="Stephen Kissler" w:date="2025-09-05T17:05:00Z" w16du:dateUtc="2025-09-05T23:05:00Z">
        <w:r w:rsidR="005D401D">
          <w:t xml:space="preserve"> through </w:t>
        </w:r>
      </w:ins>
      <w:ins w:id="267" w:author="Stephen Kissler" w:date="2025-09-05T17:06:00Z" w16du:dateUtc="2025-09-05T23:06:00Z">
        <w:r w:rsidR="00F8182A">
          <w:t xml:space="preserve">vaccination or other forms of disease prevention. </w:t>
        </w:r>
      </w:ins>
      <w:ins w:id="268" w:author="Stephen Kissler" w:date="2025-09-05T17:08:00Z" w16du:dateUtc="2025-09-05T23:08:00Z">
        <w:r w:rsidR="00894D15">
          <w:t xml:space="preserve">To </w:t>
        </w:r>
        <w:r w:rsidR="0001702F">
          <w:t>deploy the right vaccines in the right populations to combat antibiotic overuse</w:t>
        </w:r>
      </w:ins>
      <w:ins w:id="269" w:author="Stephen Kissler" w:date="2025-09-05T17:07:00Z" w16du:dateUtc="2025-09-05T23:07:00Z">
        <w:r w:rsidR="00E74A8A">
          <w:t xml:space="preserve">, it is critical to know which </w:t>
        </w:r>
        <w:r w:rsidR="00954DF6">
          <w:t>infe</w:t>
        </w:r>
      </w:ins>
      <w:ins w:id="270" w:author="Stephen Kissler" w:date="2025-09-05T17:08:00Z" w16du:dateUtc="2025-09-05T23:08:00Z">
        <w:r w:rsidR="00954DF6">
          <w:t>ctions</w:t>
        </w:r>
      </w:ins>
      <w:ins w:id="271" w:author="Stephen Kissler" w:date="2025-09-05T17:07:00Z" w16du:dateUtc="2025-09-05T23:07:00Z">
        <w:r w:rsidR="00E74A8A">
          <w:t xml:space="preserve"> </w:t>
        </w:r>
      </w:ins>
      <w:ins w:id="272" w:author="Stephen Kissler" w:date="2025-09-05T17:08:00Z" w16du:dateUtc="2025-09-05T23:08:00Z">
        <w:r w:rsidR="00E1383A">
          <w:t>incur</w:t>
        </w:r>
      </w:ins>
      <w:ins w:id="273" w:author="Stephen Kissler" w:date="2025-09-05T17:07:00Z" w16du:dateUtc="2025-09-05T23:07:00Z">
        <w:r w:rsidR="00E74A8A">
          <w:t xml:space="preserve"> </w:t>
        </w:r>
        <w:r w:rsidR="00FA0136">
          <w:t>the greatest share of antibiotic prescribing</w:t>
        </w:r>
      </w:ins>
      <w:ins w:id="274" w:author="Stephen Kissler" w:date="2025-09-05T17:09:00Z" w16du:dateUtc="2025-09-05T23:09:00Z">
        <w:r w:rsidR="003B28D9">
          <w:t xml:space="preserve"> in which populations. </w:t>
        </w:r>
      </w:ins>
      <w:del w:id="275" w:author="Stephen Kissler" w:date="2025-09-05T16:55:00Z" w16du:dateUtc="2025-09-05T22:55:00Z">
        <w:r w:rsidDel="001F2C0E">
          <w:delText xml:space="preserve"> </w:delText>
        </w:r>
      </w:del>
      <w:del w:id="276" w:author="Stephen Kissler" w:date="2025-09-05T17:09:00Z" w16du:dateUtc="2025-09-05T23:09:00Z">
        <w:r w:rsidDel="00237355">
          <w:delText>Previous efforts in this area have focused on the point of care, assessing the patient- and provider-associated reasons for inappropriate antibiotic prescribing (</w:delText>
        </w:r>
        <w:r w:rsidRPr="00C77E53" w:rsidDel="00237355">
          <w:rPr>
            <w:i/>
            <w:iCs/>
            <w:rPrChange w:id="277" w:author="Stephen Kissler" w:date="2025-09-05T16:54:00Z" w16du:dateUtc="2025-09-05T22:54:00Z">
              <w:rPr/>
            </w:rPrChange>
          </w:rPr>
          <w:delText>e.g.</w:delText>
        </w:r>
        <w:r w:rsidDel="00237355">
          <w:delText xml:space="preserve">, antibiotic prescriptions for non-bacterial infections). Still, even appropriately prescribed antibiotics may contribute to resistance, suggesting that upstream interventions, like infection prevention through vaccination and non-pharmaceutical interventions, may also be an effective way to reduce antibiotic prescribing and associated resistance. To guide such interventions, it is critical to know which medical conditions drive antibiotic prescribing, in which populations, and for what reasons. However, a lack of data linking pharmacy claims, patient-provider encounters, and patient demographic information were a major barrier to gaining these insights. </w:delText>
        </w:r>
      </w:del>
      <w:r>
        <w:t xml:space="preserve">We addressed this challenge by analyzing various high-volume medical insurance claims databases and linking them with epidemiological survey data and demographic information from the Centers for Disease Control and Prevention and the US Census Bureau. </w:t>
      </w:r>
      <w:del w:id="278" w:author="Stephen Kissler" w:date="2025-09-05T17:14:00Z" w16du:dateUtc="2025-09-05T23:14:00Z">
        <w:r w:rsidDel="004D1100">
          <w:delText xml:space="preserve">We </w:delText>
        </w:r>
      </w:del>
      <w:ins w:id="279" w:author="Stephen Kissler" w:date="2025-09-05T17:14:00Z" w16du:dateUtc="2025-09-05T23:14:00Z">
        <w:r w:rsidR="004D1100">
          <w:t>I led statistical analyses that</w:t>
        </w:r>
        <w:r w:rsidR="004D1100">
          <w:t xml:space="preserve"> </w:t>
        </w:r>
      </w:ins>
      <w:r>
        <w:t>found that antibiotic prescribing in the United States is driven principally by respiratory infections in children, and that the volume of antibiotic prescribing closely follows socioeconomic status, such that individuals with barriers to care are less likely to receive antibiotics. This suggests that, alongside over-prescribing in some groups, there may also exist an under-prescribing problem that must be addressed to ensure that interventions aimed at reducing antibiotic prescribing do not divert critical treatments away from populations that already face high barriers to care. Together, these findings indicate that antibiotic stewardship and health equity must be addressed in tandem, and that reducing respiratory infection in children may be an effective, equitable way of reducing antibiotic prescribing and associated resistance.</w:t>
      </w:r>
    </w:p>
    <w:p w14:paraId="55D994CC" w14:textId="77777777" w:rsidR="00B833DC" w:rsidRDefault="00DA37A9">
      <w:pPr>
        <w:pStyle w:val="citationUlliParagraph"/>
        <w:numPr>
          <w:ilvl w:val="1"/>
          <w:numId w:val="4"/>
        </w:numPr>
        <w:ind w:left="750"/>
      </w:pPr>
      <w:r w:rsidRPr="00DA3720">
        <w:rPr>
          <w:b/>
          <w:bCs/>
          <w:rPrChange w:id="280" w:author="Nelson, Kristin" w:date="2025-09-04T21:47:00Z" w16du:dateUtc="2025-09-05T01:47:00Z">
            <w:rPr/>
          </w:rPrChange>
        </w:rPr>
        <w:t>Kissler SM</w:t>
      </w:r>
      <w:r>
        <w:t xml:space="preserve">, Wang B, Mehrotra A, Barnett M, Grad YH. Impact of Respiratory Infection and Chronic Comorbidities on Early Pediatric Antibiotic Dispensing in the United States. Clin Infect Dis. 2023 Feb 8;76(3):382-388. PubMed Central PMCID: PMC9907510. </w:t>
      </w:r>
    </w:p>
    <w:p w14:paraId="172E3E0A" w14:textId="77777777" w:rsidR="00B833DC" w:rsidRDefault="00DA37A9">
      <w:pPr>
        <w:pStyle w:val="citationUlliParagraph"/>
        <w:numPr>
          <w:ilvl w:val="1"/>
          <w:numId w:val="4"/>
        </w:numPr>
        <w:ind w:left="750"/>
      </w:pPr>
      <w:r w:rsidRPr="00DA3720">
        <w:rPr>
          <w:b/>
          <w:bCs/>
          <w:rPrChange w:id="281" w:author="Nelson, Kristin" w:date="2025-09-04T21:47:00Z" w16du:dateUtc="2025-09-05T01:47:00Z">
            <w:rPr/>
          </w:rPrChange>
        </w:rPr>
        <w:t>Kissler SM</w:t>
      </w:r>
      <w:r>
        <w:t xml:space="preserve">, Klevens RM, Barnett ML, Grad YH. Childhood Respiratory Outpatient Visits Correlate With Socioeconomic Status and Drive Geographic Patterns in Antibiotic Prescribing. J Infect Dis. 2021 Jun 15;223(12):2029-2037. PubMed PMID: 33903899. </w:t>
      </w:r>
    </w:p>
    <w:p w14:paraId="640EB6A2" w14:textId="77777777" w:rsidR="00B833DC" w:rsidRDefault="00DA37A9">
      <w:pPr>
        <w:pStyle w:val="citationUlliParagraph"/>
        <w:numPr>
          <w:ilvl w:val="1"/>
          <w:numId w:val="4"/>
        </w:numPr>
        <w:ind w:left="750"/>
        <w:rPr>
          <w:ins w:id="282" w:author="Nelson, Kristin" w:date="2025-09-04T21:49:00Z" w16du:dateUtc="2025-09-05T01:49:00Z"/>
        </w:rPr>
      </w:pPr>
      <w:r w:rsidRPr="00DA3720">
        <w:rPr>
          <w:b/>
          <w:bCs/>
          <w:rPrChange w:id="283" w:author="Nelson, Kristin" w:date="2025-09-04T21:47:00Z" w16du:dateUtc="2025-09-05T01:47:00Z">
            <w:rPr/>
          </w:rPrChange>
        </w:rPr>
        <w:t>Kissler SM</w:t>
      </w:r>
      <w:r>
        <w:t xml:space="preserve">, Klevens RM, Barnett ML, Grad YH. Distinguishing the Roles of Antibiotic Stewardship and Reductions in Outpatient Visits in Generating a 5-Year Decline in Antibiotic Prescribing. Clin Infect Dis. 2021 May 4;72(9):1568-1576. PubMed PMID: 32173727. </w:t>
      </w:r>
    </w:p>
    <w:p w14:paraId="52D0A50E" w14:textId="77777777" w:rsidR="00AF5420" w:rsidRDefault="00AF5420">
      <w:pPr>
        <w:pStyle w:val="citationUlliParagraph"/>
        <w:ind w:left="750"/>
        <w:pPrChange w:id="284" w:author="Nelson, Kristin" w:date="2025-09-05T06:09:00Z" w16du:dateUtc="2025-09-05T10:09:00Z">
          <w:pPr>
            <w:pStyle w:val="citationUlliParagraph"/>
            <w:numPr>
              <w:ilvl w:val="1"/>
              <w:numId w:val="4"/>
            </w:numPr>
            <w:tabs>
              <w:tab w:val="num" w:pos="1440"/>
            </w:tabs>
            <w:ind w:left="750" w:hanging="360"/>
          </w:pPr>
        </w:pPrChange>
      </w:pPr>
    </w:p>
    <w:p w14:paraId="4E853996" w14:textId="77777777" w:rsidR="004C6C0D" w:rsidRPr="00297737" w:rsidRDefault="004C6C0D" w:rsidP="004C6C0D">
      <w:pPr>
        <w:pStyle w:val="citationUlliParagraph"/>
        <w:spacing w:after="0"/>
        <w:rPr>
          <w:ins w:id="285" w:author="Stephen Kissler" w:date="2025-09-05T16:00:00Z" w16du:dateUtc="2025-09-05T22:00:00Z"/>
          <w:b/>
          <w:bCs/>
          <w:lang w:val="en"/>
          <w:rPrChange w:id="286" w:author="Stephen Kissler" w:date="2025-09-05T16:00:00Z" w16du:dateUtc="2025-09-05T22:00:00Z">
            <w:rPr>
              <w:ins w:id="287" w:author="Stephen Kissler" w:date="2025-09-05T16:00:00Z" w16du:dateUtc="2025-09-05T22:00:00Z"/>
              <w:u w:val="single"/>
              <w:lang w:val="en"/>
            </w:rPr>
          </w:rPrChange>
        </w:rPr>
        <w:pPrChange w:id="288" w:author="Stephen Kissler" w:date="2025-09-05T16:00:00Z" w16du:dateUtc="2025-09-05T22:00:00Z">
          <w:pPr>
            <w:pStyle w:val="citationUlliParagraph"/>
            <w:spacing w:after="220"/>
          </w:pPr>
        </w:pPrChange>
      </w:pPr>
      <w:ins w:id="289" w:author="Stephen Kissler" w:date="2025-09-05T16:00:00Z" w16du:dateUtc="2025-09-05T22:00:00Z">
        <w:r w:rsidRPr="00297737">
          <w:rPr>
            <w:b/>
            <w:bCs/>
            <w:lang w:val="en"/>
            <w:rPrChange w:id="290" w:author="Stephen Kissler" w:date="2025-09-05T16:00:00Z" w16du:dateUtc="2025-09-05T22:00:00Z">
              <w:rPr>
                <w:u w:val="single"/>
                <w:lang w:val="en"/>
              </w:rPr>
            </w:rPrChange>
          </w:rPr>
          <w:t>Complete List of Published Work in My Bibliography:</w:t>
        </w:r>
      </w:ins>
    </w:p>
    <w:p w14:paraId="27FB823A" w14:textId="1A5DEF7B" w:rsidR="004C6C0D" w:rsidRPr="004C6C0D" w:rsidRDefault="004C6C0D">
      <w:pPr>
        <w:pStyle w:val="citationUlliParagraph"/>
        <w:spacing w:after="220"/>
        <w:rPr>
          <w:u w:val="single"/>
          <w:lang w:val="en"/>
          <w:rPrChange w:id="291" w:author="Stephen Kissler" w:date="2025-09-05T16:00:00Z" w16du:dateUtc="2025-09-05T22:00:00Z">
            <w:rPr/>
          </w:rPrChange>
        </w:rPr>
        <w:pPrChange w:id="292" w:author="Nelson, Kristin" w:date="2025-09-04T21:42:00Z" w16du:dateUtc="2025-09-05T01:42:00Z">
          <w:pPr>
            <w:pStyle w:val="citationUlliParagraph"/>
            <w:numPr>
              <w:ilvl w:val="1"/>
              <w:numId w:val="6"/>
            </w:numPr>
            <w:tabs>
              <w:tab w:val="num" w:pos="1440"/>
            </w:tabs>
            <w:spacing w:after="220"/>
            <w:ind w:left="750" w:hanging="360"/>
          </w:pPr>
        </w:pPrChange>
      </w:pPr>
      <w:ins w:id="293" w:author="Stephen Kissler" w:date="2025-09-05T16:00:00Z" w16du:dateUtc="2025-09-05T22:00:00Z">
        <w:r>
          <w:fldChar w:fldCharType="begin"/>
        </w:r>
        <w:r>
          <w:instrText>HYPERLINK "</w:instrText>
        </w:r>
      </w:ins>
      <w:ins w:id="294" w:author="Stephen Kissler" w:date="2025-09-05T16:00:00Z">
        <w:r w:rsidRPr="004C6C0D">
          <w:rPr>
            <w:rPrChange w:id="295" w:author="Stephen Kissler" w:date="2025-09-05T16:00:00Z" w16du:dateUtc="2025-09-05T22:00:00Z">
              <w:rPr>
                <w:rStyle w:val="Hyperlink"/>
              </w:rPr>
            </w:rPrChange>
          </w:rPr>
          <w:instrText>https://www.ncbi.nlm.nih.gov/myncbi/stephen.kissler.2/bibliography/public/</w:instrText>
        </w:r>
      </w:ins>
      <w:ins w:id="296" w:author="Stephen Kissler" w:date="2025-09-05T16:00:00Z" w16du:dateUtc="2025-09-05T22:00:00Z">
        <w:r>
          <w:instrText>"</w:instrText>
        </w:r>
        <w:r>
          <w:fldChar w:fldCharType="separate"/>
        </w:r>
      </w:ins>
      <w:ins w:id="297" w:author="Stephen Kissler" w:date="2025-09-05T16:00:00Z">
        <w:r w:rsidRPr="004C6C0D">
          <w:rPr>
            <w:rStyle w:val="Hyperlink"/>
          </w:rPr>
          <w:t>https://www.ncbi.nlm.nih.gov/myncbi/stephen.kissler.2/bibliography/public/</w:t>
        </w:r>
      </w:ins>
      <w:ins w:id="298" w:author="Stephen Kissler" w:date="2025-09-05T16:00:00Z" w16du:dateUtc="2025-09-05T22:00:00Z">
        <w:r>
          <w:fldChar w:fldCharType="end"/>
        </w:r>
      </w:ins>
    </w:p>
    <w:sectPr w:rsidR="004C6C0D" w:rsidRPr="004C6C0D">
      <w:pgSz w:w="12240" w:h="15840"/>
      <w:pgMar w:top="720" w:right="720" w:bottom="720"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lson, Kristin" w:date="2025-09-05T06:08:00Z" w:initials="NK">
    <w:p w14:paraId="56DC10CC" w14:textId="77777777" w:rsidR="009757F3" w:rsidRDefault="009757F3" w:rsidP="009757F3">
      <w:r>
        <w:rPr>
          <w:rStyle w:val="CommentReference"/>
        </w:rPr>
        <w:annotationRef/>
      </w:r>
      <w:r>
        <w:rPr>
          <w:sz w:val="20"/>
          <w:szCs w:val="20"/>
        </w:rPr>
        <w:t>Guidance on this section from NIH (so you don't need to look it up!):</w:t>
      </w:r>
    </w:p>
    <w:p w14:paraId="537D5726" w14:textId="77777777" w:rsidR="009757F3" w:rsidRDefault="009757F3" w:rsidP="009757F3"/>
    <w:p w14:paraId="0A851C02" w14:textId="77777777" w:rsidR="009757F3" w:rsidRDefault="009757F3" w:rsidP="009757F3">
      <w:r>
        <w:rPr>
          <w:sz w:val="20"/>
          <w:szCs w:val="20"/>
        </w:rPr>
        <w:t>Briefly describe why you are well-suited for your role(s) in this project. Relevant factors may include: aspects of your training; your previous experimental work on this specific topic or related topics; your technical expertise; your collaborators or scientific environment; and/or your past performance in this or related fields, including ongoing and completed research projects from the past three years that you want to draw attention to (previously captured under Section D. Research Support).</w:t>
      </w:r>
    </w:p>
    <w:p w14:paraId="2F902BFB" w14:textId="77777777" w:rsidR="009757F3" w:rsidRDefault="009757F3" w:rsidP="009757F3"/>
    <w:p w14:paraId="48F3F8F3" w14:textId="77777777" w:rsidR="009757F3" w:rsidRDefault="009757F3" w:rsidP="009757F3">
      <w:r>
        <w:rPr>
          <w:sz w:val="20"/>
          <w:szCs w:val="20"/>
        </w:rPr>
        <w:t>You may cite up to four publications or research products that highlight your experience and qualifications for this project. Research products can include, but are not limited to, audio or video products; conference proceedings such as meeting abstracts, posters, or other presentations; patents; data and research materials; databases; educational aids or curricula; instruments or equipment; models; protocols; and software or netware. Use of hyperlinks and URLs to cite these items is not allowed.</w:t>
      </w:r>
    </w:p>
    <w:p w14:paraId="52A26807" w14:textId="77777777" w:rsidR="009757F3" w:rsidRDefault="009757F3" w:rsidP="009757F3"/>
    <w:p w14:paraId="3B7DC802" w14:textId="77777777" w:rsidR="009757F3" w:rsidRDefault="009757F3" w:rsidP="009757F3">
      <w:r>
        <w:rPr>
          <w:sz w:val="20"/>
          <w:szCs w:val="20"/>
        </w:rPr>
        <w:t>You are allowed to cite interim research products.</w:t>
      </w:r>
    </w:p>
    <w:p w14:paraId="636ECB0B" w14:textId="77777777" w:rsidR="009757F3" w:rsidRDefault="009757F3" w:rsidP="009757F3"/>
    <w:p w14:paraId="5C754AEF" w14:textId="77777777" w:rsidR="009757F3" w:rsidRDefault="009757F3" w:rsidP="009757F3">
      <w:hyperlink r:id="rId1" w:anchor="Instructions" w:history="1">
        <w:r w:rsidRPr="004E0D45">
          <w:rPr>
            <w:rStyle w:val="Hyperlink"/>
            <w:sz w:val="20"/>
            <w:szCs w:val="20"/>
          </w:rPr>
          <w:t>https://grants.nih.gov/grants/how-to-apply-application-guide/forms-i/general/g.240-r&amp;r-seniorkey-person-profile-(expanded)-form.htm#Instructions</w:t>
        </w:r>
      </w:hyperlink>
    </w:p>
  </w:comment>
  <w:comment w:id="45" w:author="Nelson, Kristin" w:date="2025-09-04T21:59:00Z" w:initials="NK">
    <w:p w14:paraId="024854A7" w14:textId="6A9758DC" w:rsidR="000C710E" w:rsidRDefault="000C710E" w:rsidP="000C710E">
      <w:r>
        <w:rPr>
          <w:rStyle w:val="CommentReference"/>
        </w:rPr>
        <w:annotationRef/>
      </w:r>
      <w:r>
        <w:rPr>
          <w:sz w:val="20"/>
          <w:szCs w:val="20"/>
        </w:rPr>
        <w:t>@Stephen - no need to name any grants, but this format allow s you to include any if they are relevant.</w:t>
      </w:r>
    </w:p>
  </w:comment>
  <w:comment w:id="61" w:author="Nelson, Kristin" w:date="2025-09-04T21:58:00Z" w:initials="NK">
    <w:p w14:paraId="1FB399EF" w14:textId="0F22137B" w:rsidR="00DA6F1A" w:rsidRDefault="00DA6F1A" w:rsidP="00DA6F1A">
      <w:r>
        <w:rPr>
          <w:rStyle w:val="CommentReference"/>
        </w:rPr>
        <w:annotationRef/>
      </w:r>
      <w:r>
        <w:rPr>
          <w:sz w:val="20"/>
          <w:szCs w:val="20"/>
        </w:rPr>
        <w:t xml:space="preserve">@Stephen - is this peer reviewed? Just want to confirm that it confirms to NIH rules about what can be included in a Biosketch. </w:t>
      </w:r>
    </w:p>
  </w:comment>
  <w:comment w:id="64" w:author="Stephen Kissler" w:date="2025-09-05T15:53:00Z" w:initials="SK">
    <w:p w14:paraId="0906D8E5" w14:textId="77777777" w:rsidR="00C61008" w:rsidRDefault="00C61008" w:rsidP="00C61008">
      <w:r>
        <w:rPr>
          <w:rStyle w:val="CommentReference"/>
        </w:rPr>
        <w:annotationRef/>
      </w:r>
      <w:r>
        <w:rPr>
          <w:sz w:val="20"/>
          <w:szCs w:val="20"/>
        </w:rPr>
        <w:t xml:space="preserve">Yep, this is peer reviewed! I've replaced with an updated citation. </w:t>
      </w:r>
    </w:p>
  </w:comment>
  <w:comment w:id="72" w:author="Nelson, Kristin" w:date="2025-09-05T06:12:00Z" w:initials="NK">
    <w:p w14:paraId="6DB39EE3" w14:textId="037AB81D" w:rsidR="007F24F3" w:rsidRDefault="007E7535" w:rsidP="007F24F3">
      <w:r>
        <w:rPr>
          <w:rStyle w:val="CommentReference"/>
        </w:rPr>
        <w:annotationRef/>
      </w:r>
      <w:r w:rsidR="007F24F3">
        <w:rPr>
          <w:sz w:val="20"/>
          <w:szCs w:val="20"/>
        </w:rPr>
        <w:t>@Stephen - these look great. It's pretty obvious since you're first-author, but could you add a very brief description of your 'role' in these products for each section?</w:t>
      </w:r>
    </w:p>
    <w:p w14:paraId="1EE34F8C" w14:textId="77777777" w:rsidR="007F24F3" w:rsidRDefault="007F24F3" w:rsidP="007F24F3"/>
    <w:p w14:paraId="116F62B0" w14:textId="77777777" w:rsidR="007F24F3" w:rsidRDefault="007F24F3" w:rsidP="007F24F3">
      <w:r>
        <w:rPr>
          <w:sz w:val="20"/>
          <w:szCs w:val="20"/>
        </w:rPr>
        <w:t>From biosketch guidance:</w:t>
      </w:r>
    </w:p>
    <w:p w14:paraId="7929AF95" w14:textId="77777777" w:rsidR="007F24F3" w:rsidRDefault="007F24F3" w:rsidP="007F24F3"/>
    <w:p w14:paraId="4F41E96E" w14:textId="77777777" w:rsidR="007F24F3" w:rsidRDefault="007F24F3" w:rsidP="007F24F3">
      <w:r>
        <w:rPr>
          <w:sz w:val="20"/>
          <w:szCs w:val="20"/>
        </w:rPr>
        <w:t>For each contribution, indicate the following:</w:t>
      </w:r>
    </w:p>
    <w:p w14:paraId="2EA4F602" w14:textId="77777777" w:rsidR="007F24F3" w:rsidRDefault="007F24F3" w:rsidP="007F24F3"/>
    <w:p w14:paraId="097E646D" w14:textId="77777777" w:rsidR="007F24F3" w:rsidRDefault="007F24F3" w:rsidP="007F24F3">
      <w:r>
        <w:rPr>
          <w:sz w:val="20"/>
          <w:szCs w:val="20"/>
        </w:rPr>
        <w:t>the historical background that frames the scientific problem;</w:t>
      </w:r>
    </w:p>
    <w:p w14:paraId="50DF57D4" w14:textId="77777777" w:rsidR="007F24F3" w:rsidRDefault="007F24F3" w:rsidP="007F24F3">
      <w:r>
        <w:rPr>
          <w:sz w:val="20"/>
          <w:szCs w:val="20"/>
        </w:rPr>
        <w:t>the central finding(s);</w:t>
      </w:r>
    </w:p>
    <w:p w14:paraId="23393CA1" w14:textId="77777777" w:rsidR="007F24F3" w:rsidRDefault="007F24F3" w:rsidP="007F24F3">
      <w:r>
        <w:rPr>
          <w:sz w:val="20"/>
          <w:szCs w:val="20"/>
        </w:rPr>
        <w:t>the influence of the finding(s) on the progress of science or the application of those finding(s) to health or technology; and</w:t>
      </w:r>
    </w:p>
    <w:p w14:paraId="65D7B372" w14:textId="77777777" w:rsidR="007F24F3" w:rsidRDefault="007F24F3" w:rsidP="007F24F3">
      <w:r>
        <w:rPr>
          <w:sz w:val="20"/>
          <w:szCs w:val="20"/>
        </w:rPr>
        <w:t>your specific role in the described work.</w:t>
      </w:r>
    </w:p>
    <w:p w14:paraId="1F0BF6C8" w14:textId="77777777" w:rsidR="007F24F3" w:rsidRDefault="007F24F3" w:rsidP="007F24F3">
      <w:r>
        <w:rPr>
          <w:sz w:val="20"/>
          <w:szCs w:val="20"/>
        </w:rPr>
        <w:t>Figures, tables, or graphics are not allowed.</w:t>
      </w:r>
    </w:p>
    <w:p w14:paraId="468B2D7E" w14:textId="77777777" w:rsidR="007F24F3" w:rsidRDefault="007F24F3" w:rsidP="007F24F3">
      <w:r>
        <w:rPr>
          <w:sz w:val="20"/>
          <w:szCs w:val="20"/>
        </w:rPr>
        <w:t>For each contribution, you may cite up to four publications or research products that are relevant to the contribution. If you are not the author of the product, indicate what your role or contribution was. Note that while you may mention manuscripts that have not yet been accepted for publication as part of your contribution, you may cite only published papers to support each contribution. Research products can include audio or video products (see the NIH Grants Policy Statement, Section 2.3.7.7: Post-Submission Grant Application Materials); conference proceedings such as meeting abstracts, posters, or other presentations; patents; data and research materials; databases; educational aids or curricula; instruments or equipment; models; protocols; and software or netware. Use of hyperlinks and URLs to cite these items is not allowed.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754AEF" w15:done="0"/>
  <w15:commentEx w15:paraId="024854A7" w15:done="0"/>
  <w15:commentEx w15:paraId="1FB399EF" w15:done="0"/>
  <w15:commentEx w15:paraId="0906D8E5" w15:done="0"/>
  <w15:commentEx w15:paraId="468B2D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335E6A" w16cex:dateUtc="2025-09-05T10:08:00Z"/>
  <w16cex:commentExtensible w16cex:durableId="2AB55A7B" w16cex:dateUtc="2025-09-05T01:59:00Z">
    <w16cex:extLst>
      <w16:ext w16:uri="{CE6994B0-6A32-4C9F-8C6B-6E91EDA988CE}">
        <cr:reactions xmlns:cr="http://schemas.microsoft.com/office/comments/2020/reactions">
          <cr:reaction reactionType="1">
            <cr:reactionInfo dateUtc="2025-09-05T22:13:09Z">
              <cr:user userId="S::kisslers@colorado.edu::21cf5d96-5f6d-43cf-a686-d63159aa76a2" userProvider="AD" userName="Stephen Kissler"/>
            </cr:reactionInfo>
          </cr:reaction>
        </cr:reactions>
      </w16:ext>
    </w16cex:extLst>
  </w16cex:commentExtensible>
  <w16cex:commentExtensible w16cex:durableId="748456D6" w16cex:dateUtc="2025-09-05T01:58:00Z"/>
  <w16cex:commentExtensible w16cex:durableId="17B48AED" w16cex:dateUtc="2025-09-05T21:53:00Z"/>
  <w16cex:commentExtensible w16cex:durableId="1B8E8A4E" w16cex:dateUtc="2025-09-05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754AEF" w16cid:durableId="0C335E6A"/>
  <w16cid:commentId w16cid:paraId="024854A7" w16cid:durableId="2AB55A7B"/>
  <w16cid:commentId w16cid:paraId="1FB399EF" w16cid:durableId="748456D6"/>
  <w16cid:commentId w16cid:paraId="0906D8E5" w16cid:durableId="17B48AED"/>
  <w16cid:commentId w16cid:paraId="468B2D7E" w16cid:durableId="1B8E8A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64442842">
    <w:abstractNumId w:val="0"/>
  </w:num>
  <w:num w:numId="2" w16cid:durableId="465582286">
    <w:abstractNumId w:val="1"/>
  </w:num>
  <w:num w:numId="3" w16cid:durableId="1088961554">
    <w:abstractNumId w:val="2"/>
  </w:num>
  <w:num w:numId="4" w16cid:durableId="1963227416">
    <w:abstractNumId w:val="3"/>
  </w:num>
  <w:num w:numId="5" w16cid:durableId="1876893278">
    <w:abstractNumId w:val="4"/>
  </w:num>
  <w:num w:numId="6" w16cid:durableId="2170182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son, Kristin">
    <w15:presenceInfo w15:providerId="AD" w15:userId="S::KNBRATT@emory.edu::11414341-679b-4108-afbd-fad5de242f20"/>
  </w15:person>
  <w15:person w15:author="Stephen Kissler">
    <w15:presenceInfo w15:providerId="AD" w15:userId="S::kisslers@colorado.edu::21cf5d96-5f6d-43cf-a686-d63159aa76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3DC"/>
    <w:rsid w:val="0001702F"/>
    <w:rsid w:val="000311AC"/>
    <w:rsid w:val="00043415"/>
    <w:rsid w:val="000456D0"/>
    <w:rsid w:val="0005442A"/>
    <w:rsid w:val="0005722A"/>
    <w:rsid w:val="0007056C"/>
    <w:rsid w:val="0007192E"/>
    <w:rsid w:val="000B578A"/>
    <w:rsid w:val="000C06FB"/>
    <w:rsid w:val="000C710E"/>
    <w:rsid w:val="00101AE0"/>
    <w:rsid w:val="001512F5"/>
    <w:rsid w:val="00156594"/>
    <w:rsid w:val="001605D6"/>
    <w:rsid w:val="00177416"/>
    <w:rsid w:val="00182C6D"/>
    <w:rsid w:val="001C7B4B"/>
    <w:rsid w:val="001F2C0E"/>
    <w:rsid w:val="00207227"/>
    <w:rsid w:val="002127C1"/>
    <w:rsid w:val="002129D6"/>
    <w:rsid w:val="00236CA2"/>
    <w:rsid w:val="00237355"/>
    <w:rsid w:val="0024706B"/>
    <w:rsid w:val="00255BF0"/>
    <w:rsid w:val="00261495"/>
    <w:rsid w:val="00280523"/>
    <w:rsid w:val="00296CC9"/>
    <w:rsid w:val="00297737"/>
    <w:rsid w:val="002A04FE"/>
    <w:rsid w:val="002B361A"/>
    <w:rsid w:val="00303A73"/>
    <w:rsid w:val="0030496B"/>
    <w:rsid w:val="003077F0"/>
    <w:rsid w:val="003245B1"/>
    <w:rsid w:val="0035391C"/>
    <w:rsid w:val="00362F4D"/>
    <w:rsid w:val="003630A8"/>
    <w:rsid w:val="003A0FAF"/>
    <w:rsid w:val="003B28D9"/>
    <w:rsid w:val="00402056"/>
    <w:rsid w:val="00406A11"/>
    <w:rsid w:val="004116BA"/>
    <w:rsid w:val="0041398B"/>
    <w:rsid w:val="00415862"/>
    <w:rsid w:val="00426A26"/>
    <w:rsid w:val="004464B4"/>
    <w:rsid w:val="00446A1C"/>
    <w:rsid w:val="00446F1D"/>
    <w:rsid w:val="004971B3"/>
    <w:rsid w:val="004C2297"/>
    <w:rsid w:val="004C2658"/>
    <w:rsid w:val="004C3129"/>
    <w:rsid w:val="004C6C0D"/>
    <w:rsid w:val="004D1100"/>
    <w:rsid w:val="004E34B7"/>
    <w:rsid w:val="00500ADC"/>
    <w:rsid w:val="00524051"/>
    <w:rsid w:val="00541784"/>
    <w:rsid w:val="00541FC3"/>
    <w:rsid w:val="005521E6"/>
    <w:rsid w:val="005707B7"/>
    <w:rsid w:val="00592316"/>
    <w:rsid w:val="005A2F28"/>
    <w:rsid w:val="005A3386"/>
    <w:rsid w:val="005C2D57"/>
    <w:rsid w:val="005C4935"/>
    <w:rsid w:val="005D401D"/>
    <w:rsid w:val="005E6334"/>
    <w:rsid w:val="00600DE7"/>
    <w:rsid w:val="0060648E"/>
    <w:rsid w:val="006158B9"/>
    <w:rsid w:val="006279BB"/>
    <w:rsid w:val="00634CA1"/>
    <w:rsid w:val="006635D7"/>
    <w:rsid w:val="006949EC"/>
    <w:rsid w:val="0069618E"/>
    <w:rsid w:val="006B50AC"/>
    <w:rsid w:val="006E534C"/>
    <w:rsid w:val="006E66C5"/>
    <w:rsid w:val="00706431"/>
    <w:rsid w:val="00710191"/>
    <w:rsid w:val="007229EE"/>
    <w:rsid w:val="00724143"/>
    <w:rsid w:val="007259DA"/>
    <w:rsid w:val="00746D32"/>
    <w:rsid w:val="007565EF"/>
    <w:rsid w:val="00773A86"/>
    <w:rsid w:val="00781450"/>
    <w:rsid w:val="00794A2A"/>
    <w:rsid w:val="00797733"/>
    <w:rsid w:val="007A40F4"/>
    <w:rsid w:val="007E1782"/>
    <w:rsid w:val="007E7535"/>
    <w:rsid w:val="007F24F3"/>
    <w:rsid w:val="007F30EF"/>
    <w:rsid w:val="00801DD3"/>
    <w:rsid w:val="008053A4"/>
    <w:rsid w:val="0080706C"/>
    <w:rsid w:val="00811A98"/>
    <w:rsid w:val="008121D3"/>
    <w:rsid w:val="008165C7"/>
    <w:rsid w:val="008175F4"/>
    <w:rsid w:val="00894D15"/>
    <w:rsid w:val="00895261"/>
    <w:rsid w:val="008976A8"/>
    <w:rsid w:val="00900132"/>
    <w:rsid w:val="00913002"/>
    <w:rsid w:val="00916ACD"/>
    <w:rsid w:val="009258FC"/>
    <w:rsid w:val="009360E4"/>
    <w:rsid w:val="00950E88"/>
    <w:rsid w:val="00954DF6"/>
    <w:rsid w:val="00966D4C"/>
    <w:rsid w:val="00967009"/>
    <w:rsid w:val="0097072C"/>
    <w:rsid w:val="00970DE1"/>
    <w:rsid w:val="009757F3"/>
    <w:rsid w:val="009A6955"/>
    <w:rsid w:val="009B66B8"/>
    <w:rsid w:val="009D0A12"/>
    <w:rsid w:val="009F15B3"/>
    <w:rsid w:val="009F7809"/>
    <w:rsid w:val="00A17CA5"/>
    <w:rsid w:val="00A526A0"/>
    <w:rsid w:val="00A85EBA"/>
    <w:rsid w:val="00A942EC"/>
    <w:rsid w:val="00AA2087"/>
    <w:rsid w:val="00AA6696"/>
    <w:rsid w:val="00AA6BC4"/>
    <w:rsid w:val="00AC3F03"/>
    <w:rsid w:val="00AF1F19"/>
    <w:rsid w:val="00AF49D8"/>
    <w:rsid w:val="00AF5004"/>
    <w:rsid w:val="00AF5420"/>
    <w:rsid w:val="00AF60B2"/>
    <w:rsid w:val="00B57E0C"/>
    <w:rsid w:val="00B627BC"/>
    <w:rsid w:val="00B63907"/>
    <w:rsid w:val="00B75BE8"/>
    <w:rsid w:val="00B833DC"/>
    <w:rsid w:val="00B87256"/>
    <w:rsid w:val="00B960B6"/>
    <w:rsid w:val="00B9753F"/>
    <w:rsid w:val="00BA6A20"/>
    <w:rsid w:val="00BD094D"/>
    <w:rsid w:val="00BD2147"/>
    <w:rsid w:val="00C01EC4"/>
    <w:rsid w:val="00C02457"/>
    <w:rsid w:val="00C17BB8"/>
    <w:rsid w:val="00C3455A"/>
    <w:rsid w:val="00C4768D"/>
    <w:rsid w:val="00C502D7"/>
    <w:rsid w:val="00C55358"/>
    <w:rsid w:val="00C61008"/>
    <w:rsid w:val="00C67CF8"/>
    <w:rsid w:val="00C70D8D"/>
    <w:rsid w:val="00C73F12"/>
    <w:rsid w:val="00C750BC"/>
    <w:rsid w:val="00C77E53"/>
    <w:rsid w:val="00C80938"/>
    <w:rsid w:val="00C919F3"/>
    <w:rsid w:val="00CD006A"/>
    <w:rsid w:val="00CE45E5"/>
    <w:rsid w:val="00CF227C"/>
    <w:rsid w:val="00CF2F17"/>
    <w:rsid w:val="00CF68CC"/>
    <w:rsid w:val="00D63EDE"/>
    <w:rsid w:val="00D87C30"/>
    <w:rsid w:val="00D9462B"/>
    <w:rsid w:val="00DA3720"/>
    <w:rsid w:val="00DA37A9"/>
    <w:rsid w:val="00DA6F1A"/>
    <w:rsid w:val="00DB5A08"/>
    <w:rsid w:val="00DE5226"/>
    <w:rsid w:val="00DE7DBE"/>
    <w:rsid w:val="00E03EA4"/>
    <w:rsid w:val="00E07630"/>
    <w:rsid w:val="00E1383A"/>
    <w:rsid w:val="00E20650"/>
    <w:rsid w:val="00E35F3F"/>
    <w:rsid w:val="00E46AD6"/>
    <w:rsid w:val="00E51E23"/>
    <w:rsid w:val="00E616FF"/>
    <w:rsid w:val="00E74A8A"/>
    <w:rsid w:val="00EB4FF2"/>
    <w:rsid w:val="00EB7133"/>
    <w:rsid w:val="00EC5395"/>
    <w:rsid w:val="00F41769"/>
    <w:rsid w:val="00F42972"/>
    <w:rsid w:val="00F42CEF"/>
    <w:rsid w:val="00F45B62"/>
    <w:rsid w:val="00F461D8"/>
    <w:rsid w:val="00F8182A"/>
    <w:rsid w:val="00F86C73"/>
    <w:rsid w:val="00F97CEF"/>
    <w:rsid w:val="00FA0136"/>
    <w:rsid w:val="00FA7877"/>
    <w:rsid w:val="00FA7EBB"/>
    <w:rsid w:val="00FB14AC"/>
    <w:rsid w:val="00FB2B2B"/>
    <w:rsid w:val="00FC7D80"/>
    <w:rsid w:val="00FD7862"/>
    <w:rsid w:val="00FE5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9D67"/>
  <w15:docId w15:val="{D6F05FCB-E40F-EA46-8B1B-1D18C998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rFonts w:ascii="Arial" w:eastAsia="Arial" w:hAnsi="Arial" w:cs="Arial"/>
      <w:sz w:val="22"/>
      <w:szCs w:val="22"/>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2"/>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20" w:after="3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keheader">
    <w:name w:val="likeheader"/>
    <w:basedOn w:val="Normal"/>
    <w:pPr>
      <w:jc w:val="right"/>
    </w:pPr>
    <w:rPr>
      <w:sz w:val="16"/>
      <w:szCs w:val="16"/>
    </w:rPr>
  </w:style>
  <w:style w:type="paragraph" w:customStyle="1" w:styleId="h3center">
    <w:name w:val="h3_center"/>
    <w:basedOn w:val="Heading3"/>
    <w:pPr>
      <w:jc w:val="center"/>
    </w:pPr>
  </w:style>
  <w:style w:type="paragraph" w:customStyle="1" w:styleId="sectionDescription">
    <w:name w:val="sectionDescription"/>
    <w:basedOn w:val="Normal"/>
    <w:pPr>
      <w:spacing w:after="75"/>
    </w:pPr>
    <w:rPr>
      <w:sz w:val="16"/>
      <w:szCs w:val="16"/>
    </w:rPr>
  </w:style>
  <w:style w:type="table" w:customStyle="1" w:styleId="table">
    <w:name w:val="table"/>
    <w:tblPr>
      <w:tblCellMar>
        <w:top w:w="0" w:type="dxa"/>
        <w:left w:w="0" w:type="dxa"/>
        <w:bottom w:w="0" w:type="dxa"/>
        <w:right w:w="0" w:type="dxa"/>
      </w:tblCellMar>
    </w:tblPr>
  </w:style>
  <w:style w:type="paragraph" w:customStyle="1" w:styleId="sectionEducationsectionHeader">
    <w:name w:val="sectionEducation_sectionHeader"/>
    <w:basedOn w:val="Normal"/>
    <w:pPr>
      <w:pBdr>
        <w:top w:val="nil"/>
        <w:left w:val="nil"/>
        <w:bottom w:val="nil"/>
        <w:right w:val="nil"/>
      </w:pBdr>
    </w:pPr>
  </w:style>
  <w:style w:type="paragraph" w:customStyle="1" w:styleId="annotation">
    <w:name w:val="annotation"/>
    <w:basedOn w:val="Normal"/>
  </w:style>
  <w:style w:type="character" w:customStyle="1" w:styleId="citationUlli">
    <w:name w:val="citationUl_li"/>
    <w:basedOn w:val="DefaultParagraphFont"/>
    <w:rPr>
      <w:bdr w:val="nil"/>
    </w:rPr>
  </w:style>
  <w:style w:type="paragraph" w:customStyle="1" w:styleId="citationUlliParagraph">
    <w:name w:val="citationUl_li Paragraph"/>
    <w:basedOn w:val="Normal"/>
    <w:pPr>
      <w:spacing w:after="75"/>
    </w:pPr>
  </w:style>
  <w:style w:type="paragraph" w:customStyle="1" w:styleId="h3underline">
    <w:name w:val="h3_underline"/>
    <w:basedOn w:val="Heading3"/>
    <w:rPr>
      <w:u w:val="single"/>
    </w:rPr>
  </w:style>
  <w:style w:type="paragraph" w:styleId="Revision">
    <w:name w:val="Revision"/>
    <w:hidden/>
    <w:uiPriority w:val="99"/>
    <w:semiHidden/>
    <w:rsid w:val="00D9462B"/>
    <w:rPr>
      <w:rFonts w:ascii="Arial" w:eastAsia="Arial" w:hAnsi="Arial" w:cs="Arial"/>
      <w:sz w:val="22"/>
      <w:szCs w:val="22"/>
      <w:bdr w:val="nil"/>
    </w:rPr>
  </w:style>
  <w:style w:type="character" w:styleId="CommentReference">
    <w:name w:val="annotation reference"/>
    <w:basedOn w:val="DefaultParagraphFont"/>
    <w:uiPriority w:val="99"/>
    <w:semiHidden/>
    <w:unhideWhenUsed/>
    <w:rsid w:val="00DA6F1A"/>
    <w:rPr>
      <w:sz w:val="16"/>
      <w:szCs w:val="16"/>
    </w:rPr>
  </w:style>
  <w:style w:type="paragraph" w:styleId="CommentText">
    <w:name w:val="annotation text"/>
    <w:basedOn w:val="Normal"/>
    <w:link w:val="CommentTextChar"/>
    <w:uiPriority w:val="99"/>
    <w:semiHidden/>
    <w:unhideWhenUsed/>
    <w:rsid w:val="00DA6F1A"/>
    <w:rPr>
      <w:sz w:val="20"/>
      <w:szCs w:val="20"/>
    </w:rPr>
  </w:style>
  <w:style w:type="character" w:customStyle="1" w:styleId="CommentTextChar">
    <w:name w:val="Comment Text Char"/>
    <w:basedOn w:val="DefaultParagraphFont"/>
    <w:link w:val="CommentText"/>
    <w:uiPriority w:val="99"/>
    <w:semiHidden/>
    <w:rsid w:val="00DA6F1A"/>
    <w:rPr>
      <w:rFonts w:ascii="Arial" w:eastAsia="Arial" w:hAnsi="Arial" w:cs="Arial"/>
      <w:bdr w:val="nil"/>
    </w:rPr>
  </w:style>
  <w:style w:type="paragraph" w:styleId="CommentSubject">
    <w:name w:val="annotation subject"/>
    <w:basedOn w:val="CommentText"/>
    <w:next w:val="CommentText"/>
    <w:link w:val="CommentSubjectChar"/>
    <w:uiPriority w:val="99"/>
    <w:semiHidden/>
    <w:unhideWhenUsed/>
    <w:rsid w:val="00DA6F1A"/>
    <w:rPr>
      <w:b/>
      <w:bCs/>
    </w:rPr>
  </w:style>
  <w:style w:type="character" w:customStyle="1" w:styleId="CommentSubjectChar">
    <w:name w:val="Comment Subject Char"/>
    <w:basedOn w:val="CommentTextChar"/>
    <w:link w:val="CommentSubject"/>
    <w:uiPriority w:val="99"/>
    <w:semiHidden/>
    <w:rsid w:val="00DA6F1A"/>
    <w:rPr>
      <w:rFonts w:ascii="Arial" w:eastAsia="Arial" w:hAnsi="Arial" w:cs="Arial"/>
      <w:b/>
      <w:bCs/>
      <w:bdr w:val="nil"/>
    </w:rPr>
  </w:style>
  <w:style w:type="character" w:styleId="Hyperlink">
    <w:name w:val="Hyperlink"/>
    <w:basedOn w:val="DefaultParagraphFont"/>
    <w:uiPriority w:val="99"/>
    <w:unhideWhenUsed/>
    <w:rsid w:val="009757F3"/>
    <w:rPr>
      <w:color w:val="467886" w:themeColor="hyperlink"/>
      <w:u w:val="single"/>
    </w:rPr>
  </w:style>
  <w:style w:type="character" w:styleId="UnresolvedMention">
    <w:name w:val="Unresolved Mention"/>
    <w:basedOn w:val="DefaultParagraphFont"/>
    <w:uiPriority w:val="99"/>
    <w:semiHidden/>
    <w:unhideWhenUsed/>
    <w:rsid w:val="00975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grants.nih.gov/grants/how-to-apply-application-guide/forms-i/general/g.240-r&amp;r-seniorkey-person-profile-(expanded)-form.htm"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3243</Words>
  <Characters>18488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SciENCV PDF</vt:lpstr>
    </vt:vector>
  </TitlesOfParts>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SciENCV PDF</dc:title>
  <cp:lastModifiedBy>Stephen Kissler</cp:lastModifiedBy>
  <cp:revision>199</cp:revision>
  <dcterms:created xsi:type="dcterms:W3CDTF">2025-09-05T21:43:00Z</dcterms:created>
  <dcterms:modified xsi:type="dcterms:W3CDTF">2025-09-05T23:14:00Z</dcterms:modified>
</cp:coreProperties>
</file>