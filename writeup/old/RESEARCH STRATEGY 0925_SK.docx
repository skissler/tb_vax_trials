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599B7" w14:textId="7ED6CE6F" w:rsidR="008F17FA" w:rsidRPr="00742A6F" w:rsidRDefault="00352EE3" w:rsidP="00A421C8">
      <w:pPr>
        <w:spacing w:line="240" w:lineRule="auto"/>
        <w:jc w:val="both"/>
        <w:rPr>
          <w:rFonts w:ascii="Arial" w:hAnsi="Arial"/>
          <w:b/>
          <w:sz w:val="22"/>
        </w:rPr>
      </w:pPr>
      <w:r>
        <w:rPr>
          <w:rFonts w:ascii="Arial" w:hAnsi="Arial" w:cs="Arial"/>
          <w:b/>
          <w:bCs/>
          <w:sz w:val="22"/>
          <w:szCs w:val="22"/>
        </w:rPr>
        <w:t xml:space="preserve">A. </w:t>
      </w:r>
      <w:r w:rsidR="008F17FA" w:rsidRPr="00742A6F">
        <w:rPr>
          <w:rFonts w:ascii="Arial" w:hAnsi="Arial"/>
          <w:b/>
          <w:sz w:val="22"/>
        </w:rPr>
        <w:t>SIGNIFICANCE</w:t>
      </w:r>
    </w:p>
    <w:p w14:paraId="69DE4312" w14:textId="201F6B25" w:rsidR="00352EE3" w:rsidRDefault="008F17FA" w:rsidP="00352EE3">
      <w:pPr>
        <w:spacing w:after="0" w:line="240" w:lineRule="auto"/>
        <w:jc w:val="both"/>
        <w:rPr>
          <w:rFonts w:ascii="Arial" w:hAnsi="Arial" w:cs="Arial"/>
          <w:sz w:val="22"/>
          <w:szCs w:val="22"/>
        </w:rPr>
      </w:pPr>
      <w:r w:rsidRPr="35E89CD1">
        <w:rPr>
          <w:rFonts w:ascii="Arial" w:hAnsi="Arial" w:cs="Arial"/>
          <w:b/>
          <w:bCs/>
          <w:sz w:val="22"/>
          <w:szCs w:val="22"/>
        </w:rPr>
        <w:t>A1.</w:t>
      </w:r>
      <w:r w:rsidRPr="35E89CD1">
        <w:rPr>
          <w:rFonts w:ascii="Arial" w:hAnsi="Arial" w:cs="Arial"/>
          <w:sz w:val="22"/>
          <w:szCs w:val="22"/>
        </w:rPr>
        <w:t xml:space="preserve"> </w:t>
      </w:r>
      <w:r w:rsidRPr="35E89CD1">
        <w:rPr>
          <w:rFonts w:ascii="Arial" w:hAnsi="Arial" w:cs="Arial"/>
          <w:b/>
          <w:bCs/>
          <w:sz w:val="22"/>
          <w:szCs w:val="22"/>
        </w:rPr>
        <w:t>Reducing the global burden of TB is a moral and economic imperative.</w:t>
      </w:r>
      <w:r w:rsidRPr="35E89CD1">
        <w:rPr>
          <w:rFonts w:ascii="Arial" w:hAnsi="Arial" w:cs="Arial"/>
          <w:sz w:val="22"/>
          <w:szCs w:val="22"/>
        </w:rPr>
        <w:t xml:space="preserve"> In 2023, there were an estimated 10.8 million new cases and 1.25 million deaths from TB. From 2020 to 2050, the projected economic losses associated with mortality from TB </w:t>
      </w:r>
      <w:del w:id="0" w:author="Stephen Kissler" w:date="2025-10-01T11:02:00Z" w16du:dateUtc="2025-10-01T17:02:00Z">
        <w:r w:rsidRPr="35E89CD1" w:rsidDel="006C4204">
          <w:rPr>
            <w:rFonts w:ascii="Arial" w:hAnsi="Arial" w:cs="Arial"/>
            <w:sz w:val="22"/>
            <w:szCs w:val="22"/>
          </w:rPr>
          <w:delText xml:space="preserve">was </w:delText>
        </w:r>
      </w:del>
      <w:ins w:id="1" w:author="Stephen Kissler" w:date="2025-10-01T11:02:00Z" w16du:dateUtc="2025-10-01T17:02:00Z">
        <w:r w:rsidR="006C4204">
          <w:rPr>
            <w:rFonts w:ascii="Arial" w:hAnsi="Arial" w:cs="Arial"/>
            <w:sz w:val="22"/>
            <w:szCs w:val="22"/>
          </w:rPr>
          <w:t>were</w:t>
        </w:r>
        <w:r w:rsidR="006C4204" w:rsidRPr="35E89CD1">
          <w:rPr>
            <w:rFonts w:ascii="Arial" w:hAnsi="Arial" w:cs="Arial"/>
            <w:sz w:val="22"/>
            <w:szCs w:val="22"/>
          </w:rPr>
          <w:t xml:space="preserve"> </w:t>
        </w:r>
      </w:ins>
      <w:r w:rsidRPr="35E89CD1">
        <w:rPr>
          <w:rFonts w:ascii="Arial" w:hAnsi="Arial" w:cs="Arial"/>
          <w:sz w:val="22"/>
          <w:szCs w:val="22"/>
        </w:rPr>
        <w:t>estimated at $17.5 trillion USD, with the greatest economic losses forecasted in the Asia</w:t>
      </w:r>
      <w:r>
        <w:rPr>
          <w:rFonts w:ascii="Arial" w:hAnsi="Arial" w:cs="Arial"/>
          <w:sz w:val="22"/>
          <w:szCs w:val="22"/>
        </w:rPr>
        <w:t>n</w:t>
      </w:r>
      <w:r w:rsidRPr="35E89CD1">
        <w:rPr>
          <w:rFonts w:ascii="Arial" w:hAnsi="Arial" w:cs="Arial"/>
          <w:sz w:val="22"/>
          <w:szCs w:val="22"/>
        </w:rPr>
        <w:t xml:space="preserve"> </w:t>
      </w:r>
      <w:r>
        <w:rPr>
          <w:rFonts w:ascii="Arial" w:hAnsi="Arial" w:cs="Arial"/>
          <w:sz w:val="22"/>
          <w:szCs w:val="22"/>
        </w:rPr>
        <w:t xml:space="preserve">and </w:t>
      </w:r>
      <w:r w:rsidRPr="35E89CD1">
        <w:rPr>
          <w:rFonts w:ascii="Arial" w:hAnsi="Arial" w:cs="Arial"/>
          <w:sz w:val="22"/>
          <w:szCs w:val="22"/>
        </w:rPr>
        <w:t>Pacific</w:t>
      </w:r>
      <w:r>
        <w:rPr>
          <w:rFonts w:ascii="Arial" w:hAnsi="Arial" w:cs="Arial"/>
          <w:sz w:val="22"/>
          <w:szCs w:val="22"/>
        </w:rPr>
        <w:t xml:space="preserve"> regions</w:t>
      </w:r>
      <w:r w:rsidRPr="35E89CD1">
        <w:rPr>
          <w:rFonts w:ascii="Arial" w:hAnsi="Arial" w:cs="Arial"/>
          <w:sz w:val="22"/>
          <w:szCs w:val="22"/>
        </w:rPr>
        <w:t xml:space="preserve"> and the greatest life expectancy losses in sub-Saharan Africa.</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ADDIN ZOTERO_ITEM CSL_CITATION {"citationID":"1oQPVstC","properties":{"formattedCitation":"[1]","plainCitation":"[1]","noteIndex":0},"citationItems":[{"id":1943,"uris":["http://zotero.org/users/6528344/items/2E36BMRJ"],"itemData":{"id":1943,"type":"article-journal","container-title":"The Lancet Global Health","DOI":"10.1016/S2214-109X(21)00299-0","ISSN":"2214-109X","issue":"10","journalAbbreviation":"The Lancet Global Health","language":"English","note":"publisher: Elsevier\nPMID: 34487685","page":"e1372-e1379","source":"www.thelancet.com","title":"Economic impact of tuberculosis mortality in 120 countries and the cost of not achieving the Sustainable Development Goals tuberculosis targets: a full-income analysis","title-short":"Economic impact of tuberculosis mortality in 120 countries and the cost of not achieving the Sustainable Development Goals tuberculosis targets","volume":"9","author":[{"family":"Silva","given":"Sachin"},{"family":"Arinaminpathy","given":"Nimalan"},{"family":"Atun","given":"Rifat"},{"family":"Goosby","given":"Eric"},{"family":"Reid","given":"Michael"}],"issued":{"date-parts":[["2021",10,1]]}}}],"schema":"https://github.com/citation-style-language/schema/raw/master/csl-citation.json"} </w:instrText>
      </w:r>
      <w:r>
        <w:rPr>
          <w:rFonts w:ascii="Arial" w:hAnsi="Arial" w:cs="Arial"/>
          <w:sz w:val="22"/>
          <w:szCs w:val="22"/>
        </w:rPr>
        <w:fldChar w:fldCharType="separate"/>
      </w:r>
      <w:r>
        <w:rPr>
          <w:rFonts w:ascii="Arial" w:eastAsiaTheme="minorHAnsi" w:hAnsi="Arial" w:cs="Arial"/>
          <w:kern w:val="0"/>
          <w:sz w:val="22"/>
        </w:rPr>
        <w:t>[1]</w:t>
      </w:r>
      <w:r>
        <w:rPr>
          <w:rFonts w:ascii="Arial" w:hAnsi="Arial" w:cs="Arial"/>
          <w:sz w:val="22"/>
          <w:szCs w:val="22"/>
        </w:rPr>
        <w:fldChar w:fldCharType="end"/>
      </w:r>
      <w:r w:rsidRPr="35E89CD1">
        <w:rPr>
          <w:rFonts w:ascii="Arial" w:hAnsi="Arial" w:cs="Arial"/>
          <w:sz w:val="22"/>
          <w:szCs w:val="22"/>
        </w:rPr>
        <w:t xml:space="preserve"> In the U.S., TB cases have surged, with &gt;10,000 TB cases reported in 2024, marking an 8% increase from 2023 and the highest number since 2011</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ADDIN ZOTERO_ITEM CSL_CITATION {"citationID":"8j5ch3tn","properties":{"formattedCitation":"[2]","plainCitation":"[2]","noteIndex":0},"citationItems":[{"id":1946,"uris":["http://zotero.org/users/6528344/items/CUREV52F"],"itemData":{"id":1946,"type":"webpage","abstract":"CDC reports provisional tuberculosis data reported in the United States in 2024.","container-title":"Tuberculosis Data","language":"en-us","title":"Provisional 2024 Tuberculosis Data, United States","URL":"https://www.cdc.gov/tb-data/2024-provisional/index.html","author":[{"family":"CDC","given":""}],"accessed":{"date-parts":[["2025",8,14]]},"issued":{"date-parts":[["2025",3,12]]}}}],"schema":"https://github.com/citation-style-language/schema/raw/master/csl-citation.json"} </w:instrText>
      </w:r>
      <w:r>
        <w:rPr>
          <w:rFonts w:ascii="Arial" w:hAnsi="Arial" w:cs="Arial"/>
          <w:sz w:val="22"/>
          <w:szCs w:val="22"/>
        </w:rPr>
        <w:fldChar w:fldCharType="separate"/>
      </w:r>
      <w:r>
        <w:rPr>
          <w:rFonts w:ascii="Arial" w:eastAsiaTheme="minorHAnsi" w:hAnsi="Arial" w:cs="Arial"/>
          <w:kern w:val="0"/>
          <w:sz w:val="22"/>
        </w:rPr>
        <w:t>[2]</w:t>
      </w:r>
      <w:r>
        <w:rPr>
          <w:rFonts w:ascii="Arial" w:hAnsi="Arial" w:cs="Arial"/>
          <w:sz w:val="22"/>
          <w:szCs w:val="22"/>
        </w:rPr>
        <w:fldChar w:fldCharType="end"/>
      </w:r>
      <w:r w:rsidRPr="35E89CD1">
        <w:rPr>
          <w:rFonts w:ascii="Arial" w:hAnsi="Arial" w:cs="Arial"/>
          <w:sz w:val="22"/>
          <w:szCs w:val="22"/>
        </w:rPr>
        <w:t xml:space="preserve"> Treatment of drug-resistant TB can cost &gt; $100,000 USD, underscoring the financial costs </w:t>
      </w:r>
      <w:r w:rsidR="00352EE3">
        <w:rPr>
          <w:rFonts w:ascii="Arial" w:hAnsi="Arial" w:cs="Arial"/>
          <w:sz w:val="22"/>
          <w:szCs w:val="22"/>
        </w:rPr>
        <w:t xml:space="preserve">and health systems burden </w:t>
      </w:r>
      <w:r w:rsidRPr="35E89CD1">
        <w:rPr>
          <w:rFonts w:ascii="Arial" w:hAnsi="Arial" w:cs="Arial"/>
          <w:sz w:val="22"/>
          <w:szCs w:val="22"/>
        </w:rPr>
        <w:t>of this</w:t>
      </w:r>
      <w:r w:rsidR="00352EE3">
        <w:rPr>
          <w:rFonts w:ascii="Arial" w:hAnsi="Arial" w:cs="Arial"/>
          <w:sz w:val="22"/>
          <w:szCs w:val="22"/>
        </w:rPr>
        <w:t xml:space="preserve"> </w:t>
      </w:r>
      <w:r w:rsidRPr="35E89CD1">
        <w:rPr>
          <w:rFonts w:ascii="Arial" w:hAnsi="Arial" w:cs="Arial"/>
          <w:sz w:val="22"/>
          <w:szCs w:val="22"/>
        </w:rPr>
        <w:t>upward trend.</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ADDIN ZOTERO_ITEM CSL_CITATION {"citationID":"6dKsViKi","properties":{"formattedCitation":"[3]","plainCitation":"[3]","noteIndex":0},"citationItems":[{"id":1948,"uris":["http://zotero.org/users/6528344/items/9EC2F8JI"],"itemData":{"id":1948,"type":"article-journal","container-title":"The International Journal of Tuberculosis and Lung Disease: The Official Journal of the International Union Against Tuberculosis and Lung Disease","DOI":"10.5588/ijtld.23.0621","ISSN":"1815-7920","issue":"4","journalAbbreviation":"Int J Tuberc Lung Dis","language":"eng","note":"PMID: 38563338","page":"214-215","source":"PubMed","title":"Estimated treatment costs for multidrug-resistant TB in the United States","volume":"28","author":[{"family":"Marks","given":"S. M."},{"family":"Winston","given":"C. A."}],"issued":{"date-parts":[["2024",4,1]]}}}],"schema":"https://github.com/citation-style-language/schema/raw/master/csl-citation.json"} </w:instrText>
      </w:r>
      <w:r>
        <w:rPr>
          <w:rFonts w:ascii="Arial" w:hAnsi="Arial" w:cs="Arial"/>
          <w:sz w:val="22"/>
          <w:szCs w:val="22"/>
        </w:rPr>
        <w:fldChar w:fldCharType="separate"/>
      </w:r>
      <w:r>
        <w:rPr>
          <w:rFonts w:ascii="Arial" w:eastAsiaTheme="minorHAnsi" w:hAnsi="Arial" w:cs="Arial"/>
          <w:kern w:val="0"/>
          <w:sz w:val="22"/>
        </w:rPr>
        <w:t>[3]</w:t>
      </w:r>
      <w:r>
        <w:rPr>
          <w:rFonts w:ascii="Arial" w:hAnsi="Arial" w:cs="Arial"/>
          <w:sz w:val="22"/>
          <w:szCs w:val="22"/>
        </w:rPr>
        <w:fldChar w:fldCharType="end"/>
      </w:r>
      <w:r w:rsidRPr="00705829">
        <w:rPr>
          <w:rFonts w:ascii="Arial" w:hAnsi="Arial" w:cs="Arial"/>
          <w:sz w:val="22"/>
          <w:szCs w:val="22"/>
        </w:rPr>
        <w:t xml:space="preserve"> </w:t>
      </w:r>
    </w:p>
    <w:p w14:paraId="7108104B" w14:textId="77777777" w:rsidR="00352EE3" w:rsidRDefault="00352EE3" w:rsidP="00352EE3">
      <w:pPr>
        <w:spacing w:after="0" w:line="240" w:lineRule="auto"/>
        <w:jc w:val="both"/>
        <w:rPr>
          <w:rFonts w:ascii="Arial" w:hAnsi="Arial" w:cs="Arial"/>
          <w:sz w:val="22"/>
          <w:szCs w:val="22"/>
        </w:rPr>
      </w:pPr>
    </w:p>
    <w:p w14:paraId="4CD61735" w14:textId="1CF38C31" w:rsidR="008F17FA" w:rsidRPr="00A81B9C" w:rsidRDefault="00352EE3" w:rsidP="0071047D">
      <w:pPr>
        <w:spacing w:after="0" w:line="240" w:lineRule="auto"/>
        <w:jc w:val="both"/>
        <w:rPr>
          <w:rFonts w:ascii="Arial" w:hAnsi="Arial" w:cs="Arial"/>
          <w:sz w:val="22"/>
          <w:szCs w:val="22"/>
        </w:rPr>
      </w:pPr>
      <w:r>
        <w:rPr>
          <w:rFonts w:ascii="Arial" w:hAnsi="Arial" w:cs="Arial"/>
          <w:b/>
          <w:bCs/>
          <w:sz w:val="22"/>
          <w:szCs w:val="22"/>
        </w:rPr>
        <w:t>A2. Global and U</w:t>
      </w:r>
      <w:r w:rsidR="004510C5">
        <w:rPr>
          <w:rFonts w:ascii="Arial" w:hAnsi="Arial" w:cs="Arial"/>
          <w:b/>
          <w:bCs/>
          <w:sz w:val="22"/>
          <w:szCs w:val="22"/>
        </w:rPr>
        <w:t>.</w:t>
      </w:r>
      <w:r>
        <w:rPr>
          <w:rFonts w:ascii="Arial" w:hAnsi="Arial" w:cs="Arial"/>
          <w:b/>
          <w:bCs/>
          <w:sz w:val="22"/>
          <w:szCs w:val="22"/>
        </w:rPr>
        <w:t>S</w:t>
      </w:r>
      <w:r w:rsidR="004510C5">
        <w:rPr>
          <w:rFonts w:ascii="Arial" w:hAnsi="Arial" w:cs="Arial"/>
          <w:b/>
          <w:bCs/>
          <w:sz w:val="22"/>
          <w:szCs w:val="22"/>
        </w:rPr>
        <w:t>.</w:t>
      </w:r>
      <w:r>
        <w:rPr>
          <w:rFonts w:ascii="Arial" w:hAnsi="Arial" w:cs="Arial"/>
          <w:b/>
          <w:bCs/>
          <w:sz w:val="22"/>
          <w:szCs w:val="22"/>
        </w:rPr>
        <w:t xml:space="preserve"> TB control are backsliding, and better tools are needed to renew progress toward TB elimination. </w:t>
      </w:r>
      <w:r w:rsidR="008F17FA" w:rsidRPr="00705829">
        <w:rPr>
          <w:rFonts w:ascii="Arial" w:hAnsi="Arial" w:cs="Arial"/>
          <w:sz w:val="22"/>
          <w:szCs w:val="22"/>
        </w:rPr>
        <w:t>Despite the existence of scalable diagnostics and effective treatment regimens for TB</w:t>
      </w:r>
      <w:r w:rsidR="00E65E9B">
        <w:rPr>
          <w:rFonts w:ascii="Arial" w:hAnsi="Arial" w:cs="Arial"/>
          <w:sz w:val="22"/>
          <w:szCs w:val="22"/>
        </w:rPr>
        <w:t xml:space="preserve"> (the disease)</w:t>
      </w:r>
      <w:r w:rsidR="008F17FA" w:rsidRPr="00705829">
        <w:rPr>
          <w:rFonts w:ascii="Arial" w:hAnsi="Arial" w:cs="Arial"/>
          <w:sz w:val="22"/>
          <w:szCs w:val="22"/>
        </w:rPr>
        <w:t>, progress towards curbing the epidemic has been slow and was further set back by the COVID-19 pandemic.</w:t>
      </w:r>
      <w:r w:rsidR="00FB7FA1">
        <w:rPr>
          <w:rFonts w:ascii="Arial" w:hAnsi="Arial" w:cs="Arial"/>
          <w:sz w:val="22"/>
          <w:szCs w:val="22"/>
        </w:rPr>
        <w:t xml:space="preserve"> </w:t>
      </w:r>
      <w:r w:rsidR="00FB7FA1">
        <w:rPr>
          <w:rFonts w:ascii="Arial" w:hAnsi="Arial" w:cs="Arial"/>
          <w:sz w:val="22"/>
          <w:szCs w:val="22"/>
        </w:rPr>
        <w:fldChar w:fldCharType="begin"/>
      </w:r>
      <w:r w:rsidR="00FB7FA1">
        <w:rPr>
          <w:rFonts w:ascii="Arial" w:hAnsi="Arial" w:cs="Arial"/>
          <w:sz w:val="22"/>
          <w:szCs w:val="22"/>
        </w:rPr>
        <w:instrText xml:space="preserve"> ADDIN ZOTERO_ITEM CSL_CITATION {"citationID":"8V8vIich","properties":{"formattedCitation":"[4]","plainCitation":"[4]","noteIndex":0},"citationItems":[{"id":2003,"uris":["http://zotero.org/users/6528344/items/9Z294KVC"],"itemData":{"id":2003,"type":"article-journal","abstract":"Tuberculosis (TB) is a major cause of ill health worldwide. Until the coronavirus (COVID-19) pandemic, TB was the leading cause of death from a single infectious agent. COVID-19 has caused enormous health, social and economic upheavals since 2020, impairing access to essential TB services. In marked contrast to the steady global increase in TB detection between 2017 and 2019, TB notifications dropped substantially in 2020 compared with 2019 (-18%), with only a partial recovery in 2021. TB epidemiology worsened during the pandemic: the estimated 10.6 million people who fell ill with TB worldwide in 2021 is an increase of 4.5% from the previous year, reversing many years of slow decline. The annual number of TB deaths worldwide fell steadily between 2005 and 2019, reaching 1.4 million in 2019, but this trend was reversed in 2020 (1.5 million), and by 2021 global TB deaths were back to the level of 2017 (1.6 million). Intensified efforts backed by increased funding are urgently required to reverse the negative impacts of COVID-19 on TB worldwide, made more pressing by ongoing conflicts, a global energy crisis and uncertainties in food security that are likely to worsen the broader determinants of TB.","container-title":"Frontiers in Immunology","DOI":"10.3389/fimmu.2023.1234785","ISSN":"1664-3224","journalAbbreviation":"Front Immunol","note":"PMID: 37795102\nPMCID: PMC10546619","page":"1234785","source":"PubMed Central","title":"The impact of the COVID-19 pandemic on the global tuberculosis epidemic","volume":"14","author":[{"family":"Falzon","given":"Dennis"},{"family":"Zignol","given":"Matteo"},{"family":"Bastard","given":"Mathieu"},{"family":"Floyd","given":"Katherine"},{"family":"Kasaeva","given":"Tereza"}],"issued":{"date-parts":[["2023",8,29]]}}}],"schema":"https://github.com/citation-style-language/schema/raw/master/csl-citation.json"} </w:instrText>
      </w:r>
      <w:r w:rsidR="00FB7FA1">
        <w:rPr>
          <w:rFonts w:ascii="Arial" w:hAnsi="Arial" w:cs="Arial"/>
          <w:sz w:val="22"/>
          <w:szCs w:val="22"/>
        </w:rPr>
        <w:fldChar w:fldCharType="separate"/>
      </w:r>
      <w:r w:rsidR="00FB7FA1">
        <w:rPr>
          <w:rFonts w:ascii="Arial" w:hAnsi="Arial" w:cs="Arial"/>
          <w:noProof/>
          <w:sz w:val="22"/>
          <w:szCs w:val="22"/>
        </w:rPr>
        <w:t>[4]</w:t>
      </w:r>
      <w:r w:rsidR="00FB7FA1">
        <w:rPr>
          <w:rFonts w:ascii="Arial" w:hAnsi="Arial" w:cs="Arial"/>
          <w:sz w:val="22"/>
          <w:szCs w:val="22"/>
        </w:rPr>
        <w:fldChar w:fldCharType="end"/>
      </w:r>
      <w:r w:rsidR="008F17FA" w:rsidRPr="00705829">
        <w:rPr>
          <w:rFonts w:ascii="Arial" w:hAnsi="Arial" w:cs="Arial"/>
          <w:sz w:val="22"/>
          <w:szCs w:val="22"/>
        </w:rPr>
        <w:t xml:space="preserve"> In the U.S. and elsewhere, the goal of TB elimination (incidence of </w:t>
      </w:r>
      <w:r w:rsidR="008F17FA" w:rsidRPr="00705829">
        <w:rPr>
          <w:rFonts w:ascii="Arial" w:eastAsiaTheme="minorHAnsi" w:hAnsi="Arial" w:cs="Arial"/>
          <w:kern w:val="0"/>
          <w:sz w:val="22"/>
          <w:szCs w:val="22"/>
        </w:rPr>
        <w:t>&lt;1 case per million population)</w:t>
      </w:r>
      <w:r w:rsidR="008F17FA" w:rsidRPr="00705829">
        <w:rPr>
          <w:rFonts w:ascii="Arial" w:hAnsi="Arial" w:cs="Arial"/>
          <w:sz w:val="22"/>
          <w:szCs w:val="22"/>
        </w:rPr>
        <w:t xml:space="preserve"> is not achievable without the introduction of new tools that can address </w:t>
      </w:r>
      <w:r>
        <w:rPr>
          <w:rFonts w:ascii="Arial" w:hAnsi="Arial" w:cs="Arial"/>
          <w:sz w:val="22"/>
          <w:szCs w:val="22"/>
        </w:rPr>
        <w:t xml:space="preserve">longstanding shortfalls in our ability to </w:t>
      </w:r>
      <w:del w:id="2" w:author="Stephen Kissler" w:date="2025-10-01T11:04:00Z" w16du:dateUtc="2025-10-01T17:04:00Z">
        <w:r w:rsidDel="006C4204">
          <w:rPr>
            <w:rFonts w:ascii="Arial" w:hAnsi="Arial" w:cs="Arial"/>
            <w:sz w:val="22"/>
            <w:szCs w:val="22"/>
          </w:rPr>
          <w:delText>diagnosis</w:delText>
        </w:r>
      </w:del>
      <w:ins w:id="3" w:author="Stephen Kissler" w:date="2025-10-01T11:04:00Z" w16du:dateUtc="2025-10-01T17:04:00Z">
        <w:r w:rsidR="006C4204">
          <w:rPr>
            <w:rFonts w:ascii="Arial" w:hAnsi="Arial" w:cs="Arial"/>
            <w:sz w:val="22"/>
            <w:szCs w:val="22"/>
          </w:rPr>
          <w:t>diagnose</w:t>
        </w:r>
      </w:ins>
      <w:r>
        <w:rPr>
          <w:rFonts w:ascii="Arial" w:hAnsi="Arial" w:cs="Arial"/>
          <w:sz w:val="22"/>
          <w:szCs w:val="22"/>
        </w:rPr>
        <w:t>, treat, and ultimately interrupt transmission.</w:t>
      </w:r>
      <w:r w:rsidR="00BE3FFC">
        <w:rPr>
          <w:rFonts w:ascii="Arial" w:hAnsi="Arial" w:cs="Arial"/>
          <w:sz w:val="22"/>
          <w:szCs w:val="22"/>
        </w:rPr>
        <w:t xml:space="preserve"> The causal agent of TB, </w:t>
      </w:r>
      <w:r w:rsidR="00BE3FFC">
        <w:rPr>
          <w:rFonts w:ascii="Arial" w:hAnsi="Arial" w:cs="Arial"/>
          <w:i/>
          <w:iCs/>
          <w:sz w:val="22"/>
          <w:szCs w:val="22"/>
        </w:rPr>
        <w:t>Mycobacterium tuberculosis</w:t>
      </w:r>
      <w:r w:rsidR="00774CE9">
        <w:rPr>
          <w:rFonts w:ascii="Arial" w:hAnsi="Arial" w:cs="Arial"/>
          <w:i/>
          <w:iCs/>
          <w:sz w:val="22"/>
          <w:szCs w:val="22"/>
        </w:rPr>
        <w:t xml:space="preserve"> </w:t>
      </w:r>
      <w:r w:rsidR="00774CE9">
        <w:rPr>
          <w:rFonts w:ascii="Arial" w:hAnsi="Arial" w:cs="Arial"/>
          <w:sz w:val="22"/>
          <w:szCs w:val="22"/>
        </w:rPr>
        <w:t>(</w:t>
      </w:r>
      <w:proofErr w:type="spellStart"/>
      <w:r w:rsidR="00774CE9">
        <w:rPr>
          <w:rFonts w:ascii="Arial" w:hAnsi="Arial" w:cs="Arial"/>
          <w:i/>
          <w:iCs/>
          <w:sz w:val="22"/>
          <w:szCs w:val="22"/>
        </w:rPr>
        <w:t>Mtb</w:t>
      </w:r>
      <w:proofErr w:type="spellEnd"/>
      <w:r w:rsidR="00774CE9">
        <w:rPr>
          <w:rFonts w:ascii="Arial" w:hAnsi="Arial" w:cs="Arial"/>
          <w:sz w:val="22"/>
          <w:szCs w:val="22"/>
        </w:rPr>
        <w:t>)</w:t>
      </w:r>
      <w:r w:rsidR="00BE3FFC">
        <w:rPr>
          <w:rFonts w:ascii="Arial" w:hAnsi="Arial" w:cs="Arial"/>
          <w:sz w:val="22"/>
          <w:szCs w:val="22"/>
        </w:rPr>
        <w:t>, is an airborne pathogen</w:t>
      </w:r>
      <w:r w:rsidR="00FE31FF">
        <w:rPr>
          <w:rFonts w:ascii="Arial" w:hAnsi="Arial" w:cs="Arial"/>
          <w:sz w:val="22"/>
          <w:szCs w:val="22"/>
        </w:rPr>
        <w:t xml:space="preserve">. It is estimated that only </w:t>
      </w:r>
      <w:bookmarkStart w:id="4" w:name="_Hlk206128705"/>
      <w:r w:rsidR="00FE31FF">
        <w:rPr>
          <w:rFonts w:ascii="Arial" w:hAnsi="Arial" w:cs="Arial"/>
          <w:sz w:val="22"/>
          <w:szCs w:val="22"/>
        </w:rPr>
        <w:t xml:space="preserve">5-10% of those with </w:t>
      </w:r>
      <w:proofErr w:type="spellStart"/>
      <w:r w:rsidR="00FE31FF">
        <w:rPr>
          <w:rFonts w:ascii="Arial" w:hAnsi="Arial" w:cs="Arial"/>
          <w:i/>
          <w:iCs/>
          <w:sz w:val="22"/>
          <w:szCs w:val="22"/>
        </w:rPr>
        <w:t>Mtb</w:t>
      </w:r>
      <w:proofErr w:type="spellEnd"/>
      <w:r w:rsidR="00FE31FF">
        <w:rPr>
          <w:rFonts w:ascii="Arial" w:hAnsi="Arial" w:cs="Arial"/>
          <w:i/>
          <w:iCs/>
          <w:sz w:val="22"/>
          <w:szCs w:val="22"/>
        </w:rPr>
        <w:t xml:space="preserve"> </w:t>
      </w:r>
      <w:r w:rsidR="00FE31FF">
        <w:rPr>
          <w:rFonts w:ascii="Arial" w:hAnsi="Arial" w:cs="Arial"/>
          <w:sz w:val="22"/>
          <w:szCs w:val="22"/>
        </w:rPr>
        <w:t>infection will ever develop TB over the course of their lifetime</w:t>
      </w:r>
      <w:bookmarkEnd w:id="4"/>
      <w:r w:rsidR="00FE31FF">
        <w:rPr>
          <w:rFonts w:ascii="Arial" w:hAnsi="Arial" w:cs="Arial"/>
          <w:sz w:val="22"/>
          <w:szCs w:val="22"/>
        </w:rPr>
        <w:t xml:space="preserve"> </w:t>
      </w:r>
      <w:r w:rsidR="00FE31FF">
        <w:rPr>
          <w:rFonts w:ascii="Arial" w:hAnsi="Arial" w:cs="Arial"/>
          <w:sz w:val="22"/>
          <w:szCs w:val="22"/>
        </w:rPr>
        <w:fldChar w:fldCharType="begin"/>
      </w:r>
      <w:r w:rsidR="00FE31FF">
        <w:rPr>
          <w:rFonts w:ascii="Arial" w:hAnsi="Arial" w:cs="Arial"/>
          <w:sz w:val="22"/>
          <w:szCs w:val="22"/>
        </w:rPr>
        <w:instrText xml:space="preserve"> ADDIN ZOTERO_ITEM CSL_CITATION {"citationID":"WXGJAQ64","properties":{"formattedCitation":"[5]","plainCitation":"[5]","noteIndex":0},"citationItems":[{"id":1998,"uris":["http://zotero.org/users/6528344/items/PYPIPNI6"],"itemData":{"id":1998,"type":"article-journal","abstract":"Supplemental Digital Content is available in the text.","container-title":"Epidemiology (Cambridge, Mass.)","DOI":"10.1097/EDE.0000000000001271","ISSN":"1044-3983","issue":"1","journalAbbreviation":"Epidemiology","note":"PMID: 33009253\nPMCID: PMC7707158","page":"70-78","source":"PubMed Central","title":"Time Since Infection and Risks of Future Disease for Individuals with Mycobacterium tuberculosis Infection in the United States","volume":"32","author":[{"family":"Menzies","given":"Nicolas A."},{"family":"Swartwood","given":"Nicole"},{"family":"Testa","given":"Christian"},{"family":"Malyuta","given":"Yelena"},{"family":"Hill","given":"Andrew N."},{"family":"Marks","given":"Suzanne M."},{"family":"Cohen","given":"Ted"},{"family":"Salomon","given":"Joshua A."}],"issued":{"date-parts":[["2021",1]]}}}],"schema":"https://github.com/citation-style-language/schema/raw/master/csl-citation.json"} </w:instrText>
      </w:r>
      <w:r w:rsidR="00FE31FF">
        <w:rPr>
          <w:rFonts w:ascii="Arial" w:hAnsi="Arial" w:cs="Arial"/>
          <w:sz w:val="22"/>
          <w:szCs w:val="22"/>
        </w:rPr>
        <w:fldChar w:fldCharType="separate"/>
      </w:r>
      <w:r w:rsidR="00FE31FF">
        <w:rPr>
          <w:rFonts w:ascii="Arial" w:hAnsi="Arial" w:cs="Arial"/>
          <w:noProof/>
          <w:sz w:val="22"/>
          <w:szCs w:val="22"/>
        </w:rPr>
        <w:t>[5]</w:t>
      </w:r>
      <w:r w:rsidR="00FE31FF">
        <w:rPr>
          <w:rFonts w:ascii="Arial" w:hAnsi="Arial" w:cs="Arial"/>
          <w:sz w:val="22"/>
          <w:szCs w:val="22"/>
        </w:rPr>
        <w:fldChar w:fldCharType="end"/>
      </w:r>
      <w:r w:rsidR="00FE31FF">
        <w:rPr>
          <w:rFonts w:ascii="Arial" w:hAnsi="Arial" w:cs="Arial"/>
          <w:sz w:val="22"/>
          <w:szCs w:val="22"/>
        </w:rPr>
        <w:t xml:space="preserve">, with risk of progression highest two months to two years after infection and declining markedly thereafter. </w:t>
      </w:r>
      <w:r w:rsidR="00FE31FF">
        <w:rPr>
          <w:rFonts w:ascii="Arial" w:hAnsi="Arial" w:cs="Arial"/>
          <w:sz w:val="22"/>
          <w:szCs w:val="22"/>
        </w:rPr>
        <w:fldChar w:fldCharType="begin"/>
      </w:r>
      <w:r w:rsidR="00FE31FF">
        <w:rPr>
          <w:rFonts w:ascii="Arial" w:hAnsi="Arial" w:cs="Arial"/>
          <w:sz w:val="22"/>
          <w:szCs w:val="22"/>
        </w:rPr>
        <w:instrText xml:space="preserve"> ADDIN ZOTERO_ITEM CSL_CITATION {"citationID":"Y8mJKzSc","properties":{"formattedCitation":"[6], [7]","plainCitation":"[6], [7]","noteIndex":0},"citationItems":[{"id":1956,"uris":["http://zotero.org/users/6528344/items/VX7G2PHQ"],"itemData":{"id":1956,"type":"article-journal","abstract":"&lt;p&gt;Tuberculosis has a much shorter incubation period than is widely thought, say &lt;b&gt;Marcel A Behr and colleagues&lt;/b&gt;, and this has implications for prioritising research and public health strategies&lt;/p&gt;","container-title":"BMJ","DOI":"10.1136/bmj.k2738","ISSN":"0959-8138,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Analysis\nPMID: 30139910","page":"k2738","source":"www.bmj.com","title":"Revisiting the timetable of tuberculosis","volume":"362","author":[{"family":"Behr","given":"Marcel A."},{"family":"Edelstein","given":"Paul H."},{"family":"Ramakrishnan","given":"Lalita"}],"issued":{"date-parts":[["2018",8,23]]}}},{"id":1959,"uris":["http://zotero.org/users/6528344/items/FI3DX795"],"itemData":{"id":1959,"type":"article-journal","abstract":"To investigate how the risk of active tuberculosis disease is influenced by time since original infection and to determine whether the risk of reactivation of tuberculosis increases or decreases with age.","container-title":"BMC Infectious Diseases","DOI":"10.1186/1471-2334-10-37","ISSN":"1471-2334","issue":"1","journalAbbreviation":"BMC Infectious Diseases","page":"37","source":"BioMed Central","title":"Evidence for waning of latency in a cohort study of tuberculosis","volume":"10","author":[{"family":"Wiker","given":"Harald G."},{"family":"Mustafa","given":"Tehmina"},{"family":"Bjune","given":"Gunnar A."},{"family":"Harboe","given":"Morten"}],"issued":{"date-parts":[["2010",2,23]]}}}],"schema":"https://github.com/citation-style-language/schema/raw/master/csl-citation.json"} </w:instrText>
      </w:r>
      <w:r w:rsidR="00FE31FF">
        <w:rPr>
          <w:rFonts w:ascii="Arial" w:hAnsi="Arial" w:cs="Arial"/>
          <w:sz w:val="22"/>
          <w:szCs w:val="22"/>
        </w:rPr>
        <w:fldChar w:fldCharType="separate"/>
      </w:r>
      <w:r w:rsidR="00FE31FF">
        <w:rPr>
          <w:rFonts w:ascii="Arial" w:eastAsiaTheme="minorHAnsi" w:hAnsi="Arial" w:cs="Arial"/>
          <w:kern w:val="0"/>
          <w:sz w:val="22"/>
        </w:rPr>
        <w:t>[6], [7]</w:t>
      </w:r>
      <w:r w:rsidR="00FE31FF">
        <w:rPr>
          <w:rFonts w:ascii="Arial" w:hAnsi="Arial" w:cs="Arial"/>
          <w:sz w:val="22"/>
          <w:szCs w:val="22"/>
        </w:rPr>
        <w:fldChar w:fldCharType="end"/>
      </w:r>
      <w:r w:rsidR="00FE31FF">
        <w:rPr>
          <w:rFonts w:ascii="Arial" w:hAnsi="Arial" w:cs="Arial"/>
          <w:sz w:val="22"/>
          <w:szCs w:val="22"/>
        </w:rPr>
        <w:t xml:space="preserve"> To date, we have a limited understanding of who will progress to TB among those who are infected. The field-standard test for </w:t>
      </w:r>
      <w:proofErr w:type="spellStart"/>
      <w:r w:rsidR="00FE31FF" w:rsidRPr="004E6A82">
        <w:rPr>
          <w:rFonts w:ascii="Arial" w:hAnsi="Arial" w:cs="Arial"/>
          <w:i/>
          <w:iCs/>
          <w:sz w:val="22"/>
          <w:szCs w:val="22"/>
        </w:rPr>
        <w:t>Mtb</w:t>
      </w:r>
      <w:proofErr w:type="spellEnd"/>
      <w:r w:rsidR="00FE31FF">
        <w:rPr>
          <w:rFonts w:ascii="Arial" w:hAnsi="Arial" w:cs="Arial"/>
          <w:sz w:val="22"/>
          <w:szCs w:val="22"/>
        </w:rPr>
        <w:t xml:space="preserve"> infection is the interferon gamma-release assay (IGRA),</w:t>
      </w:r>
      <w:r w:rsidR="00FE31FF">
        <w:rPr>
          <w:rFonts w:ascii="Arial" w:hAnsi="Arial" w:cs="Arial"/>
          <w:b/>
          <w:bCs/>
          <w:sz w:val="22"/>
          <w:szCs w:val="22"/>
        </w:rPr>
        <w:t xml:space="preserve"> </w:t>
      </w:r>
      <w:r w:rsidR="00FE31FF" w:rsidRPr="00F7145E">
        <w:rPr>
          <w:rFonts w:ascii="Arial" w:hAnsi="Arial" w:cs="Arial"/>
          <w:sz w:val="22"/>
          <w:szCs w:val="22"/>
        </w:rPr>
        <w:t>which</w:t>
      </w:r>
      <w:r w:rsidR="00FE31FF">
        <w:rPr>
          <w:rFonts w:ascii="Arial" w:hAnsi="Arial" w:cs="Arial"/>
          <w:b/>
          <w:bCs/>
          <w:sz w:val="22"/>
          <w:szCs w:val="22"/>
        </w:rPr>
        <w:t xml:space="preserve"> </w:t>
      </w:r>
      <w:r w:rsidR="00FE31FF">
        <w:rPr>
          <w:rFonts w:ascii="Arial" w:hAnsi="Arial" w:cs="Arial"/>
          <w:sz w:val="22"/>
          <w:szCs w:val="22"/>
        </w:rPr>
        <w:t xml:space="preserve">detects </w:t>
      </w:r>
      <w:r w:rsidR="00FE31FF" w:rsidRPr="004E6A82">
        <w:rPr>
          <w:rFonts w:ascii="Arial" w:hAnsi="Arial" w:cs="Arial"/>
          <w:sz w:val="22"/>
          <w:szCs w:val="22"/>
        </w:rPr>
        <w:t xml:space="preserve">immunological sensitization to </w:t>
      </w:r>
      <w:proofErr w:type="spellStart"/>
      <w:r w:rsidR="00FE31FF" w:rsidRPr="00322594">
        <w:rPr>
          <w:rFonts w:ascii="Arial" w:hAnsi="Arial" w:cs="Arial"/>
          <w:i/>
          <w:iCs/>
          <w:sz w:val="22"/>
          <w:szCs w:val="22"/>
        </w:rPr>
        <w:t>Mtb</w:t>
      </w:r>
      <w:proofErr w:type="spellEnd"/>
      <w:r w:rsidR="00FE31FF">
        <w:rPr>
          <w:rFonts w:ascii="Arial" w:hAnsi="Arial" w:cs="Arial"/>
          <w:sz w:val="22"/>
          <w:szCs w:val="22"/>
        </w:rPr>
        <w:t xml:space="preserve"> – indicating a past exposure – but does not provide any information about timing of infection</w:t>
      </w:r>
      <w:r w:rsidR="00FE31FF" w:rsidRPr="004E6A82">
        <w:rPr>
          <w:rFonts w:ascii="Arial" w:hAnsi="Arial" w:cs="Arial"/>
          <w:sz w:val="22"/>
          <w:szCs w:val="22"/>
        </w:rPr>
        <w:t xml:space="preserve"> or </w:t>
      </w:r>
      <w:r w:rsidR="00FE31FF">
        <w:rPr>
          <w:rFonts w:ascii="Arial" w:hAnsi="Arial" w:cs="Arial"/>
          <w:sz w:val="22"/>
          <w:szCs w:val="22"/>
        </w:rPr>
        <w:t xml:space="preserve">likelihood of progressing to </w:t>
      </w:r>
      <w:commentRangeStart w:id="5"/>
      <w:r w:rsidR="00FE31FF">
        <w:rPr>
          <w:rFonts w:ascii="Arial" w:hAnsi="Arial" w:cs="Arial"/>
          <w:sz w:val="22"/>
          <w:szCs w:val="22"/>
        </w:rPr>
        <w:t>TB</w:t>
      </w:r>
      <w:commentRangeEnd w:id="5"/>
      <w:r w:rsidR="00FE31FF">
        <w:rPr>
          <w:rStyle w:val="CommentReference"/>
        </w:rPr>
        <w:commentReference w:id="5"/>
      </w:r>
      <w:r w:rsidR="00FE31FF" w:rsidRPr="004E6A82">
        <w:rPr>
          <w:rFonts w:ascii="Arial" w:hAnsi="Arial" w:cs="Arial"/>
          <w:sz w:val="22"/>
          <w:szCs w:val="22"/>
        </w:rPr>
        <w:t xml:space="preserve">. </w:t>
      </w:r>
      <w:r w:rsidR="00B4688F">
        <w:rPr>
          <w:rFonts w:ascii="Arial" w:hAnsi="Arial" w:cs="Arial"/>
          <w:sz w:val="22"/>
          <w:szCs w:val="22"/>
        </w:rPr>
        <w:t xml:space="preserve">As a result, </w:t>
      </w:r>
      <w:r w:rsidR="00673A15">
        <w:rPr>
          <w:rFonts w:ascii="Arial" w:hAnsi="Arial" w:cs="Arial"/>
          <w:sz w:val="22"/>
          <w:szCs w:val="22"/>
        </w:rPr>
        <w:t xml:space="preserve">IGRA results on individuals are </w:t>
      </w:r>
      <w:r w:rsidR="004E0363">
        <w:rPr>
          <w:rFonts w:ascii="Arial" w:hAnsi="Arial" w:cs="Arial"/>
          <w:sz w:val="22"/>
          <w:szCs w:val="22"/>
        </w:rPr>
        <w:t>poorly</w:t>
      </w:r>
      <w:r w:rsidR="00673A15">
        <w:rPr>
          <w:rFonts w:ascii="Arial" w:hAnsi="Arial" w:cs="Arial"/>
          <w:sz w:val="22"/>
          <w:szCs w:val="22"/>
        </w:rPr>
        <w:t xml:space="preserve"> predictive of progression to TB and IGRA </w:t>
      </w:r>
      <w:r w:rsidR="004E0363">
        <w:rPr>
          <w:rFonts w:ascii="Arial" w:hAnsi="Arial" w:cs="Arial"/>
          <w:sz w:val="22"/>
          <w:szCs w:val="22"/>
        </w:rPr>
        <w:t xml:space="preserve">population </w:t>
      </w:r>
      <w:r w:rsidR="00673A15">
        <w:rPr>
          <w:rFonts w:ascii="Arial" w:hAnsi="Arial" w:cs="Arial"/>
          <w:sz w:val="22"/>
          <w:szCs w:val="22"/>
        </w:rPr>
        <w:t>prevalence</w:t>
      </w:r>
      <w:r w:rsidR="004E0363">
        <w:rPr>
          <w:rFonts w:ascii="Arial" w:hAnsi="Arial" w:cs="Arial"/>
          <w:sz w:val="22"/>
          <w:szCs w:val="22"/>
        </w:rPr>
        <w:t xml:space="preserve"> </w:t>
      </w:r>
      <w:r w:rsidR="002D17FC">
        <w:rPr>
          <w:rFonts w:ascii="Arial" w:hAnsi="Arial" w:cs="Arial"/>
          <w:sz w:val="22"/>
          <w:szCs w:val="22"/>
        </w:rPr>
        <w:t xml:space="preserve">fails to provide any meaningful information on </w:t>
      </w:r>
      <w:r w:rsidR="000262E3">
        <w:rPr>
          <w:rFonts w:ascii="Arial" w:hAnsi="Arial" w:cs="Arial"/>
          <w:sz w:val="22"/>
          <w:szCs w:val="22"/>
        </w:rPr>
        <w:t xml:space="preserve">real-time infection </w:t>
      </w:r>
      <w:r w:rsidR="000359C1">
        <w:rPr>
          <w:rFonts w:ascii="Arial" w:hAnsi="Arial" w:cs="Arial"/>
          <w:sz w:val="22"/>
          <w:szCs w:val="22"/>
        </w:rPr>
        <w:t>rates</w:t>
      </w:r>
      <w:r w:rsidR="002D17FC">
        <w:rPr>
          <w:rFonts w:ascii="Arial" w:hAnsi="Arial" w:cs="Arial"/>
          <w:sz w:val="22"/>
          <w:szCs w:val="22"/>
        </w:rPr>
        <w:t>.</w:t>
      </w:r>
      <w:r w:rsidR="00DD0F18">
        <w:rPr>
          <w:rFonts w:ascii="Arial" w:hAnsi="Arial" w:cs="Arial"/>
          <w:sz w:val="22"/>
          <w:szCs w:val="22"/>
        </w:rPr>
        <w:t xml:space="preserve"> </w:t>
      </w:r>
    </w:p>
    <w:p w14:paraId="4A3919F0" w14:textId="32EEF432" w:rsidR="00352EE3" w:rsidRDefault="00352EE3" w:rsidP="008B4AE2">
      <w:pPr>
        <w:spacing w:after="0" w:line="240" w:lineRule="auto"/>
        <w:jc w:val="both"/>
        <w:rPr>
          <w:rFonts w:ascii="Arial" w:hAnsi="Arial" w:cs="Arial"/>
          <w:sz w:val="22"/>
          <w:szCs w:val="22"/>
        </w:rPr>
      </w:pPr>
    </w:p>
    <w:p w14:paraId="1BA9AA04" w14:textId="42C70B16" w:rsidR="00A574DD" w:rsidRDefault="008F17FA" w:rsidP="00E00D75">
      <w:pPr>
        <w:spacing w:after="0" w:line="240" w:lineRule="auto"/>
        <w:jc w:val="both"/>
        <w:rPr>
          <w:rFonts w:ascii="Arial" w:hAnsi="Arial" w:cs="Arial"/>
          <w:sz w:val="22"/>
          <w:szCs w:val="22"/>
        </w:rPr>
      </w:pPr>
      <w:commentRangeStart w:id="6"/>
      <w:r w:rsidRPr="005A4A7E">
        <w:rPr>
          <w:rFonts w:ascii="Arial" w:hAnsi="Arial" w:cs="Arial"/>
          <w:b/>
          <w:bCs/>
          <w:sz w:val="22"/>
          <w:szCs w:val="22"/>
        </w:rPr>
        <w:t>A</w:t>
      </w:r>
      <w:commentRangeEnd w:id="6"/>
      <w:r w:rsidR="003B762A">
        <w:rPr>
          <w:rStyle w:val="CommentReference"/>
        </w:rPr>
        <w:commentReference w:id="6"/>
      </w:r>
      <w:r w:rsidR="00352EE3">
        <w:rPr>
          <w:rFonts w:ascii="Arial" w:hAnsi="Arial" w:cs="Arial"/>
          <w:b/>
          <w:bCs/>
          <w:sz w:val="22"/>
          <w:szCs w:val="22"/>
        </w:rPr>
        <w:t>3</w:t>
      </w:r>
      <w:r w:rsidRPr="005A4A7E">
        <w:rPr>
          <w:rFonts w:ascii="Arial" w:hAnsi="Arial" w:cs="Arial"/>
          <w:b/>
          <w:bCs/>
          <w:sz w:val="22"/>
          <w:szCs w:val="22"/>
        </w:rPr>
        <w:t>.</w:t>
      </w:r>
      <w:r>
        <w:rPr>
          <w:rFonts w:ascii="Arial" w:hAnsi="Arial" w:cs="Arial"/>
          <w:sz w:val="22"/>
          <w:szCs w:val="22"/>
        </w:rPr>
        <w:t xml:space="preserve"> </w:t>
      </w:r>
      <w:r w:rsidR="006A2888" w:rsidRPr="006A2888">
        <w:rPr>
          <w:rFonts w:ascii="Arial" w:hAnsi="Arial" w:cs="Arial"/>
          <w:b/>
          <w:bCs/>
          <w:sz w:val="22"/>
          <w:szCs w:val="22"/>
        </w:rPr>
        <w:t>Novel diagnostics that can identify</w:t>
      </w:r>
      <w:r w:rsidR="00E65E9B">
        <w:rPr>
          <w:rFonts w:ascii="Arial" w:hAnsi="Arial" w:cs="Arial"/>
          <w:b/>
          <w:bCs/>
          <w:sz w:val="22"/>
          <w:szCs w:val="22"/>
        </w:rPr>
        <w:t xml:space="preserve"> </w:t>
      </w:r>
      <w:r w:rsidR="006A2888" w:rsidRPr="006A2888">
        <w:rPr>
          <w:rFonts w:ascii="Arial" w:hAnsi="Arial" w:cs="Arial"/>
          <w:b/>
          <w:bCs/>
          <w:sz w:val="22"/>
          <w:szCs w:val="22"/>
        </w:rPr>
        <w:t xml:space="preserve">recent </w:t>
      </w:r>
      <w:proofErr w:type="spellStart"/>
      <w:r w:rsidR="006A2888" w:rsidRPr="00E65E9B">
        <w:rPr>
          <w:rFonts w:ascii="Arial" w:hAnsi="Arial" w:cs="Arial"/>
          <w:b/>
          <w:bCs/>
          <w:i/>
          <w:iCs/>
          <w:sz w:val="22"/>
          <w:szCs w:val="22"/>
        </w:rPr>
        <w:t>Mtb</w:t>
      </w:r>
      <w:proofErr w:type="spellEnd"/>
      <w:r w:rsidR="006A2888" w:rsidRPr="006A2888">
        <w:rPr>
          <w:rFonts w:ascii="Arial" w:hAnsi="Arial" w:cs="Arial"/>
          <w:b/>
          <w:bCs/>
          <w:sz w:val="22"/>
          <w:szCs w:val="22"/>
        </w:rPr>
        <w:t xml:space="preserve"> infectio</w:t>
      </w:r>
      <w:r w:rsidR="00E65E9B">
        <w:rPr>
          <w:rFonts w:ascii="Arial" w:hAnsi="Arial" w:cs="Arial"/>
          <w:b/>
          <w:bCs/>
          <w:sz w:val="22"/>
          <w:szCs w:val="22"/>
        </w:rPr>
        <w:t>n</w:t>
      </w:r>
      <w:r w:rsidR="006A2888" w:rsidRPr="006A2888">
        <w:rPr>
          <w:rFonts w:ascii="Arial" w:hAnsi="Arial" w:cs="Arial"/>
          <w:b/>
          <w:bCs/>
          <w:sz w:val="22"/>
          <w:szCs w:val="22"/>
        </w:rPr>
        <w:t xml:space="preserve"> could be a paradigm-shifting advance for TB prevention and care.</w:t>
      </w:r>
      <w:commentRangeStart w:id="7"/>
      <w:commentRangeEnd w:id="7"/>
      <w:r w:rsidR="00352EE3">
        <w:rPr>
          <w:rStyle w:val="CommentReference"/>
        </w:rPr>
        <w:commentReference w:id="7"/>
      </w:r>
      <w:r>
        <w:rPr>
          <w:rFonts w:ascii="Arial" w:hAnsi="Arial" w:cs="Arial"/>
          <w:sz w:val="22"/>
          <w:szCs w:val="22"/>
        </w:rPr>
        <w:t xml:space="preserve"> </w:t>
      </w:r>
      <w:r w:rsidR="008F2805">
        <w:rPr>
          <w:rFonts w:ascii="Arial" w:hAnsi="Arial" w:cs="Arial"/>
          <w:sz w:val="22"/>
          <w:szCs w:val="22"/>
        </w:rPr>
        <w:t>A n</w:t>
      </w:r>
      <w:r w:rsidRPr="003735BA">
        <w:rPr>
          <w:rFonts w:ascii="Arial" w:hAnsi="Arial" w:cs="Arial"/>
          <w:sz w:val="22"/>
          <w:szCs w:val="22"/>
        </w:rPr>
        <w:t>ew blood-based biomarker test</w:t>
      </w:r>
      <w:r>
        <w:rPr>
          <w:rFonts w:ascii="Arial" w:hAnsi="Arial" w:cs="Arial"/>
          <w:sz w:val="22"/>
          <w:szCs w:val="22"/>
        </w:rPr>
        <w:t xml:space="preserve"> (</w:t>
      </w:r>
      <w:r w:rsidR="008A1974">
        <w:rPr>
          <w:rFonts w:ascii="Arial" w:hAnsi="Arial" w:cs="Arial"/>
          <w:sz w:val="22"/>
          <w:szCs w:val="22"/>
        </w:rPr>
        <w:t>‘</w:t>
      </w:r>
      <w:r w:rsidR="00AC1552">
        <w:rPr>
          <w:rFonts w:ascii="Arial" w:hAnsi="Arial" w:cs="Arial"/>
          <w:sz w:val="22"/>
          <w:szCs w:val="22"/>
        </w:rPr>
        <w:t>TB-</w:t>
      </w:r>
      <w:r>
        <w:rPr>
          <w:rFonts w:ascii="Arial" w:hAnsi="Arial" w:cs="Arial"/>
          <w:sz w:val="22"/>
          <w:szCs w:val="22"/>
        </w:rPr>
        <w:t>TASA</w:t>
      </w:r>
      <w:r w:rsidR="008A1974">
        <w:rPr>
          <w:rFonts w:ascii="Arial" w:hAnsi="Arial" w:cs="Arial"/>
          <w:sz w:val="22"/>
          <w:szCs w:val="22"/>
        </w:rPr>
        <w:t>’</w:t>
      </w:r>
      <w:r>
        <w:rPr>
          <w:rFonts w:ascii="Arial" w:hAnsi="Arial" w:cs="Arial"/>
          <w:sz w:val="22"/>
          <w:szCs w:val="22"/>
        </w:rPr>
        <w:t xml:space="preserve">) has demonstrated </w:t>
      </w:r>
      <w:r w:rsidRPr="00C90E2F">
        <w:rPr>
          <w:rFonts w:ascii="Arial" w:hAnsi="Arial" w:cs="Arial"/>
          <w:sz w:val="22"/>
          <w:szCs w:val="22"/>
        </w:rPr>
        <w:t xml:space="preserve">higher levels of </w:t>
      </w:r>
      <w:proofErr w:type="spellStart"/>
      <w:r w:rsidRPr="00FD3820">
        <w:rPr>
          <w:rFonts w:ascii="Arial" w:hAnsi="Arial" w:cs="Arial"/>
          <w:i/>
          <w:iCs/>
          <w:sz w:val="22"/>
          <w:szCs w:val="22"/>
        </w:rPr>
        <w:t>Mtb</w:t>
      </w:r>
      <w:proofErr w:type="spellEnd"/>
      <w:r w:rsidRPr="00C90E2F">
        <w:rPr>
          <w:rFonts w:ascii="Arial" w:hAnsi="Arial" w:cs="Arial"/>
          <w:sz w:val="22"/>
          <w:szCs w:val="22"/>
        </w:rPr>
        <w:t xml:space="preserve">-specific T-cell activation in peripheral blood </w:t>
      </w:r>
      <w:r>
        <w:rPr>
          <w:rFonts w:ascii="Arial" w:hAnsi="Arial" w:cs="Arial"/>
          <w:sz w:val="22"/>
          <w:szCs w:val="22"/>
        </w:rPr>
        <w:t xml:space="preserve">of people with </w:t>
      </w:r>
      <w:r w:rsidRPr="00C90E2F">
        <w:rPr>
          <w:rFonts w:ascii="Arial" w:hAnsi="Arial" w:cs="Arial"/>
          <w:sz w:val="22"/>
          <w:szCs w:val="22"/>
        </w:rPr>
        <w:t xml:space="preserve">recent </w:t>
      </w:r>
      <w:proofErr w:type="spellStart"/>
      <w:r w:rsidRPr="00C90E2F">
        <w:rPr>
          <w:rFonts w:ascii="Arial" w:hAnsi="Arial" w:cs="Arial"/>
          <w:i/>
          <w:iCs/>
          <w:sz w:val="22"/>
          <w:szCs w:val="22"/>
        </w:rPr>
        <w:t>Mtb</w:t>
      </w:r>
      <w:proofErr w:type="spellEnd"/>
      <w:r w:rsidRPr="00C90E2F">
        <w:rPr>
          <w:rFonts w:ascii="Arial" w:hAnsi="Arial" w:cs="Arial"/>
          <w:sz w:val="22"/>
          <w:szCs w:val="22"/>
        </w:rPr>
        <w:t xml:space="preserve"> infection </w:t>
      </w:r>
      <w:r w:rsidR="00C342BC">
        <w:rPr>
          <w:rFonts w:ascii="Arial" w:hAnsi="Arial" w:cs="Arial"/>
          <w:sz w:val="22"/>
          <w:szCs w:val="22"/>
        </w:rPr>
        <w:t>than in</w:t>
      </w:r>
      <w:r w:rsidRPr="00C90E2F">
        <w:rPr>
          <w:rFonts w:ascii="Arial" w:hAnsi="Arial" w:cs="Arial"/>
          <w:sz w:val="22"/>
          <w:szCs w:val="22"/>
        </w:rPr>
        <w:t xml:space="preserve"> individuals who were infected less recently</w:t>
      </w:r>
      <w:r>
        <w:rPr>
          <w:rFonts w:ascii="Arial" w:hAnsi="Arial" w:cs="Arial"/>
          <w:sz w:val="22"/>
          <w:szCs w:val="22"/>
        </w:rPr>
        <w:t xml:space="preserve"> (with ‘persistent’ infection). </w:t>
      </w:r>
      <w:r>
        <w:rPr>
          <w:rFonts w:ascii="Arial" w:hAnsi="Arial" w:cs="Arial"/>
          <w:sz w:val="22"/>
          <w:szCs w:val="22"/>
        </w:rPr>
        <w:fldChar w:fldCharType="begin"/>
      </w:r>
      <w:r w:rsidR="00A11996">
        <w:rPr>
          <w:rFonts w:ascii="Arial" w:hAnsi="Arial" w:cs="Arial"/>
          <w:sz w:val="22"/>
          <w:szCs w:val="22"/>
        </w:rPr>
        <w:instrText xml:space="preserve"> ADDIN ZOTERO_ITEM CSL_CITATION {"citationID":"gLuFoPIj","properties":{"formattedCitation":"[8], [9]","plainCitation":"[8], [9]","noteIndex":0},"citationItems":[{"id":1953,"uris":["http://zotero.org/users/6528344/items/BJTR28PQ"],"itemData":{"id":1953,"type":"article-journal","abstract":"BACKGROUND: Recent Mycobacterium tuberculosis (M.tb) infection is associated with a higher risk of progression to tuberculosis disease, compared to persistent infection after remote exposure. However, current immunodiagnostic tools fail to distinguish between recent and remote infection. We aimed to characterise the immunobiology associated with acquisition of M.tb infection and identify a biomarker that can distinguish recent from remote infection.\nMETHODS: Healthy South African adolescents were serially tested with QuantiFERON-TB Gold to define recent (QuantiFERON-TB conversion &lt;6 months) and persistent (QuantiFERON-TB+ for &gt;1.5 year) infection. We characterised M.tb-specific CD4 T cell functional (IFN-γ, TNF, IL-2, CD107, CD154), memory (CD45RA, CCR7, CD27, KLRG-1) and activation (HLA-DR) profiles by flow cytometry after CFP-10/ESAT-6 peptide pool or M.tb lysate stimulation. We then assessed the diagnostic performance of immune profiles that were differentially expressed between individuals with recent or persistent QuantiFERON-TB+.\nFINDINGS: CFP-10/ESAT-6-specific CD4 T cell activation but not functional or memory phenotypes distinguished between individuals with recent and persistent QuantiFERON-TB+. In response to M.tb lysate, recent QuantiFERON-TB+ individuals had lower proportions of highly differentiated IFN-γ+TNF+ CD4 T cells expressing a KLRG-1+ effector phenotype and higher proportions of early differentiated IFN-γ-TNF+IL-2+ and activated CD4 T cells compared to persistent QuantiFERON-TB+ individuals. Among all differentially expressed T cell features CFP-10/ESAT-6-specific CD4 T cell activation was the best performing diagnostic biomarker of recent infection.\nINTERPRETATION: Recent M.tb infection is associated with highly activated and moderately differentiated functional M.tb-specific T cell subsets, that can be used as biomarkers to distinguish between recent and remote infection.\nFUNDING: US National Institutes of Health (NIH), Bill and Melinda Gates Foundation, South African National Research Foundation, South African Medical Research Council, and Aeras.","container-title":"EBioMedicine","DOI":"10.1016/j.ebiom.2021.103233","ISSN":"2352-3964","journalAbbreviation":"EBioMedicine","language":"eng","note":"PMID: 33610126\nPMCID: PMC7902886","page":"103233","source":"PubMed","title":"Immune profiling of Mycobacterium tuberculosis-specific T cells in recent and remote infection","volume":"64","author":[{"family":"Mpande","given":"Cheleka A. M."},{"family":"Rozot","given":"Virginie"},{"family":"Mosito","given":"Boitumelo"},{"family":"Musvosvi","given":"Munyaradzi"},{"family":"Dintwe","given":"One B."},{"family":"Bilek","given":"Nicole"},{"family":"Hatherill","given":"Mark"},{"family":"Scriba","given":"Thomas J."},{"family":"Nemes","given":"Elisa"},{"literal":"ACS Study Team"}],"issued":{"date-parts":[["2021",2]]}}},{"id":1950,"uris":["http://zotero.org/users/6528344/items/8B34AXZI"],"itemData":{"id":1950,"type":"article-journal","abstract":"Rationale: Current diagnostic tests fail to identify individuals at higher risk of progression to tuberculosis disease, such as those with recent Mycobacterium tuberculosis infection, who should be prioritized for targeted preventive treatment. Objectives: To define a blood-based biomarker, measured with a simple flow cytometry assay, that can stratify different stages of tuberculosis infection to infer risk of disease. Methods: South African adolescents were serially tested with QuantiFERON-TB Gold to define recent (QuantiFERON-TB conversion &lt;6 mo) and persistent (QuantiFERON-TB+ for &gt;1 yr) infection. We defined the ΔHLA-DR median fluorescence intensity biomarker as the difference in HLA-DR expression between IFN-γ+ TNF+Mycobacterium tuberculosis-specific T cells and total CD3+ T cells. Biomarker performance was assessed by blinded prediction in untouched test cohorts with recent versus persistent infection or tuberculosis disease and by unblinded analysis of asymptomatic adolescents with tuberculosis infection who remained healthy (nonprogressors) or who progressed to microbiologically confirmed disease (progressors). Measurements and Main Results: In the test cohorts, frequencies of Mycobacterium tuberculosis-specific T cells differentiated between QuantiFERON-TB- (n = 25) and QuantiFERON-TB+ (n = 47) individuals (area under the receiver operating characteristic curve, 0.94; 95% confidence interval, 0.87-1.00). ΔHLA-DR significantly discriminated between recent (n = 20) and persistent (n = 22) QuantiFERON-TB+ (0.91; 0.83-1.00); persistent QuantiFERON-TB+ and newly diagnosed tuberculosis (n = 19; 0.99; 0.96-1.00); and tuberculosis progressors (n = 22) and nonprogressors (n = 34; 0.75; 0.63-0.87). However, ΔHLA-DR median fluorescent intensity could not discriminate between recent QuantiFERON-TB+ and tuberculosis (0.67; 0.50-0.84). Conclusions: The ΔHLA-DR biomarker can identify individuals with recent QuantiFERON-TB conversion and those with disease progression, allowing targeted provision of preventive treatment to those at highest risk of tuberculosis. Further validation studies of this novel immune biomarker in various settings and populations at risk are warranted.","container-title":"American Journal of Respiratory and Critical Care Medicine","DOI":"10.1164/rccm.202007-2686OC","ISSN":"1535-4970","issue":"12","journalAbbreviation":"Am J Respir Crit Care Med","language":"eng","note":"PMID: 33406011\nPMCID: PMC8483229","page":"1556-1565","source":"PubMed","title":"Antigen-Specific T-Cell Activation Distinguishes between Recent and Remote Tuberculosis Infection","volume":"203","author":[{"family":"Mpande","given":"Cheleka A. M."},{"family":"Musvosvi","given":"Munyaradzi"},{"family":"Rozot","given":"Virginie"},{"family":"Mosito","given":"Boitumelo"},{"family":"Reid","given":"Timothy D."},{"family":"Schreuder","given":"Constance"},{"family":"Lloyd","given":"Tessa"},{"family":"Bilek","given":"Nicole"},{"family":"Huang","given":"Huang"},{"family":"Obermoser","given":"Gerlinde"},{"family":"Davis","given":"Mark M."},{"family":"Ruhwald","given":"Morten"},{"family":"Hatherill","given":"Mark"},{"family":"Scriba","given":"Thomas J."},{"family":"Nemes","given":"Elisa"},{"literal":"ACS Study Team"}],"issued":{"date-parts":[["2021",6,15]]}}}],"schema":"https://github.com/citation-style-language/schema/raw/master/csl-citation.json"} </w:instrText>
      </w:r>
      <w:r>
        <w:rPr>
          <w:rFonts w:ascii="Arial" w:hAnsi="Arial" w:cs="Arial"/>
          <w:sz w:val="22"/>
          <w:szCs w:val="22"/>
        </w:rPr>
        <w:fldChar w:fldCharType="separate"/>
      </w:r>
      <w:r w:rsidR="00A11996">
        <w:rPr>
          <w:rFonts w:ascii="Arial" w:eastAsiaTheme="minorHAnsi" w:hAnsi="Arial" w:cs="Arial"/>
          <w:kern w:val="0"/>
          <w:sz w:val="22"/>
        </w:rPr>
        <w:t>[8], [9]</w:t>
      </w:r>
      <w:r>
        <w:rPr>
          <w:rFonts w:ascii="Arial" w:hAnsi="Arial" w:cs="Arial"/>
          <w:sz w:val="22"/>
          <w:szCs w:val="22"/>
        </w:rPr>
        <w:fldChar w:fldCharType="end"/>
      </w:r>
      <w:r w:rsidRPr="00C90E2F">
        <w:rPr>
          <w:rFonts w:ascii="Arial" w:hAnsi="Arial" w:cs="Arial"/>
          <w:sz w:val="22"/>
          <w:szCs w:val="22"/>
        </w:rPr>
        <w:t xml:space="preserve"> </w:t>
      </w:r>
      <w:r>
        <w:rPr>
          <w:rFonts w:ascii="Arial" w:hAnsi="Arial" w:cs="Arial"/>
          <w:sz w:val="22"/>
          <w:szCs w:val="22"/>
        </w:rPr>
        <w:t>This finding is consistent with data from</w:t>
      </w:r>
      <w:r w:rsidRPr="00C90E2F">
        <w:rPr>
          <w:rFonts w:ascii="Arial" w:hAnsi="Arial" w:cs="Arial"/>
          <w:sz w:val="22"/>
          <w:szCs w:val="22"/>
        </w:rPr>
        <w:t xml:space="preserve"> a previous study which demonstrated increased inflammation and activation of bulk CD4 T cells </w:t>
      </w:r>
      <w:r>
        <w:rPr>
          <w:rFonts w:ascii="Arial" w:hAnsi="Arial" w:cs="Arial"/>
          <w:sz w:val="22"/>
          <w:szCs w:val="22"/>
        </w:rPr>
        <w:t xml:space="preserve">immediately </w:t>
      </w:r>
      <w:r w:rsidRPr="00C90E2F">
        <w:rPr>
          <w:rFonts w:ascii="Arial" w:hAnsi="Arial" w:cs="Arial"/>
          <w:sz w:val="22"/>
          <w:szCs w:val="22"/>
        </w:rPr>
        <w:t>before clinical onset of TB.</w:t>
      </w:r>
      <w:r>
        <w:rPr>
          <w:rFonts w:ascii="Arial" w:hAnsi="Arial" w:cs="Arial"/>
          <w:sz w:val="22"/>
          <w:szCs w:val="22"/>
        </w:rPr>
        <w:t xml:space="preserve"> </w:t>
      </w:r>
      <w:r>
        <w:rPr>
          <w:rFonts w:ascii="Arial" w:hAnsi="Arial" w:cs="Arial"/>
          <w:sz w:val="22"/>
          <w:szCs w:val="22"/>
        </w:rPr>
        <w:fldChar w:fldCharType="begin"/>
      </w:r>
      <w:r w:rsidR="00A11996">
        <w:rPr>
          <w:rFonts w:ascii="Arial" w:hAnsi="Arial" w:cs="Arial"/>
          <w:sz w:val="22"/>
          <w:szCs w:val="22"/>
        </w:rPr>
        <w:instrText xml:space="preserve"> ADDIN ZOTERO_ITEM CSL_CITATION {"citationID":"1OveiVza","properties":{"formattedCitation":"[10]","plainCitation":"[10]","noteIndex":0},"citationItems":[{"id":1967,"uris":["http://zotero.org/users/6528344/items/8ILN4UA7"],"itemData":{"id":1967,"type":"article-journal","abstract":"Our understanding of mechanisms underlying progression from Mycobacterium tuberculosis infection to pulmonary tuberculosis disease in humans remains limited. To define such mechanisms, we followed M. tuberculosis-infected adolescents longitudinally. Blood samples from forty-four adolescents who ultimately developed tuberculosis disease (“progressors”) were compared with those from 106 matched controls, who remained healthy during two years of follow up. We performed longitudinal whole blood transcriptomic analyses by RNA sequencing and plasma proteome analyses using multiplexed slow off-rate modified DNA aptamers. Tuberculosis progression was associated with sequential modulation of immunological processes. Type I/II interferon signalling and complement cascade were elevated 18 months before tuberculosis disease diagnosis, while changes in myeloid inflammation, lymphoid, monocyte and neutrophil gene modules occurred more proximally to tuberculosis disease. Analysis of gene expression in purified T cells also revealed early suppression of Th17 responses in progressors, relative to M. tuberculosis-infected controls. This was confirmed in an independent adult cohort who received BCG re-vaccination; transcript expression of interferon response genes in blood prior to BCG administration was associated with suppression of IL-17 expression by BCG-specific CD4 T cells 3 weeks post-vaccination. Our findings provide a timeline to the different immunological stages of disease progression which comprise sequential inflammatory dynamics and immune alterations that precede disease manifestations and diagnosis of tuberculosis disease. These findings have important implications for developing diagnostics, vaccination and host-directed therapies for tuberculosis. Trial registration Clincialtrials.gov, NCT01119521","container-title":"PLOS Pathogens","DOI":"10.1371/journal.ppat.1006687","ISSN":"1553-7374","issue":"11","journalAbbreviation":"PLOS Pathogens","language":"en","note":"publisher: Public Library of Science","page":"e1006687","source":"PLoS Journals","title":"Sequential inflammatory processes define human progression from M. tuberculosis infection to tuberculosis disease","volume":"13","author":[{"family":"Scriba","given":"Thomas J."},{"family":"Penn-Nicholson","given":"Adam"},{"family":"Shankar","given":"Smitha"},{"family":"Hraha","given":"Tom"},{"family":"Thompson","given":"Ethan G."},{"family":"Sterling","given":"David"},{"family":"Nemes","given":"Elisa"},{"family":"Darboe","given":"Fatoumatta"},{"family":"Suliman","given":"Sara"},{"family":"Amon","given":"Lynn M."},{"family":"Mahomed","given":"Hassan"},{"family":"Erasmus","given":"Mzwandile"},{"family":"Whatney","given":"Wendy"},{"family":"Johnson","given":"John L."},{"family":"Boom","given":"W. Henry"},{"family":"Hatherill","given":"Mark"},{"family":"Valvo","given":"Joe"},{"family":"Groote","given":"Mary Ann De"},{"family":"Ochsner","given":"Urs A."},{"family":"Aderem","given":"Alan"},{"family":"Hanekom","given":"Willem A."},{"family":"Zak","given":"Daniel E."},{"family":"Team","given":"other members of the ACS","dropping-particle":"cohort study"}],"issued":{"date-parts":[["2017",11,16]]}}}],"schema":"https://github.com/citation-style-language/schema/raw/master/csl-citation.json"} </w:instrText>
      </w:r>
      <w:r>
        <w:rPr>
          <w:rFonts w:ascii="Arial" w:hAnsi="Arial" w:cs="Arial"/>
          <w:sz w:val="22"/>
          <w:szCs w:val="22"/>
        </w:rPr>
        <w:fldChar w:fldCharType="separate"/>
      </w:r>
      <w:r w:rsidR="00A11996">
        <w:rPr>
          <w:rFonts w:ascii="Arial" w:hAnsi="Arial" w:cs="Arial"/>
          <w:noProof/>
          <w:sz w:val="22"/>
          <w:szCs w:val="22"/>
        </w:rPr>
        <w:t>[10]</w:t>
      </w:r>
      <w:r>
        <w:rPr>
          <w:rFonts w:ascii="Arial" w:hAnsi="Arial" w:cs="Arial"/>
          <w:sz w:val="22"/>
          <w:szCs w:val="22"/>
        </w:rPr>
        <w:fldChar w:fldCharType="end"/>
      </w:r>
      <w:r>
        <w:rPr>
          <w:rFonts w:ascii="Arial" w:hAnsi="Arial" w:cs="Arial"/>
          <w:sz w:val="22"/>
          <w:szCs w:val="22"/>
        </w:rPr>
        <w:t xml:space="preserve"> </w:t>
      </w:r>
      <w:r w:rsidR="00C342BC">
        <w:rPr>
          <w:rFonts w:ascii="Arial" w:hAnsi="Arial" w:cs="Arial"/>
          <w:sz w:val="22"/>
          <w:szCs w:val="22"/>
        </w:rPr>
        <w:t>T</w:t>
      </w:r>
      <w:r>
        <w:rPr>
          <w:rFonts w:ascii="Arial" w:hAnsi="Arial" w:cs="Arial"/>
          <w:sz w:val="22"/>
          <w:szCs w:val="22"/>
        </w:rPr>
        <w:t>he potential of biomarker-based assays to reliably</w:t>
      </w:r>
      <w:r w:rsidRPr="003735BA">
        <w:rPr>
          <w:rFonts w:ascii="Arial" w:hAnsi="Arial" w:cs="Arial"/>
          <w:sz w:val="22"/>
          <w:szCs w:val="22"/>
        </w:rPr>
        <w:t xml:space="preserve"> distinguish between recent and persistent </w:t>
      </w:r>
      <w:proofErr w:type="spellStart"/>
      <w:r w:rsidRPr="003735BA">
        <w:rPr>
          <w:rFonts w:ascii="Arial" w:hAnsi="Arial" w:cs="Arial"/>
          <w:i/>
          <w:iCs/>
          <w:sz w:val="22"/>
          <w:szCs w:val="22"/>
        </w:rPr>
        <w:t>Mtb</w:t>
      </w:r>
      <w:proofErr w:type="spellEnd"/>
      <w:r w:rsidRPr="003735BA">
        <w:rPr>
          <w:rFonts w:ascii="Arial" w:hAnsi="Arial" w:cs="Arial"/>
          <w:sz w:val="22"/>
          <w:szCs w:val="22"/>
        </w:rPr>
        <w:t xml:space="preserve"> infection</w:t>
      </w:r>
      <w:r>
        <w:rPr>
          <w:rFonts w:ascii="Arial" w:hAnsi="Arial" w:cs="Arial"/>
          <w:sz w:val="22"/>
          <w:szCs w:val="22"/>
        </w:rPr>
        <w:t>, if scalable, could transform our understanding of TB epidemiology</w:t>
      </w:r>
      <w:r w:rsidR="00352EE3">
        <w:rPr>
          <w:rFonts w:ascii="Arial" w:hAnsi="Arial" w:cs="Arial"/>
          <w:sz w:val="22"/>
          <w:szCs w:val="22"/>
        </w:rPr>
        <w:t xml:space="preserve">. Importantly, given that risk of progression to active TB is highest in the 1-2 years after </w:t>
      </w:r>
      <w:proofErr w:type="spellStart"/>
      <w:r w:rsidR="00352EE3">
        <w:rPr>
          <w:rFonts w:ascii="Arial" w:hAnsi="Arial" w:cs="Arial"/>
          <w:i/>
          <w:iCs/>
          <w:sz w:val="22"/>
          <w:szCs w:val="22"/>
        </w:rPr>
        <w:t>Mtb</w:t>
      </w:r>
      <w:proofErr w:type="spellEnd"/>
      <w:r w:rsidR="00352EE3">
        <w:rPr>
          <w:rFonts w:ascii="Arial" w:hAnsi="Arial" w:cs="Arial"/>
          <w:sz w:val="22"/>
          <w:szCs w:val="22"/>
        </w:rPr>
        <w:t xml:space="preserve"> infection, a reliable test for recent </w:t>
      </w:r>
      <w:proofErr w:type="spellStart"/>
      <w:r w:rsidR="00352EE3">
        <w:rPr>
          <w:rFonts w:ascii="Arial" w:hAnsi="Arial" w:cs="Arial"/>
          <w:i/>
          <w:iCs/>
          <w:sz w:val="22"/>
          <w:szCs w:val="22"/>
        </w:rPr>
        <w:t>Mtb</w:t>
      </w:r>
      <w:proofErr w:type="spellEnd"/>
      <w:r w:rsidR="00352EE3" w:rsidRPr="00862BFA">
        <w:rPr>
          <w:rFonts w:ascii="Arial" w:hAnsi="Arial"/>
          <w:i/>
          <w:sz w:val="22"/>
        </w:rPr>
        <w:t xml:space="preserve"> </w:t>
      </w:r>
      <w:r w:rsidR="00352EE3">
        <w:rPr>
          <w:rFonts w:ascii="Arial" w:hAnsi="Arial" w:cs="Arial"/>
          <w:sz w:val="22"/>
          <w:szCs w:val="22"/>
        </w:rPr>
        <w:t>infection</w:t>
      </w:r>
      <w:r w:rsidR="00352EE3">
        <w:rPr>
          <w:rFonts w:ascii="Arial" w:hAnsi="Arial" w:cs="Arial"/>
          <w:b/>
          <w:bCs/>
          <w:sz w:val="22"/>
          <w:szCs w:val="22"/>
        </w:rPr>
        <w:t xml:space="preserve"> </w:t>
      </w:r>
      <w:r w:rsidR="00352EE3">
        <w:rPr>
          <w:rFonts w:ascii="Arial" w:hAnsi="Arial" w:cs="Arial"/>
          <w:sz w:val="22"/>
          <w:szCs w:val="22"/>
        </w:rPr>
        <w:t>would be informative both for assessing individual risk of progression</w:t>
      </w:r>
      <w:r w:rsidR="00253A8C">
        <w:rPr>
          <w:rFonts w:ascii="Arial" w:hAnsi="Arial" w:cs="Arial"/>
          <w:sz w:val="22"/>
          <w:szCs w:val="22"/>
        </w:rPr>
        <w:t xml:space="preserve"> and for understanding recent epidemiological trends (</w:t>
      </w:r>
      <w:r w:rsidR="00253A8C" w:rsidRPr="00056462">
        <w:rPr>
          <w:rFonts w:ascii="Arial" w:hAnsi="Arial" w:cs="Arial"/>
          <w:i/>
          <w:iCs/>
          <w:sz w:val="22"/>
          <w:szCs w:val="22"/>
        </w:rPr>
        <w:t>i.e.</w:t>
      </w:r>
      <w:r w:rsidR="00056462" w:rsidRPr="00056462">
        <w:rPr>
          <w:rFonts w:ascii="Arial" w:hAnsi="Arial" w:cs="Arial"/>
          <w:i/>
          <w:iCs/>
          <w:sz w:val="22"/>
          <w:szCs w:val="22"/>
        </w:rPr>
        <w:t>,</w:t>
      </w:r>
      <w:r w:rsidR="00253A8C">
        <w:rPr>
          <w:rFonts w:ascii="Arial" w:hAnsi="Arial" w:cs="Arial"/>
          <w:sz w:val="22"/>
          <w:szCs w:val="22"/>
        </w:rPr>
        <w:t xml:space="preserve"> the force of </w:t>
      </w:r>
      <w:proofErr w:type="spellStart"/>
      <w:r w:rsidR="00253A8C">
        <w:rPr>
          <w:rFonts w:ascii="Arial" w:hAnsi="Arial" w:cs="Arial"/>
          <w:i/>
          <w:iCs/>
          <w:sz w:val="22"/>
          <w:szCs w:val="22"/>
        </w:rPr>
        <w:t>Mtb</w:t>
      </w:r>
      <w:proofErr w:type="spellEnd"/>
      <w:r w:rsidR="00253A8C">
        <w:rPr>
          <w:rFonts w:ascii="Arial" w:hAnsi="Arial" w:cs="Arial"/>
          <w:sz w:val="22"/>
          <w:szCs w:val="22"/>
        </w:rPr>
        <w:t xml:space="preserve"> infection)</w:t>
      </w:r>
      <w:r w:rsidR="00352EE3">
        <w:rPr>
          <w:rFonts w:ascii="Arial" w:hAnsi="Arial" w:cs="Arial"/>
          <w:sz w:val="22"/>
          <w:szCs w:val="22"/>
        </w:rPr>
        <w:t xml:space="preserve">. </w:t>
      </w:r>
    </w:p>
    <w:p w14:paraId="4849C54A" w14:textId="77777777" w:rsidR="00862BFA" w:rsidRDefault="00862BFA" w:rsidP="00E00D75">
      <w:pPr>
        <w:spacing w:after="0" w:line="240" w:lineRule="auto"/>
        <w:jc w:val="both"/>
        <w:rPr>
          <w:rFonts w:ascii="Arial" w:hAnsi="Arial" w:cs="Arial"/>
          <w:sz w:val="22"/>
          <w:szCs w:val="22"/>
        </w:rPr>
      </w:pPr>
    </w:p>
    <w:p w14:paraId="5DAB1DB5" w14:textId="1DB89343" w:rsidR="00DE487C" w:rsidRDefault="008F17FA" w:rsidP="00990B87">
      <w:pPr>
        <w:spacing w:after="0" w:line="240" w:lineRule="auto"/>
        <w:jc w:val="both"/>
        <w:rPr>
          <w:rFonts w:ascii="Arial" w:hAnsi="Arial" w:cs="Arial"/>
          <w:sz w:val="22"/>
          <w:szCs w:val="22"/>
        </w:rPr>
      </w:pPr>
      <w:r w:rsidRPr="35E89CD1">
        <w:rPr>
          <w:rFonts w:ascii="Arial" w:hAnsi="Arial" w:cs="Arial"/>
          <w:b/>
          <w:bCs/>
          <w:sz w:val="22"/>
          <w:szCs w:val="22"/>
        </w:rPr>
        <w:t>A</w:t>
      </w:r>
      <w:r w:rsidR="00352EE3">
        <w:rPr>
          <w:rFonts w:ascii="Arial" w:hAnsi="Arial" w:cs="Arial"/>
          <w:b/>
          <w:bCs/>
          <w:sz w:val="22"/>
          <w:szCs w:val="22"/>
        </w:rPr>
        <w:t>4</w:t>
      </w:r>
      <w:r w:rsidRPr="35E89CD1">
        <w:rPr>
          <w:rFonts w:ascii="Arial" w:hAnsi="Arial" w:cs="Arial"/>
          <w:b/>
          <w:bCs/>
          <w:sz w:val="22"/>
          <w:szCs w:val="22"/>
        </w:rPr>
        <w:t xml:space="preserve">. New vaccines </w:t>
      </w:r>
      <w:r w:rsidR="00352EE3">
        <w:rPr>
          <w:rFonts w:ascii="Arial" w:hAnsi="Arial" w:cs="Arial"/>
          <w:b/>
          <w:bCs/>
          <w:sz w:val="22"/>
          <w:szCs w:val="22"/>
        </w:rPr>
        <w:t>promise to deliver a</w:t>
      </w:r>
      <w:r w:rsidRPr="35E89CD1">
        <w:rPr>
          <w:rFonts w:ascii="Arial" w:hAnsi="Arial" w:cs="Arial"/>
          <w:b/>
          <w:bCs/>
          <w:sz w:val="22"/>
          <w:szCs w:val="22"/>
        </w:rPr>
        <w:t xml:space="preserve"> ‘step change’ </w:t>
      </w:r>
      <w:r w:rsidR="00352EE3">
        <w:rPr>
          <w:rFonts w:ascii="Arial" w:hAnsi="Arial" w:cs="Arial"/>
          <w:b/>
          <w:bCs/>
          <w:sz w:val="22"/>
          <w:szCs w:val="22"/>
        </w:rPr>
        <w:t>for global</w:t>
      </w:r>
      <w:r w:rsidRPr="35E89CD1">
        <w:rPr>
          <w:rFonts w:ascii="Arial" w:hAnsi="Arial" w:cs="Arial"/>
          <w:b/>
          <w:bCs/>
          <w:sz w:val="22"/>
          <w:szCs w:val="22"/>
        </w:rPr>
        <w:t xml:space="preserve"> TB prevention efforts, but their development has been painstakingly slow. </w:t>
      </w:r>
      <w:r w:rsidRPr="35E89CD1">
        <w:rPr>
          <w:rFonts w:ascii="Arial" w:hAnsi="Arial" w:cs="Arial"/>
          <w:sz w:val="22"/>
          <w:szCs w:val="22"/>
        </w:rPr>
        <w:t>According to estimates from the World Health Organization (WHO), a moderately effective TB vaccine for adults and adolescents could cumulatively avert</w:t>
      </w:r>
      <w:r>
        <w:t xml:space="preserve"> </w:t>
      </w:r>
      <w:r w:rsidRPr="35E89CD1">
        <w:rPr>
          <w:rFonts w:ascii="Arial" w:hAnsi="Arial" w:cs="Arial"/>
          <w:sz w:val="22"/>
          <w:szCs w:val="22"/>
        </w:rPr>
        <w:t>37.2–76.0 million cases and 4.6–8.5 million deaths before 2050.</w:t>
      </w:r>
      <w:r>
        <w:rPr>
          <w:rFonts w:ascii="Arial" w:hAnsi="Arial" w:cs="Arial"/>
          <w:sz w:val="22"/>
          <w:szCs w:val="22"/>
        </w:rPr>
        <w:t xml:space="preserve"> </w:t>
      </w:r>
      <w:r>
        <w:rPr>
          <w:rFonts w:ascii="Arial" w:hAnsi="Arial" w:cs="Arial"/>
          <w:sz w:val="22"/>
          <w:szCs w:val="22"/>
        </w:rPr>
        <w:fldChar w:fldCharType="begin"/>
      </w:r>
      <w:r w:rsidR="00FB7FA1">
        <w:rPr>
          <w:rFonts w:ascii="Arial" w:hAnsi="Arial" w:cs="Arial"/>
          <w:sz w:val="22"/>
          <w:szCs w:val="22"/>
        </w:rPr>
        <w:instrText xml:space="preserve"> ADDIN ZOTERO_ITEM CSL_CITATION {"citationID":"4RetNrys","properties":{"formattedCitation":"[11]","plainCitation":"[11]","noteIndex":0},"citationItems":[{"id":4,"uris":["http://zotero.org/users/6528344/items/CCYMBM2E"],"itemData":{"id":4,"type":"webpage","abstract":"Publicaciones de la Organización Mundial de la Salud","language":"en","title":"An investment case for new tuberculosis vaccines","URL":"https://www.who.int/publications-detail-redirect/9789240064690","accessed":{"date-parts":[["2023",2,8]]}}}],"schema":"https://github.com/citation-style-language/schema/raw/master/csl-citation.json"} </w:instrText>
      </w:r>
      <w:r>
        <w:rPr>
          <w:rFonts w:ascii="Arial" w:hAnsi="Arial" w:cs="Arial"/>
          <w:sz w:val="22"/>
          <w:szCs w:val="22"/>
        </w:rPr>
        <w:fldChar w:fldCharType="separate"/>
      </w:r>
      <w:r w:rsidR="00FB7FA1">
        <w:rPr>
          <w:rFonts w:ascii="Arial" w:eastAsiaTheme="minorHAnsi" w:hAnsi="Arial" w:cs="Arial"/>
          <w:kern w:val="0"/>
          <w:sz w:val="22"/>
        </w:rPr>
        <w:t>[11]</w:t>
      </w:r>
      <w:r>
        <w:rPr>
          <w:rFonts w:ascii="Arial" w:hAnsi="Arial" w:cs="Arial"/>
          <w:sz w:val="22"/>
          <w:szCs w:val="22"/>
        </w:rPr>
        <w:fldChar w:fldCharType="end"/>
      </w:r>
      <w:r w:rsidRPr="35E89CD1">
        <w:rPr>
          <w:rFonts w:ascii="Arial" w:hAnsi="Arial" w:cs="Arial"/>
          <w:sz w:val="22"/>
          <w:szCs w:val="22"/>
        </w:rPr>
        <w:t xml:space="preserve"> However, the pace of TB vaccine development has been severely limited by the siz</w:t>
      </w:r>
      <w:r w:rsidR="00352EE3">
        <w:rPr>
          <w:rFonts w:ascii="Arial" w:hAnsi="Arial" w:cs="Arial"/>
          <w:sz w:val="22"/>
          <w:szCs w:val="22"/>
        </w:rPr>
        <w:t>e</w:t>
      </w:r>
      <w:r w:rsidR="008103BE">
        <w:rPr>
          <w:rFonts w:ascii="Arial" w:hAnsi="Arial" w:cs="Arial"/>
          <w:sz w:val="22"/>
          <w:szCs w:val="22"/>
        </w:rPr>
        <w:t xml:space="preserve"> and</w:t>
      </w:r>
      <w:r w:rsidR="00352EE3">
        <w:rPr>
          <w:rFonts w:ascii="Arial" w:hAnsi="Arial" w:cs="Arial"/>
          <w:sz w:val="22"/>
          <w:szCs w:val="22"/>
        </w:rPr>
        <w:t xml:space="preserve"> </w:t>
      </w:r>
      <w:r w:rsidRPr="35E89CD1">
        <w:rPr>
          <w:rFonts w:ascii="Arial" w:hAnsi="Arial" w:cs="Arial"/>
          <w:sz w:val="22"/>
          <w:szCs w:val="22"/>
        </w:rPr>
        <w:t xml:space="preserve">scale of late-stage trials required to evaluate their efficacy. Even in countries where TB burden is relatively high, most </w:t>
      </w:r>
      <w:r>
        <w:rPr>
          <w:rFonts w:ascii="Arial" w:hAnsi="Arial" w:cs="Arial"/>
          <w:sz w:val="22"/>
          <w:szCs w:val="22"/>
        </w:rPr>
        <w:t xml:space="preserve">people </w:t>
      </w:r>
      <w:r w:rsidRPr="35E89CD1">
        <w:rPr>
          <w:rFonts w:ascii="Arial" w:hAnsi="Arial" w:cs="Arial"/>
          <w:sz w:val="22"/>
          <w:szCs w:val="22"/>
        </w:rPr>
        <w:t xml:space="preserve">who are infected with </w:t>
      </w:r>
      <w:proofErr w:type="spellStart"/>
      <w:r w:rsidRPr="35E89CD1">
        <w:rPr>
          <w:rFonts w:ascii="Arial" w:hAnsi="Arial" w:cs="Arial"/>
          <w:i/>
          <w:iCs/>
          <w:sz w:val="22"/>
          <w:szCs w:val="22"/>
        </w:rPr>
        <w:t>Mtb</w:t>
      </w:r>
      <w:proofErr w:type="spellEnd"/>
      <w:r w:rsidRPr="35E89CD1">
        <w:rPr>
          <w:rFonts w:ascii="Arial" w:hAnsi="Arial" w:cs="Arial"/>
          <w:i/>
          <w:iCs/>
          <w:sz w:val="22"/>
          <w:szCs w:val="22"/>
        </w:rPr>
        <w:t xml:space="preserve"> </w:t>
      </w:r>
      <w:r w:rsidRPr="35E89CD1">
        <w:rPr>
          <w:rFonts w:ascii="Arial" w:hAnsi="Arial" w:cs="Arial"/>
          <w:sz w:val="22"/>
          <w:szCs w:val="22"/>
        </w:rPr>
        <w:t xml:space="preserve">will not develop disease. Among those who do develop TB, clinical illness may not present until months or years after infection. </w:t>
      </w:r>
      <w:r w:rsidR="00926572">
        <w:rPr>
          <w:rFonts w:ascii="Arial" w:hAnsi="Arial" w:cs="Arial"/>
          <w:sz w:val="22"/>
          <w:szCs w:val="22"/>
        </w:rPr>
        <w:t>As a result</w:t>
      </w:r>
      <w:r w:rsidRPr="35E89CD1">
        <w:rPr>
          <w:rFonts w:ascii="Arial" w:hAnsi="Arial" w:cs="Arial"/>
          <w:sz w:val="22"/>
          <w:szCs w:val="22"/>
        </w:rPr>
        <w:t xml:space="preserve">, </w:t>
      </w:r>
      <w:r w:rsidRPr="00824133">
        <w:rPr>
          <w:rFonts w:ascii="Arial" w:hAnsi="Arial" w:cs="Arial"/>
          <w:sz w:val="22"/>
          <w:szCs w:val="22"/>
          <w:u w:val="single"/>
        </w:rPr>
        <w:t>most</w:t>
      </w:r>
      <w:r w:rsidR="00B748BE">
        <w:rPr>
          <w:rFonts w:ascii="Arial" w:hAnsi="Arial" w:cs="Arial"/>
          <w:sz w:val="22"/>
          <w:szCs w:val="22"/>
          <w:u w:val="single"/>
        </w:rPr>
        <w:t xml:space="preserve"> trials</w:t>
      </w:r>
      <w:r w:rsidRPr="00824133">
        <w:rPr>
          <w:rFonts w:ascii="Arial" w:hAnsi="Arial" w:cs="Arial"/>
          <w:sz w:val="22"/>
          <w:szCs w:val="22"/>
          <w:u w:val="single"/>
        </w:rPr>
        <w:t xml:space="preserve"> </w:t>
      </w:r>
      <w:r w:rsidR="00B748BE">
        <w:rPr>
          <w:rFonts w:ascii="Arial" w:hAnsi="Arial" w:cs="Arial"/>
          <w:sz w:val="22"/>
          <w:szCs w:val="22"/>
          <w:u w:val="single"/>
        </w:rPr>
        <w:t>enroll</w:t>
      </w:r>
      <w:r w:rsidRPr="00824133">
        <w:rPr>
          <w:rFonts w:ascii="Arial" w:hAnsi="Arial" w:cs="Arial"/>
          <w:sz w:val="22"/>
          <w:szCs w:val="22"/>
          <w:u w:val="single"/>
        </w:rPr>
        <w:t xml:space="preserve"> </w:t>
      </w:r>
      <w:r w:rsidR="002D4CFB">
        <w:rPr>
          <w:rFonts w:ascii="Arial" w:hAnsi="Arial" w:cs="Arial"/>
          <w:sz w:val="22"/>
          <w:szCs w:val="22"/>
          <w:u w:val="single"/>
        </w:rPr>
        <w:t xml:space="preserve">healthy </w:t>
      </w:r>
      <w:r w:rsidR="00B748BE">
        <w:rPr>
          <w:rFonts w:ascii="Arial" w:hAnsi="Arial" w:cs="Arial"/>
          <w:sz w:val="22"/>
          <w:szCs w:val="22"/>
          <w:u w:val="single"/>
        </w:rPr>
        <w:t>individuals</w:t>
      </w:r>
      <w:r w:rsidRPr="00824133">
        <w:rPr>
          <w:rFonts w:ascii="Arial" w:hAnsi="Arial" w:cs="Arial"/>
          <w:sz w:val="22"/>
          <w:szCs w:val="22"/>
          <w:u w:val="single"/>
        </w:rPr>
        <w:t xml:space="preserve"> </w:t>
      </w:r>
      <w:r w:rsidR="00926572">
        <w:rPr>
          <w:rFonts w:ascii="Arial" w:hAnsi="Arial" w:cs="Arial"/>
          <w:sz w:val="22"/>
          <w:szCs w:val="22"/>
          <w:u w:val="single"/>
        </w:rPr>
        <w:t xml:space="preserve">already </w:t>
      </w:r>
      <w:r w:rsidRPr="00824133">
        <w:rPr>
          <w:rFonts w:ascii="Arial" w:hAnsi="Arial" w:cs="Arial"/>
          <w:sz w:val="22"/>
          <w:szCs w:val="22"/>
          <w:u w:val="single"/>
        </w:rPr>
        <w:t xml:space="preserve">with </w:t>
      </w:r>
      <w:proofErr w:type="spellStart"/>
      <w:r w:rsidRPr="00824133">
        <w:rPr>
          <w:rFonts w:ascii="Arial" w:hAnsi="Arial" w:cs="Arial"/>
          <w:i/>
          <w:iCs/>
          <w:sz w:val="22"/>
          <w:szCs w:val="22"/>
          <w:u w:val="single"/>
        </w:rPr>
        <w:t>Mtb</w:t>
      </w:r>
      <w:proofErr w:type="spellEnd"/>
      <w:r w:rsidRPr="00824133">
        <w:rPr>
          <w:rFonts w:ascii="Arial" w:hAnsi="Arial" w:cs="Arial"/>
          <w:sz w:val="22"/>
          <w:szCs w:val="22"/>
          <w:u w:val="single"/>
        </w:rPr>
        <w:t xml:space="preserve"> infection</w:t>
      </w:r>
      <w:r w:rsidR="004C16F1">
        <w:rPr>
          <w:rFonts w:ascii="Arial" w:hAnsi="Arial" w:cs="Arial"/>
          <w:sz w:val="22"/>
          <w:szCs w:val="22"/>
          <w:u w:val="single"/>
        </w:rPr>
        <w:t xml:space="preserve"> (</w:t>
      </w:r>
      <w:r w:rsidR="004C16F1" w:rsidRPr="00056462">
        <w:rPr>
          <w:rFonts w:ascii="Arial" w:hAnsi="Arial" w:cs="Arial"/>
          <w:i/>
          <w:iCs/>
          <w:sz w:val="22"/>
          <w:szCs w:val="22"/>
          <w:u w:val="single"/>
        </w:rPr>
        <w:t>i.e.,</w:t>
      </w:r>
      <w:r w:rsidR="004C16F1">
        <w:rPr>
          <w:rFonts w:ascii="Arial" w:hAnsi="Arial" w:cs="Arial"/>
          <w:sz w:val="22"/>
          <w:szCs w:val="22"/>
          <w:u w:val="single"/>
        </w:rPr>
        <w:t xml:space="preserve"> IGRA+)</w:t>
      </w:r>
      <w:r w:rsidR="004C16F1">
        <w:rPr>
          <w:rFonts w:ascii="Arial" w:hAnsi="Arial" w:cs="Arial"/>
          <w:sz w:val="22"/>
          <w:szCs w:val="22"/>
        </w:rPr>
        <w:t xml:space="preserve"> </w:t>
      </w:r>
      <w:r w:rsidR="00F32E07">
        <w:rPr>
          <w:rFonts w:ascii="Arial" w:hAnsi="Arial" w:cs="Arial"/>
          <w:sz w:val="22"/>
          <w:szCs w:val="22"/>
        </w:rPr>
        <w:t xml:space="preserve">with </w:t>
      </w:r>
      <w:r w:rsidR="005A39C7">
        <w:rPr>
          <w:rFonts w:ascii="Arial" w:hAnsi="Arial" w:cs="Arial"/>
          <w:sz w:val="22"/>
          <w:szCs w:val="22"/>
        </w:rPr>
        <w:t xml:space="preserve">clinical </w:t>
      </w:r>
      <w:r w:rsidRPr="35E89CD1">
        <w:rPr>
          <w:rFonts w:ascii="Arial" w:hAnsi="Arial" w:cs="Arial"/>
          <w:sz w:val="22"/>
          <w:szCs w:val="22"/>
        </w:rPr>
        <w:t>TB</w:t>
      </w:r>
      <w:r w:rsidR="002D4CFB">
        <w:rPr>
          <w:rFonts w:ascii="Arial" w:hAnsi="Arial" w:cs="Arial"/>
          <w:sz w:val="22"/>
          <w:szCs w:val="22"/>
        </w:rPr>
        <w:t xml:space="preserve"> </w:t>
      </w:r>
      <w:r w:rsidR="00352EE3">
        <w:rPr>
          <w:rFonts w:ascii="Arial" w:hAnsi="Arial" w:cs="Arial"/>
          <w:sz w:val="22"/>
          <w:szCs w:val="22"/>
        </w:rPr>
        <w:t xml:space="preserve">as </w:t>
      </w:r>
      <w:r w:rsidR="004C16F1">
        <w:rPr>
          <w:rFonts w:ascii="Arial" w:hAnsi="Arial" w:cs="Arial"/>
          <w:sz w:val="22"/>
          <w:szCs w:val="22"/>
        </w:rPr>
        <w:t>the</w:t>
      </w:r>
      <w:r w:rsidR="00352EE3">
        <w:rPr>
          <w:rFonts w:ascii="Arial" w:hAnsi="Arial" w:cs="Arial"/>
          <w:sz w:val="22"/>
          <w:szCs w:val="22"/>
        </w:rPr>
        <w:t xml:space="preserve"> primary endpoint</w:t>
      </w:r>
      <w:r w:rsidRPr="35E89CD1">
        <w:rPr>
          <w:rFonts w:ascii="Arial" w:hAnsi="Arial" w:cs="Arial"/>
          <w:sz w:val="22"/>
          <w:szCs w:val="22"/>
        </w:rPr>
        <w:t xml:space="preserve">. </w:t>
      </w:r>
      <w:r w:rsidR="00DE487C">
        <w:rPr>
          <w:rFonts w:ascii="Arial" w:hAnsi="Arial" w:cs="Arial"/>
          <w:sz w:val="22"/>
          <w:szCs w:val="22"/>
        </w:rPr>
        <w:t>However, IGRA is not optimal as a</w:t>
      </w:r>
      <w:r w:rsidR="00DE487C" w:rsidRPr="35E89CD1">
        <w:rPr>
          <w:rFonts w:ascii="Arial" w:hAnsi="Arial" w:cs="Arial"/>
          <w:sz w:val="22"/>
          <w:szCs w:val="22"/>
        </w:rPr>
        <w:t xml:space="preserve"> surrogate marker of future risk of developing TB</w:t>
      </w:r>
      <w:r w:rsidR="00B37634">
        <w:rPr>
          <w:rFonts w:ascii="Arial" w:hAnsi="Arial" w:cs="Arial"/>
          <w:sz w:val="22"/>
          <w:szCs w:val="22"/>
        </w:rPr>
        <w:t xml:space="preserve">, because </w:t>
      </w:r>
      <w:r w:rsidR="00DE487C">
        <w:rPr>
          <w:rFonts w:ascii="Arial" w:hAnsi="Arial" w:cs="Arial"/>
          <w:sz w:val="22"/>
          <w:szCs w:val="22"/>
        </w:rPr>
        <w:t xml:space="preserve">evidence suggests that </w:t>
      </w:r>
      <w:r w:rsidR="00DE487C" w:rsidRPr="35E89CD1">
        <w:rPr>
          <w:rFonts w:ascii="Arial" w:hAnsi="Arial" w:cs="Arial"/>
          <w:sz w:val="22"/>
          <w:szCs w:val="22"/>
        </w:rPr>
        <w:t xml:space="preserve">a ‘resistant’ immune phenotype </w:t>
      </w:r>
      <w:r w:rsidR="00DE487C">
        <w:rPr>
          <w:rFonts w:ascii="Arial" w:hAnsi="Arial" w:cs="Arial"/>
          <w:sz w:val="22"/>
          <w:szCs w:val="22"/>
        </w:rPr>
        <w:t xml:space="preserve">is present in </w:t>
      </w:r>
      <w:r w:rsidR="00DE487C" w:rsidRPr="35E89CD1">
        <w:rPr>
          <w:rFonts w:ascii="Arial" w:hAnsi="Arial" w:cs="Arial"/>
          <w:sz w:val="22"/>
          <w:szCs w:val="22"/>
        </w:rPr>
        <w:t>approximately 20% of the population</w:t>
      </w:r>
      <w:r w:rsidR="00DE487C">
        <w:rPr>
          <w:rFonts w:ascii="Arial" w:hAnsi="Arial" w:cs="Arial"/>
          <w:sz w:val="22"/>
          <w:szCs w:val="22"/>
        </w:rPr>
        <w:t xml:space="preserve">; these individuals </w:t>
      </w:r>
      <w:r w:rsidR="00DE487C" w:rsidRPr="35E89CD1">
        <w:rPr>
          <w:rFonts w:ascii="Arial" w:hAnsi="Arial" w:cs="Arial"/>
          <w:sz w:val="22"/>
          <w:szCs w:val="22"/>
        </w:rPr>
        <w:t xml:space="preserve">will not convert an IGRA result despite intense exposure to </w:t>
      </w:r>
      <w:proofErr w:type="spellStart"/>
      <w:r w:rsidR="00DE487C" w:rsidRPr="35E89CD1">
        <w:rPr>
          <w:rFonts w:ascii="Arial" w:hAnsi="Arial" w:cs="Arial"/>
          <w:i/>
          <w:iCs/>
          <w:sz w:val="22"/>
          <w:szCs w:val="22"/>
        </w:rPr>
        <w:t>Mtb</w:t>
      </w:r>
      <w:proofErr w:type="spellEnd"/>
      <w:r w:rsidR="00DE487C" w:rsidRPr="35E89CD1">
        <w:rPr>
          <w:rFonts w:ascii="Arial" w:hAnsi="Arial" w:cs="Arial"/>
          <w:sz w:val="22"/>
          <w:szCs w:val="22"/>
        </w:rPr>
        <w:t xml:space="preserve">. </w:t>
      </w:r>
      <w:r w:rsidR="00DE487C">
        <w:rPr>
          <w:rFonts w:ascii="Arial" w:hAnsi="Arial" w:cs="Arial"/>
          <w:sz w:val="22"/>
          <w:szCs w:val="22"/>
        </w:rPr>
        <w:fldChar w:fldCharType="begin"/>
      </w:r>
      <w:r w:rsidR="00DE487C">
        <w:rPr>
          <w:rFonts w:ascii="Arial" w:hAnsi="Arial" w:cs="Arial"/>
          <w:sz w:val="22"/>
          <w:szCs w:val="22"/>
        </w:rPr>
        <w:instrText xml:space="preserve"> ADDIN ZOTERO_ITEM CSL_CITATION {"citationID":"3qXwjh3R","properties":{"formattedCitation":"[15], [16]","plainCitation":"[15], [16]","noteIndex":0},"citationItems":[{"id":1972,"uris":["http://zotero.org/users/6528344/items/SRDNEZNL"],"itemData":{"id":1972,"type":"article-journal","abstract":"Exposure to Mycobacterium tuberculosis (Mtb) results in heterogeneous clinical outcomes including primary progressive tuberculosis and latent Mtb infection (LTBI). Mtb infection is identified using the tuberculin skin test and interferon-γ (IFN-γ) release assay IGRA, and a positive result may prompt chemoprophylaxis to prevent progression to tuberculosis. In the present study, we report on a cohort of Ugandan individuals who were household contacts of patients with TB. These individuals were highly exposed to Mtb but tested negative by IFN-γ release assay and tuberculin skin test, ‘resisting’ development of classic LTBI. We show that ‘resisters’ possess IgM, class-switched IgG antibody responses and non-IFN-γ T cell responses to the Mtb-specific proteins ESAT6 and CFP10, immunologic evidence of exposure to Mtb. Compared to subjects with classic LTBI, ‘resisters’ display enhanced antibody avidity and distinct Mtb-specific IgG Fc profiles. These data reveal a distinctive adaptive immune profile among Mtb-exposed subjects, supporting an expanded definition of the host response to Mtb exposure, with implications for public health and the design of clinical trials.","container-title":"Nature Medicine","DOI":"10.1038/s41591-019-0441-3","ISSN":"1546-170X","issue":"6","journalAbbreviation":"Nat Med","language":"en","license":"2019 The Author(s), under exclusive licence to Springer Nature America, Inc.","note":"publisher: Nature Publishing Group","page":"977-987","source":"www.nature.com","title":"IFN-γ-independent immune markers of Mycobacterium tuberculosis exposure","volume":"25","author":[{"family":"Lu","given":"Lenette L."},{"family":"Smith","given":"Malisa T."},{"family":"Yu","given":"Krystle K. Q."},{"family":"Luedemann","given":"Corinne"},{"family":"Suscovich","given":"Todd J."},{"family":"Grace","given":"Patricia S."},{"family":"Cain","given":"Adam"},{"family":"Yu","given":"Wen Han"},{"family":"McKitrick","given":"Tanya R."},{"family":"Lauffenburger","given":"Douglas"},{"family":"Cummings","given":"Richard D."},{"family":"Mayanja-Kizza","given":"Harriet"},{"family":"Hawn","given":"Thomas R."},{"family":"Boom","given":"W. Henry"},{"family":"Stein","given":"Catherine M."},{"family":"Fortune","given":"Sarah M."},{"family":"Seshadri","given":"Chetan"},{"family":"Alter","given":"Galit"}],"issued":{"date-parts":[["2019",6]]}}},{"id":1969,"uris":["http://zotero.org/users/6528344/items/VKQG2NN6"],"itemData":{"id":1969,"type":"article-journal","abstract":"Long-term resistance to latent M. tuberculosis infection, defined by persistent negative TST and interferon-gamma release assay, occurs in a subset of highly exposed adults in TB endemic settings. Identification of LTBI resisters requires follow-up and repeat TST and IGRA testing.","container-title":"Clinical Infectious Diseases: An Official Publication of the Infectious Diseases Society of America","DOI":"10.1093/cid/ciy751","ISSN":"1058-4838","issue":"10","journalAbbreviation":"Clin Infect Dis","note":"PMID: 30165605\nPMCID: PMC6495009","page":"1705-1712","source":"PubMed Central","title":"Long-term Stability of Resistance to Latent Mycobacterium tuberculosis Infection in Highly Exposed Tuberculosis Household Contacts in Kampala, Uganda","volume":"68","author":[{"family":"Stein","given":"Catherine M"},{"family":"Nsereko","given":"Mary"},{"family":"Malone","given":"LaShaunda L"},{"family":"Okware","given":"Brenda"},{"family":"Kisingo","given":"Hussein"},{"family":"Nalukwago","given":"Sophie"},{"family":"Chervenak","given":"Keith"},{"family":"Mayanja-Kizza","given":"Harriet"},{"family":"Hawn","given":"Thomas R"},{"family":"Boom","given":"W Henry"}],"issued":{"date-parts":[["2019",5,15]]}}}],"schema":"https://github.com/citation-style-language/schema/raw/master/csl-citation.json"} </w:instrText>
      </w:r>
      <w:r w:rsidR="00DE487C">
        <w:rPr>
          <w:rFonts w:ascii="Arial" w:hAnsi="Arial" w:cs="Arial"/>
          <w:sz w:val="22"/>
          <w:szCs w:val="22"/>
        </w:rPr>
        <w:fldChar w:fldCharType="separate"/>
      </w:r>
      <w:r w:rsidR="00DE487C">
        <w:rPr>
          <w:rFonts w:ascii="Arial" w:hAnsi="Arial" w:cs="Arial"/>
          <w:noProof/>
          <w:sz w:val="22"/>
          <w:szCs w:val="22"/>
        </w:rPr>
        <w:t>[15], [16]</w:t>
      </w:r>
      <w:r w:rsidR="00DE487C">
        <w:rPr>
          <w:rFonts w:ascii="Arial" w:hAnsi="Arial" w:cs="Arial"/>
          <w:sz w:val="22"/>
          <w:szCs w:val="22"/>
        </w:rPr>
        <w:fldChar w:fldCharType="end"/>
      </w:r>
      <w:r w:rsidR="00DE487C">
        <w:rPr>
          <w:rFonts w:ascii="Arial" w:hAnsi="Arial" w:cs="Arial"/>
          <w:sz w:val="22"/>
          <w:szCs w:val="22"/>
        </w:rPr>
        <w:t xml:space="preserve"> </w:t>
      </w:r>
      <w:r w:rsidR="00DE487C" w:rsidRPr="35E89CD1">
        <w:rPr>
          <w:rFonts w:ascii="Arial" w:hAnsi="Arial" w:cs="Arial"/>
          <w:sz w:val="22"/>
          <w:szCs w:val="22"/>
        </w:rPr>
        <w:t xml:space="preserve">Using IGRA status to screen for eligibility could lead to overestimation of progression risk to TB among participants, especially in older adult populations in which IGRA is more poorly predictive of progression. </w:t>
      </w:r>
      <w:r w:rsidR="00DE487C">
        <w:rPr>
          <w:rFonts w:ascii="Arial" w:hAnsi="Arial" w:cs="Arial"/>
          <w:sz w:val="22"/>
          <w:szCs w:val="22"/>
        </w:rPr>
        <w:fldChar w:fldCharType="begin"/>
      </w:r>
      <w:r w:rsidR="00DE487C">
        <w:rPr>
          <w:rFonts w:ascii="Arial" w:hAnsi="Arial" w:cs="Arial"/>
          <w:sz w:val="22"/>
          <w:szCs w:val="22"/>
        </w:rPr>
        <w:instrText xml:space="preserve"> ADDIN ZOTERO_ITEM CSL_CITATION {"citationID":"stSklsDP","properties":{"formattedCitation":"[20]","plainCitation":"[20]","noteIndex":0},"citationItems":[{"id":1979,"uris":["http://zotero.org/users/6528344/items/97IXQMKZ"],"itemData":{"id":1979,"type":"book","publisher":"International Union against Tuberculosis and Lung Disease","title":"The Epidemiologic Basis of TB Control","author":[{"family":"Rieder","given":"Hans L."}],"issued":{"date-parts":[["1999"]]}}}],"schema":"https://github.com/citation-style-language/schema/raw/master/csl-citation.json"} </w:instrText>
      </w:r>
      <w:r w:rsidR="00DE487C">
        <w:rPr>
          <w:rFonts w:ascii="Arial" w:hAnsi="Arial" w:cs="Arial"/>
          <w:sz w:val="22"/>
          <w:szCs w:val="22"/>
        </w:rPr>
        <w:fldChar w:fldCharType="separate"/>
      </w:r>
      <w:r w:rsidR="00DE487C">
        <w:rPr>
          <w:rFonts w:ascii="Arial" w:hAnsi="Arial" w:cs="Arial"/>
          <w:noProof/>
          <w:sz w:val="22"/>
          <w:szCs w:val="22"/>
        </w:rPr>
        <w:t>[20]</w:t>
      </w:r>
      <w:r w:rsidR="00DE487C">
        <w:rPr>
          <w:rFonts w:ascii="Arial" w:hAnsi="Arial" w:cs="Arial"/>
          <w:sz w:val="22"/>
          <w:szCs w:val="22"/>
        </w:rPr>
        <w:fldChar w:fldCharType="end"/>
      </w:r>
      <w:r w:rsidR="00DE487C">
        <w:rPr>
          <w:rFonts w:ascii="Arial" w:hAnsi="Arial" w:cs="Arial"/>
          <w:sz w:val="22"/>
          <w:szCs w:val="22"/>
        </w:rPr>
        <w:t xml:space="preserve"> </w:t>
      </w:r>
    </w:p>
    <w:p w14:paraId="57A48197" w14:textId="343C6634" w:rsidR="00C33795" w:rsidRDefault="008F17FA" w:rsidP="00990B87">
      <w:pPr>
        <w:spacing w:after="0" w:line="240" w:lineRule="auto"/>
        <w:jc w:val="both"/>
        <w:rPr>
          <w:rFonts w:ascii="Arial" w:hAnsi="Arial" w:cs="Arial"/>
          <w:sz w:val="22"/>
          <w:szCs w:val="22"/>
        </w:rPr>
      </w:pPr>
      <w:r w:rsidRPr="35E89CD1">
        <w:rPr>
          <w:rFonts w:ascii="Arial" w:hAnsi="Arial" w:cs="Arial"/>
          <w:sz w:val="22"/>
          <w:szCs w:val="22"/>
        </w:rPr>
        <w:t xml:space="preserve">Even </w:t>
      </w:r>
      <w:r w:rsidR="00C33795">
        <w:rPr>
          <w:rFonts w:ascii="Arial" w:hAnsi="Arial" w:cs="Arial"/>
          <w:sz w:val="22"/>
          <w:szCs w:val="22"/>
        </w:rPr>
        <w:t>when including IGRA+ trial participants</w:t>
      </w:r>
      <w:r w:rsidRPr="35E89CD1">
        <w:rPr>
          <w:rFonts w:ascii="Arial" w:hAnsi="Arial" w:cs="Arial"/>
          <w:sz w:val="22"/>
          <w:szCs w:val="22"/>
        </w:rPr>
        <w:t>,</w:t>
      </w:r>
      <w:r w:rsidR="00824133">
        <w:rPr>
          <w:rFonts w:ascii="Arial" w:hAnsi="Arial" w:cs="Arial"/>
          <w:sz w:val="22"/>
          <w:szCs w:val="22"/>
        </w:rPr>
        <w:t xml:space="preserve"> </w:t>
      </w:r>
      <w:r w:rsidRPr="00824133">
        <w:rPr>
          <w:rFonts w:ascii="Arial" w:hAnsi="Arial" w:cs="Arial"/>
          <w:sz w:val="22"/>
          <w:szCs w:val="22"/>
        </w:rPr>
        <w:t>sample sizes for current vaccine trials are exceedingly large:</w:t>
      </w:r>
      <w:r w:rsidRPr="35E89CD1">
        <w:rPr>
          <w:rFonts w:ascii="Arial" w:hAnsi="Arial" w:cs="Arial"/>
          <w:sz w:val="22"/>
          <w:szCs w:val="22"/>
        </w:rPr>
        <w:t xml:space="preserve"> the ongoing Phase 3 trial of a leading vaccine candidate, M72-AS01</w:t>
      </w:r>
      <w:r w:rsidRPr="35E89CD1">
        <w:rPr>
          <w:rFonts w:ascii="Arial" w:hAnsi="Arial" w:cs="Arial"/>
          <w:sz w:val="22"/>
          <w:szCs w:val="22"/>
          <w:vertAlign w:val="subscript"/>
        </w:rPr>
        <w:t>e</w:t>
      </w:r>
      <w:r w:rsidRPr="35E89CD1">
        <w:rPr>
          <w:rFonts w:ascii="Arial" w:hAnsi="Arial" w:cs="Arial"/>
          <w:sz w:val="22"/>
          <w:szCs w:val="22"/>
        </w:rPr>
        <w:t xml:space="preserve">, will enroll &gt;20,000 participants with </w:t>
      </w:r>
      <w:proofErr w:type="spellStart"/>
      <w:r w:rsidRPr="35E89CD1">
        <w:rPr>
          <w:rFonts w:ascii="Arial" w:hAnsi="Arial" w:cs="Arial"/>
          <w:i/>
          <w:iCs/>
          <w:sz w:val="22"/>
          <w:szCs w:val="22"/>
        </w:rPr>
        <w:t>Mtb</w:t>
      </w:r>
      <w:proofErr w:type="spellEnd"/>
      <w:r w:rsidRPr="35E89CD1">
        <w:rPr>
          <w:rFonts w:ascii="Arial" w:hAnsi="Arial" w:cs="Arial"/>
          <w:i/>
          <w:iCs/>
          <w:sz w:val="22"/>
          <w:szCs w:val="22"/>
        </w:rPr>
        <w:t xml:space="preserve"> </w:t>
      </w:r>
      <w:r w:rsidRPr="35E89CD1">
        <w:rPr>
          <w:rFonts w:ascii="Arial" w:hAnsi="Arial" w:cs="Arial"/>
          <w:sz w:val="22"/>
          <w:szCs w:val="22"/>
        </w:rPr>
        <w:t>infection and</w:t>
      </w:r>
      <w:r w:rsidR="00B25AE1">
        <w:rPr>
          <w:rFonts w:ascii="Arial" w:hAnsi="Arial" w:cs="Arial"/>
          <w:sz w:val="22"/>
          <w:szCs w:val="22"/>
        </w:rPr>
        <w:t xml:space="preserve"> will</w:t>
      </w:r>
      <w:r w:rsidRPr="35E89CD1">
        <w:rPr>
          <w:rFonts w:ascii="Arial" w:hAnsi="Arial" w:cs="Arial"/>
          <w:sz w:val="22"/>
          <w:szCs w:val="22"/>
        </w:rPr>
        <w:t xml:space="preserve"> follow them for three years</w:t>
      </w:r>
      <w:commentRangeStart w:id="8"/>
      <w:r w:rsidRPr="35E89CD1">
        <w:rPr>
          <w:rFonts w:ascii="Arial" w:hAnsi="Arial" w:cs="Arial"/>
          <w:sz w:val="22"/>
          <w:szCs w:val="22"/>
        </w:rPr>
        <w:t>.</w:t>
      </w:r>
      <w:commentRangeEnd w:id="8"/>
      <w:r w:rsidR="00917872">
        <w:rPr>
          <w:rStyle w:val="CommentReference"/>
        </w:rPr>
        <w:commentReference w:id="8"/>
      </w:r>
      <w:r w:rsidRPr="35E89CD1">
        <w:rPr>
          <w:rFonts w:ascii="Arial" w:hAnsi="Arial" w:cs="Arial"/>
          <w:sz w:val="22"/>
          <w:szCs w:val="22"/>
        </w:rPr>
        <w:t xml:space="preserve"> </w:t>
      </w:r>
      <w:del w:id="9" w:author="Stephen Kissler" w:date="2025-10-01T11:07:00Z" w16du:dateUtc="2025-10-01T17:07:00Z">
        <w:r w:rsidR="00C33795" w:rsidDel="006C4204">
          <w:rPr>
            <w:rFonts w:ascii="Arial" w:hAnsi="Arial" w:cs="Arial"/>
            <w:sz w:val="22"/>
            <w:szCs w:val="22"/>
          </w:rPr>
          <w:delText xml:space="preserve">To address this issue, </w:delText>
        </w:r>
        <w:r w:rsidRPr="35E89CD1" w:rsidDel="006C4204">
          <w:rPr>
            <w:rFonts w:ascii="Arial" w:hAnsi="Arial" w:cs="Arial"/>
            <w:sz w:val="22"/>
            <w:szCs w:val="22"/>
          </w:rPr>
          <w:delText>t</w:delText>
        </w:r>
      </w:del>
      <w:ins w:id="10" w:author="Stephen Kissler" w:date="2025-10-01T11:07:00Z" w16du:dateUtc="2025-10-01T17:07:00Z">
        <w:r w:rsidR="006C4204">
          <w:rPr>
            <w:rFonts w:ascii="Arial" w:hAnsi="Arial" w:cs="Arial"/>
            <w:sz w:val="22"/>
            <w:szCs w:val="22"/>
          </w:rPr>
          <w:t>T</w:t>
        </w:r>
      </w:ins>
      <w:r w:rsidRPr="35E89CD1">
        <w:rPr>
          <w:rFonts w:ascii="Arial" w:hAnsi="Arial" w:cs="Arial"/>
          <w:sz w:val="22"/>
          <w:szCs w:val="22"/>
        </w:rPr>
        <w:t xml:space="preserve">rials must also be conducted </w:t>
      </w:r>
      <w:r w:rsidR="00352EE3">
        <w:rPr>
          <w:rFonts w:ascii="Arial" w:hAnsi="Arial" w:cs="Arial"/>
          <w:sz w:val="22"/>
          <w:szCs w:val="22"/>
        </w:rPr>
        <w:t>in geographic</w:t>
      </w:r>
      <w:r w:rsidRPr="35E89CD1">
        <w:rPr>
          <w:rFonts w:ascii="Arial" w:hAnsi="Arial" w:cs="Arial"/>
          <w:sz w:val="22"/>
          <w:szCs w:val="22"/>
        </w:rPr>
        <w:t xml:space="preserve"> locations where </w:t>
      </w:r>
      <w:r w:rsidR="00256BED">
        <w:rPr>
          <w:rFonts w:ascii="Arial" w:hAnsi="Arial" w:cs="Arial"/>
          <w:sz w:val="22"/>
          <w:szCs w:val="22"/>
        </w:rPr>
        <w:t xml:space="preserve">transmission is high enough, and </w:t>
      </w:r>
      <w:r w:rsidR="00352EE3">
        <w:rPr>
          <w:rFonts w:ascii="Arial" w:hAnsi="Arial" w:cs="Arial"/>
          <w:sz w:val="22"/>
          <w:szCs w:val="22"/>
        </w:rPr>
        <w:t xml:space="preserve">enough incident cases will </w:t>
      </w:r>
      <w:r w:rsidR="009568AF">
        <w:rPr>
          <w:rFonts w:ascii="Arial" w:hAnsi="Arial" w:cs="Arial"/>
          <w:sz w:val="22"/>
          <w:szCs w:val="22"/>
        </w:rPr>
        <w:t>occur</w:t>
      </w:r>
      <w:r w:rsidR="00256BED">
        <w:rPr>
          <w:rFonts w:ascii="Arial" w:hAnsi="Arial" w:cs="Arial"/>
          <w:sz w:val="22"/>
          <w:szCs w:val="22"/>
        </w:rPr>
        <w:t>,</w:t>
      </w:r>
      <w:r w:rsidR="009568AF">
        <w:rPr>
          <w:rFonts w:ascii="Arial" w:hAnsi="Arial" w:cs="Arial"/>
          <w:sz w:val="22"/>
          <w:szCs w:val="22"/>
        </w:rPr>
        <w:t xml:space="preserve"> to reliably estimate vaccine efficacy</w:t>
      </w:r>
      <w:r w:rsidRPr="35E89CD1">
        <w:rPr>
          <w:rFonts w:ascii="Arial" w:hAnsi="Arial" w:cs="Arial"/>
          <w:sz w:val="22"/>
          <w:szCs w:val="22"/>
        </w:rPr>
        <w:t xml:space="preserve">. </w:t>
      </w:r>
      <w:r w:rsidR="00B36837">
        <w:rPr>
          <w:rFonts w:ascii="Arial" w:hAnsi="Arial" w:cs="Arial"/>
          <w:sz w:val="22"/>
          <w:szCs w:val="22"/>
        </w:rPr>
        <w:t>Identi</w:t>
      </w:r>
      <w:r w:rsidR="008D0377">
        <w:rPr>
          <w:rFonts w:ascii="Arial" w:hAnsi="Arial" w:cs="Arial"/>
          <w:sz w:val="22"/>
          <w:szCs w:val="22"/>
        </w:rPr>
        <w:t>fyi</w:t>
      </w:r>
      <w:r w:rsidR="00B36837">
        <w:rPr>
          <w:rFonts w:ascii="Arial" w:hAnsi="Arial" w:cs="Arial"/>
          <w:sz w:val="22"/>
          <w:szCs w:val="22"/>
        </w:rPr>
        <w:t>ng appropriate sites currently requires</w:t>
      </w:r>
      <w:r w:rsidR="00352EE3">
        <w:rPr>
          <w:rFonts w:ascii="Arial" w:hAnsi="Arial" w:cs="Arial"/>
          <w:sz w:val="22"/>
          <w:szCs w:val="22"/>
        </w:rPr>
        <w:t xml:space="preserve"> large observational studies measuring the prevalence of </w:t>
      </w:r>
      <w:proofErr w:type="spellStart"/>
      <w:r w:rsidR="00352EE3">
        <w:rPr>
          <w:rFonts w:ascii="Arial" w:hAnsi="Arial" w:cs="Arial"/>
          <w:i/>
          <w:iCs/>
          <w:sz w:val="22"/>
          <w:szCs w:val="22"/>
        </w:rPr>
        <w:t>Mtb</w:t>
      </w:r>
      <w:proofErr w:type="spellEnd"/>
      <w:r w:rsidR="00352EE3">
        <w:rPr>
          <w:rFonts w:ascii="Arial" w:hAnsi="Arial" w:cs="Arial"/>
          <w:sz w:val="22"/>
          <w:szCs w:val="22"/>
        </w:rPr>
        <w:t xml:space="preserve"> infection</w:t>
      </w:r>
      <w:r w:rsidR="008D0377">
        <w:rPr>
          <w:rFonts w:ascii="Arial" w:hAnsi="Arial" w:cs="Arial"/>
          <w:sz w:val="22"/>
          <w:szCs w:val="22"/>
        </w:rPr>
        <w:t xml:space="preserve"> using IGRA</w:t>
      </w:r>
      <w:r w:rsidR="00352EE3">
        <w:rPr>
          <w:rFonts w:ascii="Arial" w:hAnsi="Arial" w:cs="Arial"/>
          <w:sz w:val="22"/>
          <w:szCs w:val="22"/>
        </w:rPr>
        <w:t xml:space="preserve"> and estimating the expected incidence of TB cases. </w:t>
      </w:r>
      <w:r w:rsidR="0002201D">
        <w:rPr>
          <w:rFonts w:ascii="Arial" w:hAnsi="Arial" w:cs="Arial"/>
          <w:sz w:val="22"/>
          <w:szCs w:val="22"/>
        </w:rPr>
        <w:t xml:space="preserve">Because </w:t>
      </w:r>
      <w:r w:rsidR="0002201D" w:rsidRPr="35E89CD1">
        <w:rPr>
          <w:rFonts w:ascii="Arial" w:hAnsi="Arial" w:cs="Arial"/>
          <w:sz w:val="22"/>
          <w:szCs w:val="22"/>
        </w:rPr>
        <w:t>10-15% of positive IGRA responses revert to negative each year</w:t>
      </w:r>
      <w:r w:rsidR="0002201D">
        <w:rPr>
          <w:rFonts w:ascii="Arial" w:hAnsi="Arial" w:cs="Arial"/>
          <w:sz w:val="22"/>
          <w:szCs w:val="22"/>
        </w:rPr>
        <w:t xml:space="preserve">, </w:t>
      </w:r>
      <w:r w:rsidR="0002201D">
        <w:rPr>
          <w:rFonts w:ascii="Arial" w:hAnsi="Arial" w:cs="Arial"/>
          <w:sz w:val="22"/>
          <w:szCs w:val="22"/>
        </w:rPr>
        <w:fldChar w:fldCharType="begin"/>
      </w:r>
      <w:r w:rsidR="0002201D">
        <w:rPr>
          <w:rFonts w:ascii="Arial" w:hAnsi="Arial" w:cs="Arial"/>
          <w:sz w:val="22"/>
          <w:szCs w:val="22"/>
        </w:rPr>
        <w:instrText xml:space="preserve"> ADDIN ZOTERO_ITEM CSL_CITATION {"citationID":"YejIHCix","properties":{"formattedCitation":"[17]","plainCitation":"[17]","noteIndex":0},"citationItems":[{"id":1974,"uris":["http://zotero.org/users/6528344/items/DM3Z28BE"],"itemData":{"id":1974,"type":"article-journal","abstract":"RATIONALE: Interferon-γ release assays are used to diagnose tuberculosis infection. In developed countries, high rates of reversion following conversion have been described.\nOBJECTIVES: To assess QuantiFERON TB Gold In-Tube test (QFT) conversion and reversion dynamics in a tuberculosis-endemic setting.\nMETHODS: Adolescents aged 12-18 years residing near Cape Town were recruited. Tuberculin skin tests (TSTs) and QFTs were performed at baseline and after 2 years of follow up. Half of the participants had TST and QFT performed at additional time points. Participants were observed for incident tuberculosis disease for up to 5 years.\nMEASUREMENTS AND MAIN RESULTS: Among 5,357 participants, 2,751 (51.4%) and 2,987 (55.8%) had positive QFT and TST results, respectively, at baseline. Annualized QFT and TST conversion risks were 14.0 and 13.0%, respectively, and reversion risks were 5.1 and 4.1%, respectively. Concordance was excellent for conversions (κ = 0.74), but poor for reversions (κ = 0.12). Among recent QFT converters, the magnitude of the QFT value was strongly inversely associated with risk of reversion (P &lt; 0.0001). When longitudinal QFT data were analyzed in a cross-sectional manner, the annual risk of infection was 7.3%, whereas inclusion of reversions in the analysis showed that the actual risk of infection was 14.0%. Incident tuberculosis was 8-fold higher among QFT reverters than in participants with all negative QFT results (1.47 vs. 0.18 cases/100 person-years, P = 0.011).\nCONCLUSIONS: In this tuberculosis-endemic setting, annual risk of infection was extremely high, whereas QFT and TST conversion concordance was higher and QFT reversion rates were lower than reported in low-burden settings.","container-title":"American Journal of Respiratory and Critical Care Medicine","DOI":"10.1164/rccm.201409-1704OC","ISSN":"1535-4970","issue":"5","journalAbbreviation":"Am J Respir Crit Care Med","language":"eng","note":"PMID: 25562578\nPMCID: PMC4384770","page":"584-591","source":"PubMed","title":"The dynamics of QuantiFERON-TB gold in-tube conversion and reversion in a cohort of South African adolescents","volume":"191","author":[{"family":"Andrews","given":"Jason R."},{"family":"Hatherill","given":"Mark"},{"family":"Mahomed","given":"Hassan"},{"family":"Hanekom","given":"Willem A."},{"family":"Campo","given":"Monica"},{"family":"Hawn","given":"Thomas R."},{"family":"Wood","given":"Robin"},{"family":"Scriba","given":"Thomas J."}],"issued":{"date-parts":[["2015",3,1]]}}}],"schema":"https://github.com/citation-style-language/schema/raw/master/csl-citation.json"} </w:instrText>
      </w:r>
      <w:r w:rsidR="0002201D">
        <w:rPr>
          <w:rFonts w:ascii="Arial" w:hAnsi="Arial" w:cs="Arial"/>
          <w:sz w:val="22"/>
          <w:szCs w:val="22"/>
        </w:rPr>
        <w:fldChar w:fldCharType="separate"/>
      </w:r>
      <w:r w:rsidR="0002201D">
        <w:rPr>
          <w:rFonts w:ascii="Arial" w:hAnsi="Arial" w:cs="Arial"/>
          <w:noProof/>
          <w:sz w:val="22"/>
          <w:szCs w:val="22"/>
        </w:rPr>
        <w:t>[17]</w:t>
      </w:r>
      <w:r w:rsidR="0002201D">
        <w:rPr>
          <w:rFonts w:ascii="Arial" w:hAnsi="Arial" w:cs="Arial"/>
          <w:sz w:val="22"/>
          <w:szCs w:val="22"/>
        </w:rPr>
        <w:fldChar w:fldCharType="end"/>
      </w:r>
      <w:r w:rsidR="0002201D">
        <w:rPr>
          <w:rFonts w:ascii="Arial" w:hAnsi="Arial" w:cs="Arial"/>
          <w:sz w:val="22"/>
          <w:szCs w:val="22"/>
        </w:rPr>
        <w:t xml:space="preserve"> </w:t>
      </w:r>
      <w:r w:rsidR="00256BED" w:rsidRPr="35E89CD1">
        <w:rPr>
          <w:rFonts w:ascii="Arial" w:hAnsi="Arial" w:cs="Arial"/>
          <w:sz w:val="22"/>
          <w:szCs w:val="22"/>
        </w:rPr>
        <w:t xml:space="preserve">estimates </w:t>
      </w:r>
      <w:r w:rsidR="00256BED">
        <w:rPr>
          <w:rFonts w:ascii="Arial" w:hAnsi="Arial" w:cs="Arial"/>
          <w:sz w:val="22"/>
          <w:szCs w:val="22"/>
        </w:rPr>
        <w:t xml:space="preserve">of transmission intensity </w:t>
      </w:r>
      <w:r w:rsidR="00256BED" w:rsidRPr="35E89CD1">
        <w:rPr>
          <w:rFonts w:ascii="Arial" w:hAnsi="Arial" w:cs="Arial"/>
          <w:sz w:val="22"/>
          <w:szCs w:val="22"/>
        </w:rPr>
        <w:t xml:space="preserve">using IGRA prevalence </w:t>
      </w:r>
      <w:r w:rsidR="00256BED" w:rsidRPr="007E0660">
        <w:rPr>
          <w:rFonts w:ascii="Arial" w:hAnsi="Arial" w:cs="Arial"/>
          <w:sz w:val="22"/>
          <w:szCs w:val="22"/>
        </w:rPr>
        <w:t>underestimate the true annual risk of infection by a factor of 5–10</w:t>
      </w:r>
      <w:r w:rsidR="00B53DE6">
        <w:rPr>
          <w:rFonts w:ascii="Arial" w:hAnsi="Arial" w:cs="Arial"/>
          <w:sz w:val="22"/>
          <w:szCs w:val="22"/>
        </w:rPr>
        <w:t xml:space="preserve"> depending on the setting</w:t>
      </w:r>
      <w:ins w:id="11" w:author="Stephen Kissler" w:date="2025-10-01T11:08:00Z" w16du:dateUtc="2025-10-01T17:08:00Z">
        <w:r w:rsidR="00C87934">
          <w:rPr>
            <w:rFonts w:ascii="Arial" w:hAnsi="Arial" w:cs="Arial"/>
            <w:sz w:val="22"/>
            <w:szCs w:val="22"/>
          </w:rPr>
          <w:t xml:space="preserve">. </w:t>
        </w:r>
      </w:ins>
      <w:del w:id="12" w:author="Stephen Kissler" w:date="2025-10-01T11:08:00Z" w16du:dateUtc="2025-10-01T17:08:00Z">
        <w:r w:rsidR="00256BED" w:rsidRPr="007E0660" w:rsidDel="00C87934">
          <w:rPr>
            <w:rFonts w:ascii="Arial" w:hAnsi="Arial" w:cs="Arial"/>
            <w:sz w:val="22"/>
            <w:szCs w:val="22"/>
          </w:rPr>
          <w:delText>;</w:delText>
        </w:r>
        <w:r w:rsidR="00256BED" w:rsidDel="00C87934">
          <w:rPr>
            <w:rFonts w:ascii="Arial" w:hAnsi="Arial" w:cs="Arial"/>
            <w:sz w:val="22"/>
            <w:szCs w:val="22"/>
          </w:rPr>
          <w:delText xml:space="preserve"> modeling studies of </w:delText>
        </w:r>
        <w:r w:rsidR="00256BED" w:rsidDel="00C87934">
          <w:rPr>
            <w:rFonts w:ascii="Arial" w:hAnsi="Arial" w:cs="Arial"/>
            <w:i/>
            <w:iCs/>
            <w:sz w:val="22"/>
            <w:szCs w:val="22"/>
          </w:rPr>
          <w:delText xml:space="preserve">Mtb </w:delText>
        </w:r>
        <w:r w:rsidR="00256BED" w:rsidDel="00C87934">
          <w:rPr>
            <w:rFonts w:ascii="Arial" w:hAnsi="Arial" w:cs="Arial"/>
            <w:sz w:val="22"/>
            <w:szCs w:val="22"/>
          </w:rPr>
          <w:delText>exposure risk support this figure</w:delText>
        </w:r>
        <w:r w:rsidR="00256BED" w:rsidRPr="35E89CD1" w:rsidDel="00C87934">
          <w:rPr>
            <w:rFonts w:ascii="Arial" w:hAnsi="Arial" w:cs="Arial"/>
            <w:sz w:val="22"/>
            <w:szCs w:val="22"/>
          </w:rPr>
          <w:delText xml:space="preserve"> </w:delText>
        </w:r>
      </w:del>
      <w:r w:rsidR="00256BED">
        <w:rPr>
          <w:rFonts w:ascii="Arial" w:hAnsi="Arial" w:cs="Arial"/>
          <w:sz w:val="22"/>
          <w:szCs w:val="22"/>
        </w:rPr>
        <w:fldChar w:fldCharType="begin"/>
      </w:r>
      <w:r w:rsidR="00256BED">
        <w:rPr>
          <w:rFonts w:ascii="Arial" w:hAnsi="Arial" w:cs="Arial"/>
          <w:sz w:val="22"/>
          <w:szCs w:val="22"/>
        </w:rPr>
        <w:instrText xml:space="preserve"> ADDIN ZOTERO_ITEM CSL_CITATION {"citationID":"NBujdePO","properties":{"formattedCitation":"[18]","plainCitation":"[18]","noteIndex":0},"citationItems":[{"id":1977,"uris":["http://zotero.org/users/6528344/items/BK4KVHHC"],"itemData":{"id":1977,"type":"article-journal","container-title":"The Lancet Infectious Diseases","DOI":"10.1016/S1473-3099(22)00153-0","ISSN":"1473-3099, 1474-4457","issue":"9","journalAbbreviation":"The Lancet Infectious Diseases","language":"English","note":"publisher: Elsevier\nPMID: 35526558","page":"e271-e278","source":"www.thelancet.com","title":"Are we underestimating the annual risk of infection with Mycobacterium tuberculosis in high-burden settings?","volume":"22","author":[{"family":"Dowdy","given":"David W."},{"family":"Behr","given":"Marcel A."}],"issued":{"date-parts":[["2022",9,1]]}}}],"schema":"https://github.com/citation-style-language/schema/raw/master/csl-citation.json"} </w:instrText>
      </w:r>
      <w:r w:rsidR="00256BED">
        <w:rPr>
          <w:rFonts w:ascii="Arial" w:hAnsi="Arial" w:cs="Arial"/>
          <w:sz w:val="22"/>
          <w:szCs w:val="22"/>
        </w:rPr>
        <w:fldChar w:fldCharType="separate"/>
      </w:r>
      <w:r w:rsidR="00256BED">
        <w:rPr>
          <w:rFonts w:ascii="Arial" w:hAnsi="Arial" w:cs="Arial"/>
          <w:noProof/>
          <w:sz w:val="22"/>
          <w:szCs w:val="22"/>
        </w:rPr>
        <w:t>[18]</w:t>
      </w:r>
      <w:r w:rsidR="00256BED">
        <w:rPr>
          <w:rFonts w:ascii="Arial" w:hAnsi="Arial" w:cs="Arial"/>
          <w:sz w:val="22"/>
          <w:szCs w:val="22"/>
        </w:rPr>
        <w:fldChar w:fldCharType="end"/>
      </w:r>
      <w:r w:rsidR="00256BED">
        <w:rPr>
          <w:rFonts w:ascii="Arial" w:hAnsi="Arial" w:cs="Arial"/>
          <w:sz w:val="22"/>
          <w:szCs w:val="22"/>
        </w:rPr>
        <w:t>,</w:t>
      </w:r>
      <w:r w:rsidR="00256BED">
        <w:rPr>
          <w:rFonts w:ascii="Arial" w:hAnsi="Arial" w:cs="Arial"/>
          <w:sz w:val="22"/>
          <w:szCs w:val="22"/>
        </w:rPr>
        <w:fldChar w:fldCharType="begin"/>
      </w:r>
      <w:r w:rsidR="00256BED">
        <w:rPr>
          <w:rFonts w:ascii="Arial" w:hAnsi="Arial" w:cs="Arial"/>
          <w:sz w:val="22"/>
          <w:szCs w:val="22"/>
        </w:rPr>
        <w:instrText xml:space="preserve"> ADDIN ZOTERO_ITEM CSL_CITATION {"citationID":"YihULRaM","properties":{"formattedCitation":"[19]","plainCitation":"[19]","noteIndex":0},"citationItems":[{"id":2006,"uris":["http://zotero.org/users/6528344/items/LPGTU9QL"],"itemData":{"id":2006,"type":"article-journal","abstract":"Recent studies using sensitive aerosol sampling and detection methodologies, have enumerated aerosolized Mycobacterium tuberculosis (Mtb) across a spectrum of tuberculosis states in a high-burdened setting. To estimate the Mtb exposure rate we used a Bayesian inference approach to fit a reversible catalytic model to age-specific, respiratory bioaerosol Mtb prevalence data. Longitudinal monitoring of symptomatic sputum-negative, untreated clinic attendees informed a prior for the Mtb bioaerosol clearance rate. Based on an observed bioaerosol Mtb population prevalence of 62.6% and a clearance half-life of 83 days, the estimated exposure rate was 5.1/year. This result was extremely sensitive to bioaerosol Mtb population prevalence but including a simulated rate of exposure of zero until the age of 10-years did not influence the overall estimate for rate of exposure. A catalytic model without reversion was a poorer fit to the prevalence data than the primary reverse catalytic model. Mtb bioaerosol sampling findings imply an extremely high rate of Mtb exposure within tuberculosis endemic communities with rapid cycling between bioaerosol carriage and clearance. Even assuming a much lower bioaerosol Mtb population prevalence, the estimated exposure rate is an order of magnitude greater than published annual rates of Mtb infection.","container-title":"Scientific Reports","DOI":"10.1038/s41598-024-81558-w","ISSN":"2045-2322","issue":"1","journalAbbreviation":"Sci Rep","language":"en","license":"2024 The Author(s)","note":"publisher: Nature Publishing Group","page":"22687","source":"www.nature.com","title":"Quantification of tuberculosis exposure in a high-burdened setting","volume":"15","author":[{"family":"Patterson","given":"Benjamin"},{"family":"Hermans","given":"Sabine"},{"family":"Wood","given":"Robin"},{"family":"Cobelens","given":"Frank"}],"issued":{"date-parts":[["2025",7,2]]}}}],"schema":"https://github.com/citation-style-language/schema/raw/master/csl-citation.json"} </w:instrText>
      </w:r>
      <w:r w:rsidR="00256BED">
        <w:rPr>
          <w:rFonts w:ascii="Arial" w:hAnsi="Arial" w:cs="Arial"/>
          <w:sz w:val="22"/>
          <w:szCs w:val="22"/>
        </w:rPr>
        <w:fldChar w:fldCharType="separate"/>
      </w:r>
      <w:r w:rsidR="00256BED">
        <w:rPr>
          <w:rFonts w:ascii="Arial" w:hAnsi="Arial" w:cs="Arial"/>
          <w:noProof/>
          <w:sz w:val="22"/>
          <w:szCs w:val="22"/>
        </w:rPr>
        <w:t>[19]</w:t>
      </w:r>
      <w:r w:rsidR="00256BED">
        <w:rPr>
          <w:rFonts w:ascii="Arial" w:hAnsi="Arial" w:cs="Arial"/>
          <w:sz w:val="22"/>
          <w:szCs w:val="22"/>
        </w:rPr>
        <w:fldChar w:fldCharType="end"/>
      </w:r>
      <w:r w:rsidR="00256BED">
        <w:rPr>
          <w:rFonts w:ascii="Arial" w:hAnsi="Arial" w:cs="Arial"/>
          <w:sz w:val="22"/>
          <w:szCs w:val="22"/>
        </w:rPr>
        <w:t xml:space="preserve"> </w:t>
      </w:r>
      <w:r w:rsidR="00B53DE6">
        <w:rPr>
          <w:rFonts w:ascii="Arial" w:hAnsi="Arial" w:cs="Arial"/>
          <w:sz w:val="22"/>
          <w:szCs w:val="22"/>
        </w:rPr>
        <w:t xml:space="preserve">Incorrectly </w:t>
      </w:r>
      <w:r w:rsidR="00C33795" w:rsidRPr="35E89CD1">
        <w:rPr>
          <w:rFonts w:ascii="Arial" w:hAnsi="Arial" w:cs="Arial"/>
          <w:sz w:val="22"/>
          <w:szCs w:val="22"/>
        </w:rPr>
        <w:lastRenderedPageBreak/>
        <w:t>estimating the annual risk of</w:t>
      </w:r>
      <w:r w:rsidR="00B53DE6">
        <w:rPr>
          <w:rFonts w:ascii="Arial" w:hAnsi="Arial" w:cs="Arial"/>
          <w:sz w:val="22"/>
          <w:szCs w:val="22"/>
        </w:rPr>
        <w:t xml:space="preserve"> </w:t>
      </w:r>
      <w:proofErr w:type="spellStart"/>
      <w:r w:rsidR="00B53DE6">
        <w:rPr>
          <w:rFonts w:ascii="Arial" w:hAnsi="Arial" w:cs="Arial"/>
          <w:i/>
          <w:iCs/>
          <w:sz w:val="22"/>
          <w:szCs w:val="22"/>
        </w:rPr>
        <w:t>Mtb</w:t>
      </w:r>
      <w:proofErr w:type="spellEnd"/>
      <w:r w:rsidR="00C33795" w:rsidRPr="35E89CD1">
        <w:rPr>
          <w:rFonts w:ascii="Arial" w:hAnsi="Arial" w:cs="Arial"/>
          <w:sz w:val="22"/>
          <w:szCs w:val="22"/>
        </w:rPr>
        <w:t xml:space="preserve"> infection using IGRA</w:t>
      </w:r>
      <w:r w:rsidR="00384F7E">
        <w:rPr>
          <w:rFonts w:ascii="Arial" w:hAnsi="Arial" w:cs="Arial"/>
          <w:sz w:val="22"/>
          <w:szCs w:val="22"/>
        </w:rPr>
        <w:t xml:space="preserve"> makes it difficult to rank possible sites by transmission intensity</w:t>
      </w:r>
      <w:r w:rsidR="004606DF">
        <w:rPr>
          <w:rFonts w:ascii="Arial" w:hAnsi="Arial" w:cs="Arial"/>
          <w:sz w:val="22"/>
          <w:szCs w:val="22"/>
        </w:rPr>
        <w:t xml:space="preserve"> and could ultimately lead to unsuccessful trials</w:t>
      </w:r>
      <w:commentRangeStart w:id="13"/>
      <w:commentRangeStart w:id="14"/>
      <w:r w:rsidR="00C33795" w:rsidRPr="35E89CD1">
        <w:rPr>
          <w:rFonts w:ascii="Arial" w:hAnsi="Arial" w:cs="Arial"/>
          <w:sz w:val="22"/>
          <w:szCs w:val="22"/>
        </w:rPr>
        <w:t>.</w:t>
      </w:r>
      <w:commentRangeEnd w:id="13"/>
      <w:r w:rsidR="00C33795">
        <w:rPr>
          <w:rStyle w:val="CommentReference"/>
        </w:rPr>
        <w:commentReference w:id="13"/>
      </w:r>
      <w:commentRangeEnd w:id="14"/>
      <w:r w:rsidR="00C33795">
        <w:rPr>
          <w:rStyle w:val="CommentReference"/>
        </w:rPr>
        <w:commentReference w:id="14"/>
      </w:r>
      <w:r w:rsidR="00C33795" w:rsidRPr="35E89CD1">
        <w:rPr>
          <w:rFonts w:ascii="Arial" w:hAnsi="Arial" w:cs="Arial"/>
          <w:sz w:val="22"/>
          <w:szCs w:val="22"/>
        </w:rPr>
        <w:t xml:space="preserve"> </w:t>
      </w:r>
    </w:p>
    <w:p w14:paraId="4095366B" w14:textId="77777777" w:rsidR="00C33795" w:rsidRDefault="00C33795" w:rsidP="00990B87">
      <w:pPr>
        <w:spacing w:after="0" w:line="240" w:lineRule="auto"/>
        <w:jc w:val="both"/>
        <w:rPr>
          <w:rFonts w:ascii="Arial" w:hAnsi="Arial" w:cs="Arial"/>
          <w:sz w:val="22"/>
          <w:szCs w:val="22"/>
        </w:rPr>
      </w:pPr>
    </w:p>
    <w:p w14:paraId="1F2844F9" w14:textId="5D0C6BEC" w:rsidR="008F17FA" w:rsidRDefault="008F17FA" w:rsidP="00990B87">
      <w:pPr>
        <w:spacing w:after="0" w:line="240" w:lineRule="auto"/>
        <w:jc w:val="both"/>
        <w:rPr>
          <w:rFonts w:ascii="Arial" w:hAnsi="Arial" w:cs="Arial"/>
          <w:sz w:val="22"/>
          <w:szCs w:val="22"/>
        </w:rPr>
      </w:pPr>
      <w:r>
        <w:rPr>
          <w:rFonts w:ascii="Arial" w:hAnsi="Arial" w:cs="Arial"/>
          <w:sz w:val="22"/>
          <w:szCs w:val="22"/>
        </w:rPr>
        <w:t>T</w:t>
      </w:r>
      <w:r w:rsidR="00352EE3">
        <w:rPr>
          <w:rFonts w:ascii="Arial" w:hAnsi="Arial" w:cs="Arial"/>
          <w:sz w:val="22"/>
          <w:szCs w:val="22"/>
        </w:rPr>
        <w:t>aken together, these challenges have slowed the progress of</w:t>
      </w:r>
      <w:r>
        <w:rPr>
          <w:rFonts w:ascii="Arial" w:hAnsi="Arial" w:cs="Arial"/>
          <w:sz w:val="22"/>
          <w:szCs w:val="22"/>
        </w:rPr>
        <w:t xml:space="preserve"> </w:t>
      </w:r>
      <w:r w:rsidR="00352EE3">
        <w:rPr>
          <w:rFonts w:ascii="Arial" w:hAnsi="Arial" w:cs="Arial"/>
          <w:sz w:val="22"/>
          <w:szCs w:val="22"/>
        </w:rPr>
        <w:t>TB vaccine development</w:t>
      </w:r>
      <w:r>
        <w:rPr>
          <w:rFonts w:ascii="Arial" w:hAnsi="Arial" w:cs="Arial"/>
          <w:sz w:val="22"/>
          <w:szCs w:val="22"/>
        </w:rPr>
        <w:t>: for M72-AS01</w:t>
      </w:r>
      <w:r>
        <w:rPr>
          <w:rFonts w:ascii="Arial" w:hAnsi="Arial" w:cs="Arial"/>
          <w:sz w:val="22"/>
          <w:szCs w:val="22"/>
          <w:vertAlign w:val="subscript"/>
        </w:rPr>
        <w:t>e</w:t>
      </w:r>
      <w:r>
        <w:rPr>
          <w:rFonts w:ascii="Arial" w:hAnsi="Arial" w:cs="Arial"/>
          <w:sz w:val="22"/>
          <w:szCs w:val="22"/>
        </w:rPr>
        <w:t xml:space="preserve">, </w:t>
      </w:r>
      <w:commentRangeStart w:id="15"/>
      <w:r w:rsidRPr="003D0CBE">
        <w:rPr>
          <w:rFonts w:ascii="Arial" w:hAnsi="Arial" w:cs="Arial"/>
          <w:i/>
          <w:iCs/>
          <w:sz w:val="22"/>
          <w:szCs w:val="22"/>
        </w:rPr>
        <w:t>five years elapsed</w:t>
      </w:r>
      <w:commentRangeEnd w:id="15"/>
      <w:r w:rsidR="00352EE3">
        <w:rPr>
          <w:rStyle w:val="CommentReference"/>
        </w:rPr>
        <w:commentReference w:id="15"/>
      </w:r>
      <w:r>
        <w:rPr>
          <w:rFonts w:ascii="Arial" w:hAnsi="Arial" w:cs="Arial"/>
          <w:sz w:val="22"/>
          <w:szCs w:val="22"/>
        </w:rPr>
        <w:t xml:space="preserve"> between the release of the phase 2b trial results and the first patient enrolled in the phase 3 trial. </w:t>
      </w:r>
      <w:r w:rsidR="00352EE3" w:rsidRPr="00FE050B">
        <w:rPr>
          <w:rFonts w:ascii="Arial" w:hAnsi="Arial" w:cs="Arial"/>
          <w:b/>
          <w:bCs/>
          <w:sz w:val="22"/>
          <w:szCs w:val="22"/>
        </w:rPr>
        <w:t>We propose that</w:t>
      </w:r>
      <w:r w:rsidR="0080669A">
        <w:rPr>
          <w:rFonts w:ascii="Arial" w:hAnsi="Arial" w:cs="Arial"/>
          <w:b/>
          <w:bCs/>
          <w:sz w:val="22"/>
          <w:szCs w:val="22"/>
        </w:rPr>
        <w:t xml:space="preserve"> new</w:t>
      </w:r>
      <w:r w:rsidR="00352EE3" w:rsidRPr="00FE050B">
        <w:rPr>
          <w:rFonts w:ascii="Arial" w:hAnsi="Arial" w:cs="Arial"/>
          <w:b/>
          <w:bCs/>
          <w:sz w:val="22"/>
          <w:szCs w:val="22"/>
        </w:rPr>
        <w:t xml:space="preserve"> diagnostic tools that can (</w:t>
      </w:r>
      <w:proofErr w:type="spellStart"/>
      <w:r w:rsidR="0080669A">
        <w:rPr>
          <w:rFonts w:ascii="Arial" w:hAnsi="Arial" w:cs="Arial"/>
          <w:b/>
          <w:bCs/>
          <w:sz w:val="22"/>
          <w:szCs w:val="22"/>
        </w:rPr>
        <w:t>i</w:t>
      </w:r>
      <w:proofErr w:type="spellEnd"/>
      <w:r w:rsidR="00352EE3" w:rsidRPr="008C2B84">
        <w:rPr>
          <w:rFonts w:ascii="Arial" w:hAnsi="Arial" w:cs="Arial"/>
          <w:b/>
          <w:bCs/>
          <w:sz w:val="22"/>
          <w:szCs w:val="22"/>
        </w:rPr>
        <w:t>)</w:t>
      </w:r>
      <w:r w:rsidR="00352EE3">
        <w:rPr>
          <w:rFonts w:ascii="Arial" w:hAnsi="Arial" w:cs="Arial"/>
          <w:b/>
          <w:bCs/>
          <w:sz w:val="22"/>
          <w:szCs w:val="22"/>
        </w:rPr>
        <w:t xml:space="preserve"> </w:t>
      </w:r>
      <w:r w:rsidR="00352EE3" w:rsidRPr="00C06B0D">
        <w:rPr>
          <w:rFonts w:ascii="Arial" w:hAnsi="Arial" w:cs="Arial"/>
          <w:b/>
          <w:bCs/>
          <w:sz w:val="22"/>
          <w:szCs w:val="22"/>
        </w:rPr>
        <w:t xml:space="preserve">better measure </w:t>
      </w:r>
      <w:r w:rsidR="00FE050B">
        <w:rPr>
          <w:rFonts w:ascii="Arial" w:hAnsi="Arial" w:cs="Arial"/>
          <w:b/>
          <w:bCs/>
          <w:sz w:val="22"/>
          <w:szCs w:val="22"/>
        </w:rPr>
        <w:t>transmission intensity</w:t>
      </w:r>
      <w:r w:rsidR="00352EE3" w:rsidRPr="00C06B0D">
        <w:rPr>
          <w:rFonts w:ascii="Arial" w:hAnsi="Arial" w:cs="Arial"/>
          <w:b/>
          <w:bCs/>
          <w:sz w:val="22"/>
          <w:szCs w:val="22"/>
        </w:rPr>
        <w:t xml:space="preserve"> in candidate vaccine trial sites </w:t>
      </w:r>
      <w:r w:rsidR="00352EE3">
        <w:rPr>
          <w:rFonts w:ascii="Arial" w:hAnsi="Arial" w:cs="Arial"/>
          <w:b/>
          <w:bCs/>
          <w:sz w:val="22"/>
          <w:szCs w:val="22"/>
        </w:rPr>
        <w:t>and (</w:t>
      </w:r>
      <w:r w:rsidR="0080669A">
        <w:rPr>
          <w:rFonts w:ascii="Arial" w:hAnsi="Arial" w:cs="Arial"/>
          <w:b/>
          <w:bCs/>
          <w:sz w:val="22"/>
          <w:szCs w:val="22"/>
        </w:rPr>
        <w:t>ii</w:t>
      </w:r>
      <w:r w:rsidR="00352EE3">
        <w:rPr>
          <w:rFonts w:ascii="Arial" w:hAnsi="Arial" w:cs="Arial"/>
          <w:b/>
          <w:bCs/>
          <w:sz w:val="22"/>
          <w:szCs w:val="22"/>
        </w:rPr>
        <w:t>)</w:t>
      </w:r>
      <w:r w:rsidRPr="008C2B84">
        <w:rPr>
          <w:rFonts w:ascii="Arial" w:hAnsi="Arial"/>
          <w:b/>
          <w:sz w:val="22"/>
        </w:rPr>
        <w:t xml:space="preserve"> identify participants </w:t>
      </w:r>
      <w:r w:rsidR="00352EE3" w:rsidRPr="008C2B84">
        <w:rPr>
          <w:rFonts w:ascii="Arial" w:hAnsi="Arial" w:cs="Arial"/>
          <w:b/>
          <w:bCs/>
          <w:sz w:val="22"/>
          <w:szCs w:val="22"/>
        </w:rPr>
        <w:t xml:space="preserve">most </w:t>
      </w:r>
      <w:r w:rsidRPr="008C2B84">
        <w:rPr>
          <w:rFonts w:ascii="Arial" w:hAnsi="Arial"/>
          <w:b/>
          <w:sz w:val="22"/>
        </w:rPr>
        <w:t>likely to progress to TB</w:t>
      </w:r>
      <w:r w:rsidR="00972BF4">
        <w:rPr>
          <w:rFonts w:ascii="Arial" w:hAnsi="Arial"/>
          <w:b/>
          <w:sz w:val="22"/>
        </w:rPr>
        <w:t>,</w:t>
      </w:r>
      <w:r w:rsidRPr="00FE050B">
        <w:rPr>
          <w:rFonts w:ascii="Arial" w:hAnsi="Arial"/>
          <w:b/>
          <w:sz w:val="22"/>
        </w:rPr>
        <w:t xml:space="preserve"> </w:t>
      </w:r>
      <w:r w:rsidR="00FE050B">
        <w:rPr>
          <w:rFonts w:ascii="Arial" w:hAnsi="Arial"/>
          <w:b/>
          <w:sz w:val="22"/>
        </w:rPr>
        <w:t>could</w:t>
      </w:r>
      <w:r w:rsidR="00352EE3" w:rsidRPr="00FE050B">
        <w:rPr>
          <w:rFonts w:ascii="Arial" w:hAnsi="Arial" w:cs="Arial"/>
          <w:b/>
          <w:bCs/>
          <w:sz w:val="22"/>
          <w:szCs w:val="22"/>
        </w:rPr>
        <w:t xml:space="preserve"> markedly reduce both the size and duration of these trials, accelerating the evaluation and, ultimately, successful delivery of an effective vaccine for TB.</w:t>
      </w:r>
      <w:r w:rsidR="00352EE3">
        <w:rPr>
          <w:rFonts w:ascii="Arial" w:hAnsi="Arial" w:cs="Arial"/>
          <w:sz w:val="22"/>
          <w:szCs w:val="22"/>
        </w:rPr>
        <w:t xml:space="preserve"> </w:t>
      </w:r>
    </w:p>
    <w:p w14:paraId="79EE7EA0" w14:textId="77777777" w:rsidR="00FE7957" w:rsidRDefault="00FE7957" w:rsidP="00990B87">
      <w:pPr>
        <w:spacing w:after="0" w:line="240" w:lineRule="auto"/>
        <w:jc w:val="both"/>
        <w:rPr>
          <w:rFonts w:ascii="Arial" w:hAnsi="Arial" w:cs="Arial"/>
          <w:sz w:val="22"/>
          <w:szCs w:val="22"/>
        </w:rPr>
      </w:pPr>
    </w:p>
    <w:p w14:paraId="31EE7DCD" w14:textId="52154114" w:rsidR="00E54875" w:rsidRPr="009325AD" w:rsidRDefault="008F17FA" w:rsidP="00231352">
      <w:pPr>
        <w:spacing w:after="0" w:line="240" w:lineRule="auto"/>
        <w:jc w:val="both"/>
        <w:rPr>
          <w:rFonts w:ascii="Arial" w:hAnsi="Arial" w:cs="Arial"/>
          <w:sz w:val="22"/>
          <w:szCs w:val="22"/>
        </w:rPr>
      </w:pPr>
      <w:r>
        <w:rPr>
          <w:rFonts w:ascii="Arial" w:hAnsi="Arial" w:cs="Arial"/>
          <w:b/>
          <w:bCs/>
          <w:sz w:val="22"/>
          <w:szCs w:val="22"/>
        </w:rPr>
        <w:t>A</w:t>
      </w:r>
      <w:r w:rsidR="00352EE3">
        <w:rPr>
          <w:rFonts w:ascii="Arial" w:hAnsi="Arial" w:cs="Arial"/>
          <w:b/>
          <w:bCs/>
          <w:sz w:val="22"/>
          <w:szCs w:val="22"/>
        </w:rPr>
        <w:t>5</w:t>
      </w:r>
      <w:r>
        <w:rPr>
          <w:rFonts w:ascii="Arial" w:hAnsi="Arial" w:cs="Arial"/>
          <w:b/>
          <w:bCs/>
          <w:sz w:val="22"/>
          <w:szCs w:val="22"/>
        </w:rPr>
        <w:t xml:space="preserve">. Current </w:t>
      </w:r>
      <w:r w:rsidR="00352EE3">
        <w:rPr>
          <w:rFonts w:ascii="Arial" w:hAnsi="Arial" w:cs="Arial"/>
          <w:b/>
          <w:bCs/>
          <w:sz w:val="22"/>
          <w:szCs w:val="22"/>
        </w:rPr>
        <w:t>public health programs for TB prevention</w:t>
      </w:r>
      <w:r w:rsidRPr="00631AB9">
        <w:rPr>
          <w:rFonts w:ascii="Arial" w:hAnsi="Arial" w:cs="Arial"/>
          <w:b/>
          <w:bCs/>
          <w:sz w:val="22"/>
          <w:szCs w:val="22"/>
        </w:rPr>
        <w:t xml:space="preserve"> have </w:t>
      </w:r>
      <w:r>
        <w:rPr>
          <w:rFonts w:ascii="Arial" w:hAnsi="Arial" w:cs="Arial"/>
          <w:b/>
          <w:bCs/>
          <w:sz w:val="22"/>
          <w:szCs w:val="22"/>
        </w:rPr>
        <w:t>limited</w:t>
      </w:r>
      <w:r w:rsidRPr="00631AB9">
        <w:rPr>
          <w:rFonts w:ascii="Arial" w:hAnsi="Arial" w:cs="Arial"/>
          <w:b/>
          <w:bCs/>
          <w:sz w:val="22"/>
          <w:szCs w:val="22"/>
        </w:rPr>
        <w:t xml:space="preserve"> </w:t>
      </w:r>
      <w:r>
        <w:rPr>
          <w:rFonts w:ascii="Arial" w:hAnsi="Arial" w:cs="Arial"/>
          <w:b/>
          <w:bCs/>
          <w:sz w:val="22"/>
          <w:szCs w:val="22"/>
        </w:rPr>
        <w:t>ability to monitor their performance in real-time</w:t>
      </w:r>
      <w:r w:rsidRPr="00631AB9">
        <w:rPr>
          <w:rFonts w:ascii="Arial" w:hAnsi="Arial" w:cs="Arial"/>
          <w:b/>
          <w:bCs/>
          <w:sz w:val="22"/>
          <w:szCs w:val="22"/>
        </w:rPr>
        <w:t xml:space="preserve">. </w:t>
      </w:r>
      <w:r>
        <w:rPr>
          <w:rFonts w:ascii="Arial" w:hAnsi="Arial" w:cs="Arial"/>
          <w:sz w:val="22"/>
          <w:szCs w:val="22"/>
        </w:rPr>
        <w:t>The surveillance activities of national TB programs</w:t>
      </w:r>
      <w:r w:rsidR="00FE7957">
        <w:rPr>
          <w:rFonts w:ascii="Arial" w:hAnsi="Arial" w:cs="Arial"/>
          <w:sz w:val="22"/>
          <w:szCs w:val="22"/>
        </w:rPr>
        <w:t xml:space="preserve"> in countries with high burdens of TB</w:t>
      </w:r>
      <w:r>
        <w:rPr>
          <w:rFonts w:ascii="Arial" w:hAnsi="Arial" w:cs="Arial"/>
          <w:sz w:val="22"/>
          <w:szCs w:val="22"/>
        </w:rPr>
        <w:t xml:space="preserve"> are largely limited to tracking </w:t>
      </w:r>
      <w:r w:rsidR="00352EE3">
        <w:rPr>
          <w:rFonts w:ascii="Arial" w:hAnsi="Arial" w:cs="Arial"/>
          <w:sz w:val="22"/>
          <w:szCs w:val="22"/>
        </w:rPr>
        <w:t xml:space="preserve">reported </w:t>
      </w:r>
      <w:r>
        <w:rPr>
          <w:rFonts w:ascii="Arial" w:hAnsi="Arial" w:cs="Arial"/>
          <w:sz w:val="22"/>
          <w:szCs w:val="22"/>
        </w:rPr>
        <w:t>cases of clinical TB</w:t>
      </w:r>
      <w:r w:rsidR="00352EE3">
        <w:rPr>
          <w:rFonts w:ascii="Arial" w:hAnsi="Arial" w:cs="Arial"/>
          <w:sz w:val="22"/>
          <w:szCs w:val="22"/>
        </w:rPr>
        <w:t xml:space="preserve"> (“case notification rates”)</w:t>
      </w:r>
      <w:r>
        <w:rPr>
          <w:rFonts w:ascii="Arial" w:hAnsi="Arial" w:cs="Arial"/>
          <w:sz w:val="22"/>
          <w:szCs w:val="22"/>
        </w:rPr>
        <w:t xml:space="preserve">. </w:t>
      </w:r>
      <w:r w:rsidR="00352EE3">
        <w:rPr>
          <w:rFonts w:ascii="Arial" w:hAnsi="Arial" w:cs="Arial"/>
          <w:sz w:val="22"/>
          <w:szCs w:val="22"/>
        </w:rPr>
        <w:t>However, the case notification rate is a highly</w:t>
      </w:r>
      <w:r w:rsidRPr="00CB4019">
        <w:rPr>
          <w:rFonts w:ascii="Arial" w:hAnsi="Arial" w:cs="Arial"/>
          <w:sz w:val="22"/>
          <w:szCs w:val="22"/>
        </w:rPr>
        <w:t xml:space="preserve"> lagged indicator of </w:t>
      </w:r>
      <w:r w:rsidR="00735EFA" w:rsidRPr="00735EFA">
        <w:rPr>
          <w:rFonts w:ascii="Arial" w:hAnsi="Arial" w:cs="Arial"/>
          <w:sz w:val="22"/>
          <w:szCs w:val="22"/>
        </w:rPr>
        <w:t>incident infection</w:t>
      </w:r>
      <w:r w:rsidR="00FE7957">
        <w:rPr>
          <w:rFonts w:ascii="Arial" w:hAnsi="Arial" w:cs="Arial"/>
          <w:sz w:val="22"/>
          <w:szCs w:val="22"/>
        </w:rPr>
        <w:t>,</w:t>
      </w:r>
      <w:r>
        <w:rPr>
          <w:rFonts w:ascii="Arial" w:hAnsi="Arial" w:cs="Arial"/>
          <w:sz w:val="22"/>
          <w:szCs w:val="22"/>
        </w:rPr>
        <w:t xml:space="preserve"> </w:t>
      </w:r>
      <w:r w:rsidR="00735EFA">
        <w:rPr>
          <w:rFonts w:ascii="Arial" w:hAnsi="Arial" w:cs="Arial"/>
          <w:sz w:val="22"/>
          <w:szCs w:val="22"/>
        </w:rPr>
        <w:t>which can occur</w:t>
      </w:r>
      <w:r>
        <w:rPr>
          <w:rFonts w:ascii="Arial" w:hAnsi="Arial" w:cs="Arial"/>
          <w:sz w:val="22"/>
          <w:szCs w:val="22"/>
        </w:rPr>
        <w:t xml:space="preserve"> months or even years </w:t>
      </w:r>
      <w:r w:rsidR="00735EFA">
        <w:rPr>
          <w:rFonts w:ascii="Arial" w:hAnsi="Arial" w:cs="Arial"/>
          <w:sz w:val="22"/>
          <w:szCs w:val="22"/>
        </w:rPr>
        <w:t>before disease</w:t>
      </w:r>
      <w:r w:rsidR="00352EE3">
        <w:rPr>
          <w:rFonts w:ascii="Arial" w:hAnsi="Arial" w:cs="Arial"/>
          <w:sz w:val="22"/>
          <w:szCs w:val="22"/>
        </w:rPr>
        <w:t>, and subject to systematic bias due to programmatic gaps in case detection, diagnosis, and reporting</w:t>
      </w:r>
      <w:r>
        <w:rPr>
          <w:rFonts w:ascii="Arial" w:hAnsi="Arial" w:cs="Arial"/>
          <w:sz w:val="22"/>
          <w:szCs w:val="22"/>
        </w:rPr>
        <w:t xml:space="preserve">. </w:t>
      </w:r>
      <w:r w:rsidRPr="00845D2F">
        <w:rPr>
          <w:rFonts w:ascii="Arial" w:hAnsi="Arial" w:cs="Arial"/>
          <w:sz w:val="22"/>
          <w:szCs w:val="22"/>
          <w:u w:val="single"/>
        </w:rPr>
        <w:t xml:space="preserve">Ideally, TB programs would </w:t>
      </w:r>
      <w:r w:rsidR="00231352">
        <w:rPr>
          <w:rFonts w:ascii="Arial" w:hAnsi="Arial" w:cs="Arial"/>
          <w:sz w:val="22"/>
          <w:szCs w:val="22"/>
          <w:u w:val="single"/>
        </w:rPr>
        <w:t xml:space="preserve">instead </w:t>
      </w:r>
      <w:r w:rsidRPr="00845D2F">
        <w:rPr>
          <w:rFonts w:ascii="Arial" w:hAnsi="Arial" w:cs="Arial"/>
          <w:sz w:val="22"/>
          <w:szCs w:val="22"/>
          <w:u w:val="single"/>
        </w:rPr>
        <w:t xml:space="preserve">have a sensitive, real-time indicator of incident </w:t>
      </w:r>
      <w:proofErr w:type="spellStart"/>
      <w:r w:rsidRPr="00845D2F">
        <w:rPr>
          <w:rFonts w:ascii="Arial" w:hAnsi="Arial" w:cs="Arial"/>
          <w:i/>
          <w:iCs/>
          <w:sz w:val="22"/>
          <w:szCs w:val="22"/>
          <w:u w:val="single"/>
        </w:rPr>
        <w:t>Mtb</w:t>
      </w:r>
      <w:proofErr w:type="spellEnd"/>
      <w:r w:rsidRPr="00845D2F">
        <w:rPr>
          <w:rFonts w:ascii="Arial" w:hAnsi="Arial" w:cs="Arial"/>
          <w:sz w:val="22"/>
          <w:szCs w:val="22"/>
          <w:u w:val="single"/>
        </w:rPr>
        <w:t xml:space="preserve"> infection</w:t>
      </w:r>
      <w:r w:rsidR="00231352">
        <w:rPr>
          <w:rFonts w:ascii="Arial" w:hAnsi="Arial" w:cs="Arial"/>
          <w:sz w:val="22"/>
          <w:szCs w:val="22"/>
        </w:rPr>
        <w:t>.</w:t>
      </w:r>
      <w:r w:rsidRPr="00177281">
        <w:rPr>
          <w:rFonts w:ascii="Arial" w:hAnsi="Arial" w:cs="Arial"/>
          <w:sz w:val="22"/>
          <w:szCs w:val="22"/>
        </w:rPr>
        <w:t xml:space="preserve"> A test </w:t>
      </w:r>
      <w:r>
        <w:rPr>
          <w:rFonts w:ascii="Arial" w:hAnsi="Arial" w:cs="Arial"/>
          <w:sz w:val="22"/>
          <w:szCs w:val="22"/>
        </w:rPr>
        <w:t xml:space="preserve">for </w:t>
      </w:r>
      <w:r w:rsidRPr="007B1D36">
        <w:rPr>
          <w:rFonts w:ascii="Arial" w:hAnsi="Arial"/>
          <w:bCs/>
          <w:sz w:val="22"/>
        </w:rPr>
        <w:t>recent</w:t>
      </w:r>
      <w:r w:rsidR="00352EE3" w:rsidRPr="007B1D36">
        <w:rPr>
          <w:rFonts w:ascii="Arial" w:hAnsi="Arial"/>
          <w:bCs/>
          <w:i/>
          <w:sz w:val="22"/>
        </w:rPr>
        <w:t xml:space="preserve"> </w:t>
      </w:r>
      <w:proofErr w:type="spellStart"/>
      <w:r w:rsidR="00352EE3" w:rsidRPr="007B1D36">
        <w:rPr>
          <w:rFonts w:ascii="Arial" w:hAnsi="Arial" w:cs="Arial"/>
          <w:bCs/>
          <w:i/>
          <w:iCs/>
          <w:sz w:val="22"/>
          <w:szCs w:val="22"/>
        </w:rPr>
        <w:t>Mtb</w:t>
      </w:r>
      <w:proofErr w:type="spellEnd"/>
      <w:r w:rsidR="00352EE3" w:rsidRPr="007B1D36">
        <w:rPr>
          <w:rFonts w:ascii="Arial" w:hAnsi="Arial" w:cs="Arial"/>
          <w:bCs/>
          <w:i/>
          <w:iCs/>
          <w:sz w:val="22"/>
          <w:szCs w:val="22"/>
        </w:rPr>
        <w:t xml:space="preserve"> </w:t>
      </w:r>
      <w:r w:rsidRPr="007B1D36">
        <w:rPr>
          <w:rFonts w:ascii="Arial" w:hAnsi="Arial"/>
          <w:bCs/>
          <w:sz w:val="22"/>
        </w:rPr>
        <w:t>infection</w:t>
      </w:r>
      <w:r w:rsidR="00D84CA2" w:rsidRPr="007B1D36">
        <w:rPr>
          <w:rFonts w:ascii="Arial" w:hAnsi="Arial"/>
          <w:bCs/>
          <w:sz w:val="22"/>
        </w:rPr>
        <w:t>, either alone or in combination with IGRA</w:t>
      </w:r>
      <w:r w:rsidR="007B1D36">
        <w:rPr>
          <w:rFonts w:ascii="Arial" w:hAnsi="Arial"/>
          <w:bCs/>
          <w:sz w:val="22"/>
        </w:rPr>
        <w:t xml:space="preserve"> testing,</w:t>
      </w:r>
      <w:r w:rsidRPr="007B1D36">
        <w:rPr>
          <w:rFonts w:ascii="Arial" w:hAnsi="Arial" w:cs="Arial"/>
          <w:bCs/>
          <w:sz w:val="22"/>
          <w:szCs w:val="22"/>
        </w:rPr>
        <w:t xml:space="preserve"> </w:t>
      </w:r>
      <w:r w:rsidRPr="00177281">
        <w:rPr>
          <w:rFonts w:ascii="Arial" w:hAnsi="Arial" w:cs="Arial"/>
          <w:sz w:val="22"/>
          <w:szCs w:val="22"/>
        </w:rPr>
        <w:t xml:space="preserve">could </w:t>
      </w:r>
      <w:r w:rsidR="0039116F">
        <w:rPr>
          <w:rFonts w:ascii="Arial" w:hAnsi="Arial" w:cs="Arial"/>
          <w:sz w:val="22"/>
          <w:szCs w:val="22"/>
        </w:rPr>
        <w:t xml:space="preserve">be used to routinely track the intensity of transmission through simple, cross-sectional prevalence studies, </w:t>
      </w:r>
      <w:r w:rsidRPr="00177281">
        <w:rPr>
          <w:rFonts w:ascii="Arial" w:hAnsi="Arial" w:cs="Arial"/>
          <w:sz w:val="22"/>
          <w:szCs w:val="22"/>
        </w:rPr>
        <w:t>facilitat</w:t>
      </w:r>
      <w:r w:rsidR="0039116F">
        <w:rPr>
          <w:rFonts w:ascii="Arial" w:hAnsi="Arial" w:cs="Arial"/>
          <w:sz w:val="22"/>
          <w:szCs w:val="22"/>
        </w:rPr>
        <w:t>ing</w:t>
      </w:r>
      <w:r w:rsidRPr="00177281">
        <w:rPr>
          <w:rFonts w:ascii="Arial" w:hAnsi="Arial" w:cs="Arial"/>
          <w:sz w:val="22"/>
          <w:szCs w:val="22"/>
        </w:rPr>
        <w:t xml:space="preserve"> the </w:t>
      </w:r>
      <w:r w:rsidR="00A34D6D">
        <w:rPr>
          <w:rFonts w:ascii="Arial" w:hAnsi="Arial" w:cs="Arial"/>
          <w:sz w:val="22"/>
          <w:szCs w:val="22"/>
        </w:rPr>
        <w:t>rapid</w:t>
      </w:r>
      <w:r w:rsidR="00CA7139">
        <w:rPr>
          <w:rFonts w:ascii="Arial" w:hAnsi="Arial" w:cs="Arial"/>
          <w:sz w:val="22"/>
          <w:szCs w:val="22"/>
        </w:rPr>
        <w:t xml:space="preserve"> </w:t>
      </w:r>
      <w:r>
        <w:rPr>
          <w:rFonts w:ascii="Arial" w:hAnsi="Arial" w:cs="Arial"/>
          <w:sz w:val="22"/>
          <w:szCs w:val="22"/>
        </w:rPr>
        <w:t xml:space="preserve">evaluation of </w:t>
      </w:r>
      <w:r w:rsidR="00352EE3">
        <w:rPr>
          <w:rFonts w:ascii="Arial" w:hAnsi="Arial" w:cs="Arial"/>
          <w:sz w:val="22"/>
          <w:szCs w:val="22"/>
        </w:rPr>
        <w:t xml:space="preserve">epidemiological trends and TB </w:t>
      </w:r>
      <w:r>
        <w:rPr>
          <w:rFonts w:ascii="Arial" w:hAnsi="Arial" w:cs="Arial"/>
          <w:sz w:val="22"/>
          <w:szCs w:val="22"/>
        </w:rPr>
        <w:t>program performance</w:t>
      </w:r>
      <w:r w:rsidR="0039116F">
        <w:rPr>
          <w:rFonts w:ascii="Arial" w:hAnsi="Arial" w:cs="Arial"/>
          <w:sz w:val="22"/>
          <w:szCs w:val="22"/>
        </w:rPr>
        <w:t xml:space="preserve">. </w:t>
      </w:r>
      <w:r w:rsidR="00CA7139">
        <w:rPr>
          <w:rFonts w:ascii="Arial" w:hAnsi="Arial" w:cs="Arial"/>
          <w:sz w:val="22"/>
          <w:szCs w:val="22"/>
        </w:rPr>
        <w:t>T</w:t>
      </w:r>
      <w:r w:rsidR="0039116F">
        <w:rPr>
          <w:rFonts w:ascii="Arial" w:hAnsi="Arial" w:cs="Arial"/>
          <w:sz w:val="22"/>
          <w:szCs w:val="22"/>
        </w:rPr>
        <w:t xml:space="preserve">his tool could </w:t>
      </w:r>
      <w:r w:rsidR="00CA7139">
        <w:rPr>
          <w:rFonts w:ascii="Arial" w:hAnsi="Arial" w:cs="Arial"/>
          <w:sz w:val="22"/>
          <w:szCs w:val="22"/>
        </w:rPr>
        <w:t xml:space="preserve">also </w:t>
      </w:r>
      <w:r w:rsidR="0039116F">
        <w:rPr>
          <w:rFonts w:ascii="Arial" w:hAnsi="Arial" w:cs="Arial"/>
          <w:sz w:val="22"/>
          <w:szCs w:val="22"/>
        </w:rPr>
        <w:t>be used to evaluate</w:t>
      </w:r>
      <w:r>
        <w:rPr>
          <w:rFonts w:ascii="Arial" w:hAnsi="Arial" w:cs="Arial"/>
          <w:sz w:val="22"/>
          <w:szCs w:val="22"/>
        </w:rPr>
        <w:t xml:space="preserve"> the</w:t>
      </w:r>
      <w:r w:rsidR="00CA7139">
        <w:rPr>
          <w:rFonts w:ascii="Arial" w:hAnsi="Arial" w:cs="Arial"/>
          <w:sz w:val="22"/>
          <w:szCs w:val="22"/>
        </w:rPr>
        <w:t xml:space="preserve"> population</w:t>
      </w:r>
      <w:r>
        <w:rPr>
          <w:rFonts w:ascii="Arial" w:hAnsi="Arial" w:cs="Arial"/>
          <w:sz w:val="22"/>
          <w:szCs w:val="22"/>
        </w:rPr>
        <w:t xml:space="preserve"> effectiveness</w:t>
      </w:r>
      <w:r w:rsidRPr="00177281">
        <w:rPr>
          <w:rFonts w:ascii="Arial" w:hAnsi="Arial" w:cs="Arial"/>
          <w:sz w:val="22"/>
          <w:szCs w:val="22"/>
        </w:rPr>
        <w:t xml:space="preserve"> of</w:t>
      </w:r>
      <w:r>
        <w:rPr>
          <w:rFonts w:ascii="Arial" w:hAnsi="Arial" w:cs="Arial"/>
          <w:sz w:val="22"/>
          <w:szCs w:val="22"/>
        </w:rPr>
        <w:t xml:space="preserve"> </w:t>
      </w:r>
      <w:r w:rsidR="00CA7139">
        <w:rPr>
          <w:rFonts w:ascii="Arial" w:hAnsi="Arial" w:cs="Arial"/>
          <w:sz w:val="22"/>
          <w:szCs w:val="22"/>
        </w:rPr>
        <w:t xml:space="preserve">specific </w:t>
      </w:r>
      <w:r w:rsidRPr="00177281">
        <w:rPr>
          <w:rFonts w:ascii="Arial" w:hAnsi="Arial" w:cs="Arial"/>
          <w:sz w:val="22"/>
          <w:szCs w:val="22"/>
        </w:rPr>
        <w:t>interventions aiming to prevent transmission</w:t>
      </w:r>
      <w:r>
        <w:rPr>
          <w:rFonts w:ascii="Arial" w:hAnsi="Arial" w:cs="Arial"/>
          <w:sz w:val="22"/>
          <w:szCs w:val="22"/>
        </w:rPr>
        <w:t>,</w:t>
      </w:r>
      <w:r w:rsidRPr="00177281">
        <w:rPr>
          <w:rFonts w:ascii="Arial" w:hAnsi="Arial" w:cs="Arial"/>
          <w:sz w:val="22"/>
          <w:szCs w:val="22"/>
        </w:rPr>
        <w:t xml:space="preserve"> </w:t>
      </w:r>
      <w:r>
        <w:rPr>
          <w:rFonts w:ascii="Arial" w:hAnsi="Arial" w:cs="Arial"/>
          <w:sz w:val="22"/>
          <w:szCs w:val="22"/>
        </w:rPr>
        <w:t xml:space="preserve">such as </w:t>
      </w:r>
      <w:r w:rsidRPr="00177281">
        <w:rPr>
          <w:rFonts w:ascii="Arial" w:hAnsi="Arial" w:cs="Arial"/>
          <w:sz w:val="22"/>
          <w:szCs w:val="22"/>
        </w:rPr>
        <w:t xml:space="preserve">active case finding efforts, </w:t>
      </w:r>
      <w:r>
        <w:rPr>
          <w:rFonts w:ascii="Arial" w:hAnsi="Arial" w:cs="Arial"/>
          <w:sz w:val="22"/>
          <w:szCs w:val="22"/>
        </w:rPr>
        <w:t xml:space="preserve">educational campaigns, and </w:t>
      </w:r>
      <w:r w:rsidRPr="00177281">
        <w:rPr>
          <w:rFonts w:ascii="Arial" w:hAnsi="Arial" w:cs="Arial"/>
          <w:sz w:val="22"/>
          <w:szCs w:val="22"/>
        </w:rPr>
        <w:t>new vaccines</w:t>
      </w:r>
      <w:r>
        <w:rPr>
          <w:rFonts w:ascii="Arial" w:hAnsi="Arial" w:cs="Arial"/>
          <w:sz w:val="22"/>
          <w:szCs w:val="22"/>
        </w:rPr>
        <w:t xml:space="preserve">. </w:t>
      </w:r>
      <w:r w:rsidR="007D4968">
        <w:rPr>
          <w:rFonts w:ascii="Arial" w:hAnsi="Arial" w:cs="Arial"/>
          <w:b/>
          <w:bCs/>
          <w:sz w:val="22"/>
          <w:szCs w:val="22"/>
        </w:rPr>
        <w:t>We propose that t</w:t>
      </w:r>
      <w:r w:rsidR="00CA7139" w:rsidRPr="007D4968">
        <w:rPr>
          <w:rFonts w:ascii="Arial" w:hAnsi="Arial" w:cs="Arial"/>
          <w:b/>
          <w:bCs/>
          <w:sz w:val="22"/>
          <w:szCs w:val="22"/>
        </w:rPr>
        <w:t xml:space="preserve">ests of recent infection would offer a significant improvement over standard surveillance methods, </w:t>
      </w:r>
      <w:r w:rsidR="00002B03">
        <w:rPr>
          <w:rFonts w:ascii="Arial" w:hAnsi="Arial" w:cs="Arial"/>
          <w:b/>
          <w:bCs/>
          <w:sz w:val="22"/>
          <w:szCs w:val="22"/>
        </w:rPr>
        <w:t>providing an essential</w:t>
      </w:r>
      <w:r w:rsidR="00CA7139" w:rsidRPr="007D4968">
        <w:rPr>
          <w:rFonts w:ascii="Arial" w:hAnsi="Arial" w:cs="Arial"/>
          <w:b/>
          <w:bCs/>
          <w:sz w:val="22"/>
          <w:szCs w:val="22"/>
        </w:rPr>
        <w:t xml:space="preserve"> </w:t>
      </w:r>
      <w:r w:rsidR="00124C74" w:rsidRPr="007D4968">
        <w:rPr>
          <w:rFonts w:ascii="Arial" w:hAnsi="Arial" w:cs="Arial"/>
          <w:b/>
          <w:bCs/>
          <w:sz w:val="22"/>
          <w:szCs w:val="22"/>
        </w:rPr>
        <w:t>new tool which can inform program planning and allocation of limited resources.</w:t>
      </w:r>
      <w:r w:rsidR="00124C74">
        <w:rPr>
          <w:rFonts w:ascii="Arial" w:hAnsi="Arial" w:cs="Arial"/>
          <w:sz w:val="22"/>
          <w:szCs w:val="22"/>
        </w:rPr>
        <w:t xml:space="preserve"> </w:t>
      </w:r>
    </w:p>
    <w:p w14:paraId="61C9A12C" w14:textId="77777777" w:rsidR="00A34D6D" w:rsidRDefault="00A34D6D" w:rsidP="00231352">
      <w:pPr>
        <w:spacing w:after="0" w:line="240" w:lineRule="auto"/>
        <w:jc w:val="both"/>
        <w:rPr>
          <w:rFonts w:ascii="Arial" w:hAnsi="Arial" w:cs="Arial"/>
          <w:sz w:val="22"/>
          <w:szCs w:val="22"/>
        </w:rPr>
      </w:pPr>
    </w:p>
    <w:p w14:paraId="1BFB2169" w14:textId="5C667471" w:rsidR="00C343D4" w:rsidRDefault="008F17FA" w:rsidP="004B2486">
      <w:pPr>
        <w:spacing w:after="0" w:line="240" w:lineRule="auto"/>
        <w:jc w:val="both"/>
        <w:rPr>
          <w:rFonts w:ascii="Arial" w:hAnsi="Arial" w:cs="Arial"/>
          <w:sz w:val="22"/>
          <w:szCs w:val="22"/>
        </w:rPr>
      </w:pPr>
      <w:r>
        <w:rPr>
          <w:rFonts w:ascii="Arial" w:hAnsi="Arial" w:cs="Arial"/>
          <w:b/>
          <w:bCs/>
          <w:sz w:val="22"/>
          <w:szCs w:val="22"/>
        </w:rPr>
        <w:t>A</w:t>
      </w:r>
      <w:r w:rsidR="00352EE3">
        <w:rPr>
          <w:rFonts w:ascii="Arial" w:hAnsi="Arial" w:cs="Arial"/>
          <w:b/>
          <w:bCs/>
          <w:sz w:val="22"/>
          <w:szCs w:val="22"/>
        </w:rPr>
        <w:t>6</w:t>
      </w:r>
      <w:r>
        <w:rPr>
          <w:rFonts w:ascii="Arial" w:hAnsi="Arial" w:cs="Arial"/>
          <w:b/>
          <w:bCs/>
          <w:sz w:val="22"/>
          <w:szCs w:val="22"/>
        </w:rPr>
        <w:t xml:space="preserve">. </w:t>
      </w:r>
      <w:r w:rsidR="00352EE3">
        <w:rPr>
          <w:rFonts w:ascii="Arial" w:hAnsi="Arial" w:cs="Arial"/>
          <w:b/>
          <w:bCs/>
          <w:sz w:val="22"/>
          <w:szCs w:val="22"/>
        </w:rPr>
        <w:t xml:space="preserve">Different </w:t>
      </w:r>
      <w:commentRangeStart w:id="16"/>
      <w:r w:rsidR="00352EE3">
        <w:rPr>
          <w:rFonts w:ascii="Arial" w:hAnsi="Arial" w:cs="Arial"/>
          <w:b/>
          <w:bCs/>
          <w:sz w:val="22"/>
          <w:szCs w:val="22"/>
        </w:rPr>
        <w:t>applications</w:t>
      </w:r>
      <w:commentRangeEnd w:id="16"/>
      <w:r w:rsidR="00352EE3">
        <w:rPr>
          <w:rStyle w:val="CommentReference"/>
        </w:rPr>
        <w:commentReference w:id="16"/>
      </w:r>
      <w:r w:rsidR="00352EE3">
        <w:rPr>
          <w:rFonts w:ascii="Arial" w:hAnsi="Arial" w:cs="Arial"/>
          <w:b/>
          <w:bCs/>
          <w:sz w:val="22"/>
          <w:szCs w:val="22"/>
        </w:rPr>
        <w:t xml:space="preserve"> for </w:t>
      </w:r>
      <w:r w:rsidR="00196FE7">
        <w:rPr>
          <w:rFonts w:ascii="Arial" w:hAnsi="Arial" w:cs="Arial"/>
          <w:b/>
          <w:bCs/>
          <w:sz w:val="22"/>
          <w:szCs w:val="22"/>
        </w:rPr>
        <w:t xml:space="preserve">tests of recent </w:t>
      </w:r>
      <w:proofErr w:type="spellStart"/>
      <w:r w:rsidR="00352EE3">
        <w:rPr>
          <w:rFonts w:ascii="Arial" w:hAnsi="Arial" w:cs="Arial"/>
          <w:b/>
          <w:bCs/>
          <w:i/>
          <w:iCs/>
          <w:sz w:val="22"/>
          <w:szCs w:val="22"/>
        </w:rPr>
        <w:t>Mtb</w:t>
      </w:r>
      <w:proofErr w:type="spellEnd"/>
      <w:r w:rsidR="00352EE3">
        <w:rPr>
          <w:rFonts w:ascii="Arial" w:hAnsi="Arial" w:cs="Arial"/>
          <w:b/>
          <w:bCs/>
          <w:sz w:val="22"/>
          <w:szCs w:val="22"/>
        </w:rPr>
        <w:t xml:space="preserve"> infection</w:t>
      </w:r>
      <w:r w:rsidR="00352EE3">
        <w:rPr>
          <w:rFonts w:ascii="Arial" w:hAnsi="Arial" w:cs="Arial"/>
          <w:b/>
          <w:bCs/>
          <w:i/>
          <w:iCs/>
          <w:sz w:val="22"/>
          <w:szCs w:val="22"/>
        </w:rPr>
        <w:t xml:space="preserve"> </w:t>
      </w:r>
      <w:r w:rsidR="000A3305">
        <w:rPr>
          <w:rFonts w:ascii="Arial" w:hAnsi="Arial" w:cs="Arial"/>
          <w:b/>
          <w:bCs/>
          <w:sz w:val="22"/>
          <w:szCs w:val="22"/>
        </w:rPr>
        <w:t>may</w:t>
      </w:r>
      <w:r w:rsidR="00196FE7">
        <w:rPr>
          <w:rFonts w:ascii="Arial" w:hAnsi="Arial" w:cs="Arial"/>
          <w:b/>
          <w:bCs/>
          <w:sz w:val="22"/>
          <w:szCs w:val="22"/>
        </w:rPr>
        <w:t xml:space="preserve"> require</w:t>
      </w:r>
      <w:r w:rsidR="00352EE3">
        <w:rPr>
          <w:rFonts w:ascii="Arial" w:hAnsi="Arial" w:cs="Arial"/>
          <w:b/>
          <w:bCs/>
          <w:sz w:val="22"/>
          <w:szCs w:val="22"/>
        </w:rPr>
        <w:t xml:space="preserve"> different test characteristics.</w:t>
      </w:r>
      <w:r w:rsidRPr="00F937F5">
        <w:rPr>
          <w:rFonts w:ascii="Arial" w:hAnsi="Arial" w:cs="Arial"/>
          <w:b/>
          <w:bCs/>
          <w:sz w:val="22"/>
          <w:szCs w:val="22"/>
        </w:rPr>
        <w:t xml:space="preserve"> </w:t>
      </w:r>
      <w:r w:rsidR="00C343D4" w:rsidRPr="00C343D4">
        <w:rPr>
          <w:rFonts w:ascii="Arial" w:hAnsi="Arial" w:cs="Arial"/>
          <w:sz w:val="22"/>
          <w:szCs w:val="22"/>
        </w:rPr>
        <w:t xml:space="preserve"> </w:t>
      </w:r>
      <w:r w:rsidR="00C343D4" w:rsidRPr="00745D91">
        <w:rPr>
          <w:rFonts w:ascii="Arial" w:hAnsi="Arial" w:cs="Arial"/>
          <w:sz w:val="22"/>
          <w:szCs w:val="22"/>
        </w:rPr>
        <w:t xml:space="preserve">In 2017, the WHO defined a Target Product Profile </w:t>
      </w:r>
      <w:r w:rsidR="00C343D4">
        <w:rPr>
          <w:rFonts w:ascii="Arial" w:hAnsi="Arial" w:cs="Arial"/>
          <w:sz w:val="22"/>
          <w:szCs w:val="22"/>
        </w:rPr>
        <w:t>describing the</w:t>
      </w:r>
      <w:r w:rsidR="00C343D4" w:rsidRPr="00745D91">
        <w:rPr>
          <w:rFonts w:ascii="Arial" w:hAnsi="Arial" w:cs="Arial"/>
          <w:sz w:val="22"/>
          <w:szCs w:val="22"/>
        </w:rPr>
        <w:t xml:space="preserve"> minimum requirements for TB diagnostic tests used for predicting TB progression.</w:t>
      </w:r>
      <w:r w:rsidR="00C343D4">
        <w:rPr>
          <w:rFonts w:ascii="Arial" w:hAnsi="Arial" w:cs="Arial"/>
          <w:sz w:val="22"/>
          <w:szCs w:val="22"/>
        </w:rPr>
        <w:t xml:space="preserve"> </w:t>
      </w:r>
      <w:r w:rsidR="00C343D4">
        <w:rPr>
          <w:rFonts w:ascii="Arial" w:hAnsi="Arial" w:cs="Arial"/>
          <w:sz w:val="22"/>
          <w:szCs w:val="22"/>
        </w:rPr>
        <w:fldChar w:fldCharType="begin"/>
      </w:r>
      <w:r w:rsidR="00C343D4">
        <w:rPr>
          <w:rFonts w:ascii="Arial" w:hAnsi="Arial" w:cs="Arial"/>
          <w:sz w:val="22"/>
          <w:szCs w:val="22"/>
        </w:rPr>
        <w:instrText xml:space="preserve"> ADDIN ZOTERO_ITEM CSL_CITATION {"citationID":"5H97RZpC","properties":{"formattedCitation":"[12]","plainCitation":"[12]","noteIndex":0},"citationItems":[{"id":2001,"uris":["http://zotero.org/users/6528344/items/APHNEMP8"],"itemData":{"id":2001,"type":"webpage","abstract":"In May 2015, an Expert Consultation was convened by the World Health Organization (WHO) Geneva on behalf of the New Diagnostics Working Group, Stop TB Partnership (NDWG) and FIND to identify the operational and performance characteristics of tests that could predict progression from latent TB infection to active TB disease.","language":"en","title":"Consensus Meeting Report: Development of a Target Product Profile (TPP) and a framework for evaluation for a test for predicting progression from tuberculosis infection to active disease","title-short":"Consensus Meeting Report","URL":"https://www.who.int/publications/i/item/WHO-HTM-TB-2017.18","accessed":{"date-parts":[["2025",8,15]]}}}],"schema":"https://github.com/citation-style-language/schema/raw/master/csl-citation.json"} </w:instrText>
      </w:r>
      <w:r w:rsidR="00C343D4">
        <w:rPr>
          <w:rFonts w:ascii="Arial" w:hAnsi="Arial" w:cs="Arial"/>
          <w:sz w:val="22"/>
          <w:szCs w:val="22"/>
        </w:rPr>
        <w:fldChar w:fldCharType="separate"/>
      </w:r>
      <w:r w:rsidR="00C343D4">
        <w:rPr>
          <w:rFonts w:ascii="Arial" w:hAnsi="Arial" w:cs="Arial"/>
          <w:noProof/>
          <w:sz w:val="22"/>
          <w:szCs w:val="22"/>
        </w:rPr>
        <w:t>[12]</w:t>
      </w:r>
      <w:r w:rsidR="00C343D4">
        <w:rPr>
          <w:rFonts w:ascii="Arial" w:hAnsi="Arial" w:cs="Arial"/>
          <w:sz w:val="22"/>
          <w:szCs w:val="22"/>
        </w:rPr>
        <w:fldChar w:fldCharType="end"/>
      </w:r>
      <w:r w:rsidR="00C343D4" w:rsidRPr="00745D91">
        <w:rPr>
          <w:rFonts w:ascii="Arial" w:hAnsi="Arial" w:cs="Arial"/>
          <w:sz w:val="22"/>
          <w:szCs w:val="22"/>
        </w:rPr>
        <w:t xml:space="preserve"> According to th</w:t>
      </w:r>
      <w:r w:rsidR="00C343D4">
        <w:rPr>
          <w:rFonts w:ascii="Arial" w:hAnsi="Arial" w:cs="Arial"/>
          <w:sz w:val="22"/>
          <w:szCs w:val="22"/>
        </w:rPr>
        <w:t>is profile</w:t>
      </w:r>
      <w:r w:rsidR="00C343D4" w:rsidRPr="00745D91">
        <w:rPr>
          <w:rFonts w:ascii="Arial" w:hAnsi="Arial" w:cs="Arial"/>
          <w:sz w:val="22"/>
          <w:szCs w:val="22"/>
        </w:rPr>
        <w:t xml:space="preserve">, tests to identify TB progressors should have </w:t>
      </w:r>
      <w:r w:rsidR="00C343D4">
        <w:rPr>
          <w:rFonts w:ascii="Arial" w:hAnsi="Arial" w:cs="Arial"/>
          <w:sz w:val="22"/>
          <w:szCs w:val="22"/>
        </w:rPr>
        <w:t>a</w:t>
      </w:r>
      <w:r w:rsidR="00C343D4" w:rsidRPr="00745D91">
        <w:rPr>
          <w:rFonts w:ascii="Arial" w:hAnsi="Arial" w:cs="Arial"/>
          <w:sz w:val="22"/>
          <w:szCs w:val="22"/>
        </w:rPr>
        <w:t xml:space="preserve"> sensitivity and specificity of ≥90% (minimum 75%)</w:t>
      </w:r>
      <w:r w:rsidR="00C343D4">
        <w:rPr>
          <w:rFonts w:ascii="Arial" w:hAnsi="Arial" w:cs="Arial"/>
          <w:sz w:val="22"/>
          <w:szCs w:val="22"/>
        </w:rPr>
        <w:t xml:space="preserve"> and their performance should be evaluated over a </w:t>
      </w:r>
      <w:r w:rsidR="00C343D4" w:rsidRPr="00745D91">
        <w:rPr>
          <w:rFonts w:ascii="Arial" w:hAnsi="Arial" w:cs="Arial"/>
          <w:sz w:val="22"/>
          <w:szCs w:val="22"/>
        </w:rPr>
        <w:t>2-year time frame.</w:t>
      </w:r>
      <w:r w:rsidR="00C343D4">
        <w:rPr>
          <w:rFonts w:ascii="Arial" w:hAnsi="Arial" w:cs="Arial"/>
          <w:sz w:val="22"/>
          <w:szCs w:val="22"/>
        </w:rPr>
        <w:t xml:space="preserve"> </w:t>
      </w:r>
      <w:commentRangeStart w:id="17"/>
      <w:r w:rsidR="00C343D4" w:rsidRPr="00745D91">
        <w:rPr>
          <w:rFonts w:ascii="Arial" w:hAnsi="Arial" w:cs="Arial"/>
          <w:sz w:val="22"/>
          <w:szCs w:val="22"/>
        </w:rPr>
        <w:t xml:space="preserve">However, </w:t>
      </w:r>
      <w:r w:rsidR="00C343D4">
        <w:rPr>
          <w:rFonts w:ascii="Arial" w:hAnsi="Arial" w:cs="Arial"/>
          <w:sz w:val="22"/>
          <w:szCs w:val="22"/>
        </w:rPr>
        <w:t xml:space="preserve">target profiles present </w:t>
      </w:r>
      <w:r w:rsidR="00C343D4" w:rsidRPr="00745D91">
        <w:rPr>
          <w:rFonts w:ascii="Arial" w:hAnsi="Arial" w:cs="Arial"/>
          <w:sz w:val="22"/>
          <w:szCs w:val="22"/>
          <w:u w:val="single"/>
        </w:rPr>
        <w:t>one set of ideal test characteristics</w:t>
      </w:r>
      <w:r w:rsidR="00C343D4">
        <w:rPr>
          <w:rFonts w:ascii="Arial" w:hAnsi="Arial" w:cs="Arial"/>
          <w:sz w:val="22"/>
          <w:szCs w:val="22"/>
        </w:rPr>
        <w:t xml:space="preserve">, which may not be suitable for all applications or </w:t>
      </w:r>
      <w:r w:rsidR="00C343D4" w:rsidRPr="00745D91">
        <w:rPr>
          <w:rFonts w:ascii="Arial" w:hAnsi="Arial" w:cs="Arial"/>
          <w:sz w:val="22"/>
          <w:szCs w:val="22"/>
        </w:rPr>
        <w:t>epidemiologic context</w:t>
      </w:r>
      <w:r w:rsidR="00C343D4">
        <w:rPr>
          <w:rFonts w:ascii="Arial" w:hAnsi="Arial" w:cs="Arial"/>
          <w:sz w:val="22"/>
          <w:szCs w:val="22"/>
        </w:rPr>
        <w:t>s</w:t>
      </w:r>
      <w:r w:rsidR="00C343D4" w:rsidRPr="00745D91">
        <w:rPr>
          <w:rFonts w:ascii="Arial" w:hAnsi="Arial" w:cs="Arial"/>
          <w:sz w:val="22"/>
          <w:szCs w:val="22"/>
        </w:rPr>
        <w:t xml:space="preserve"> in which </w:t>
      </w:r>
      <w:r w:rsidR="00C343D4">
        <w:rPr>
          <w:rFonts w:ascii="Arial" w:hAnsi="Arial" w:cs="Arial"/>
          <w:sz w:val="22"/>
          <w:szCs w:val="22"/>
        </w:rPr>
        <w:t>the test</w:t>
      </w:r>
      <w:r w:rsidR="00C343D4" w:rsidRPr="00745D91">
        <w:rPr>
          <w:rFonts w:ascii="Arial" w:hAnsi="Arial" w:cs="Arial"/>
          <w:sz w:val="22"/>
          <w:szCs w:val="22"/>
        </w:rPr>
        <w:t xml:space="preserve"> </w:t>
      </w:r>
      <w:r w:rsidR="00C343D4">
        <w:rPr>
          <w:rFonts w:ascii="Arial" w:hAnsi="Arial" w:cs="Arial"/>
          <w:sz w:val="22"/>
          <w:szCs w:val="22"/>
        </w:rPr>
        <w:t>may be</w:t>
      </w:r>
      <w:r w:rsidR="00C343D4" w:rsidRPr="00745D91">
        <w:rPr>
          <w:rFonts w:ascii="Arial" w:hAnsi="Arial" w:cs="Arial"/>
          <w:sz w:val="22"/>
          <w:szCs w:val="22"/>
        </w:rPr>
        <w:t xml:space="preserve"> used.</w:t>
      </w:r>
      <w:commentRangeEnd w:id="17"/>
      <w:r w:rsidR="00C343D4">
        <w:rPr>
          <w:rStyle w:val="CommentReference"/>
        </w:rPr>
        <w:commentReference w:id="17"/>
      </w:r>
      <w:r w:rsidR="00C343D4">
        <w:rPr>
          <w:rFonts w:ascii="Arial" w:hAnsi="Arial" w:cs="Arial"/>
          <w:sz w:val="22"/>
          <w:szCs w:val="22"/>
        </w:rPr>
        <w:t xml:space="preserve"> </w:t>
      </w:r>
    </w:p>
    <w:p w14:paraId="2E7B4CF3" w14:textId="460354D1" w:rsidR="008F17FA" w:rsidRDefault="00C343D4" w:rsidP="00EA181C">
      <w:pPr>
        <w:spacing w:after="0" w:line="240" w:lineRule="auto"/>
        <w:ind w:firstLine="720"/>
        <w:jc w:val="both"/>
        <w:rPr>
          <w:rFonts w:ascii="Arial" w:hAnsi="Arial" w:cs="Arial"/>
          <w:sz w:val="22"/>
          <w:szCs w:val="22"/>
        </w:rPr>
      </w:pPr>
      <w:r>
        <w:rPr>
          <w:rFonts w:ascii="Arial" w:hAnsi="Arial" w:cs="Arial"/>
          <w:sz w:val="22"/>
          <w:szCs w:val="22"/>
        </w:rPr>
        <w:t>D</w:t>
      </w:r>
      <w:r w:rsidR="00583DDE" w:rsidRPr="003A00F5">
        <w:rPr>
          <w:rFonts w:ascii="Arial" w:hAnsi="Arial" w:cs="Arial"/>
          <w:sz w:val="22"/>
          <w:szCs w:val="22"/>
        </w:rPr>
        <w:t xml:space="preserve">ifferent use cases may require different levels of </w:t>
      </w:r>
      <w:r w:rsidR="00583DDE" w:rsidRPr="00520153">
        <w:rPr>
          <w:rFonts w:ascii="Arial" w:hAnsi="Arial" w:cs="Arial"/>
          <w:sz w:val="22"/>
          <w:szCs w:val="22"/>
          <w:u w:val="single"/>
        </w:rPr>
        <w:t>sensitivity</w:t>
      </w:r>
      <w:r w:rsidR="00583DDE" w:rsidRPr="009D4F87">
        <w:rPr>
          <w:rFonts w:ascii="Arial" w:hAnsi="Arial" w:cs="Arial"/>
          <w:sz w:val="22"/>
          <w:szCs w:val="22"/>
        </w:rPr>
        <w:t xml:space="preserve"> and </w:t>
      </w:r>
      <w:r w:rsidR="00583DDE" w:rsidRPr="00520153">
        <w:rPr>
          <w:rFonts w:ascii="Arial" w:hAnsi="Arial" w:cs="Arial"/>
          <w:sz w:val="22"/>
          <w:szCs w:val="22"/>
          <w:u w:val="single"/>
        </w:rPr>
        <w:t>specificity</w:t>
      </w:r>
      <w:r w:rsidR="00583DDE" w:rsidRPr="003A00F5">
        <w:rPr>
          <w:rFonts w:ascii="Arial" w:hAnsi="Arial" w:cs="Arial"/>
          <w:sz w:val="22"/>
          <w:szCs w:val="22"/>
        </w:rPr>
        <w:t>.</w:t>
      </w:r>
      <w:r w:rsidR="00157915">
        <w:rPr>
          <w:rFonts w:ascii="Arial" w:hAnsi="Arial" w:cs="Arial"/>
          <w:sz w:val="22"/>
          <w:szCs w:val="22"/>
        </w:rPr>
        <w:t xml:space="preserve"> </w:t>
      </w:r>
      <w:r w:rsidR="008F17FA">
        <w:rPr>
          <w:rFonts w:ascii="Arial" w:hAnsi="Arial" w:cs="Arial"/>
          <w:sz w:val="22"/>
          <w:szCs w:val="22"/>
        </w:rPr>
        <w:t>Using a test</w:t>
      </w:r>
      <w:r w:rsidR="00157915">
        <w:rPr>
          <w:rFonts w:ascii="Arial" w:hAnsi="Arial" w:cs="Arial"/>
          <w:sz w:val="22"/>
          <w:szCs w:val="22"/>
        </w:rPr>
        <w:t xml:space="preserve"> </w:t>
      </w:r>
      <w:r w:rsidR="008F17FA" w:rsidRPr="00F1783B">
        <w:rPr>
          <w:rFonts w:ascii="Arial" w:hAnsi="Arial" w:cs="Arial"/>
          <w:i/>
          <w:iCs/>
          <w:sz w:val="22"/>
          <w:szCs w:val="22"/>
        </w:rPr>
        <w:t xml:space="preserve">to </w:t>
      </w:r>
      <w:r w:rsidR="008F17FA">
        <w:rPr>
          <w:rFonts w:ascii="Arial" w:hAnsi="Arial" w:cs="Arial"/>
          <w:i/>
          <w:iCs/>
          <w:sz w:val="22"/>
          <w:szCs w:val="22"/>
        </w:rPr>
        <w:t>screen for eligibility in a vaccine trial</w:t>
      </w:r>
      <w:r w:rsidR="008F17FA" w:rsidRPr="006D0463">
        <w:rPr>
          <w:rFonts w:ascii="Arial" w:hAnsi="Arial" w:cs="Arial"/>
          <w:sz w:val="22"/>
          <w:szCs w:val="22"/>
        </w:rPr>
        <w:t xml:space="preserve"> requires high specificity</w:t>
      </w:r>
      <w:r w:rsidR="00157915">
        <w:rPr>
          <w:rFonts w:ascii="Arial" w:hAnsi="Arial" w:cs="Arial"/>
          <w:sz w:val="22"/>
          <w:szCs w:val="22"/>
        </w:rPr>
        <w:t xml:space="preserve"> to</w:t>
      </w:r>
      <w:r w:rsidR="00352EE3">
        <w:rPr>
          <w:rFonts w:ascii="Arial" w:hAnsi="Arial" w:cs="Arial"/>
          <w:sz w:val="22"/>
          <w:szCs w:val="22"/>
        </w:rPr>
        <w:t xml:space="preserve"> avoid misclassification of</w:t>
      </w:r>
      <w:r w:rsidR="008F17FA" w:rsidRPr="006D0463">
        <w:rPr>
          <w:rFonts w:ascii="Arial" w:hAnsi="Arial" w:cs="Arial"/>
          <w:sz w:val="22"/>
          <w:szCs w:val="22"/>
        </w:rPr>
        <w:t xml:space="preserve"> </w:t>
      </w:r>
      <w:r w:rsidR="00352EE3" w:rsidRPr="00352EE3">
        <w:rPr>
          <w:rFonts w:ascii="Arial" w:hAnsi="Arial" w:cs="Arial"/>
          <w:sz w:val="22"/>
          <w:szCs w:val="22"/>
        </w:rPr>
        <w:t>distant</w:t>
      </w:r>
      <w:r w:rsidR="00352EE3" w:rsidRPr="00FC6F03">
        <w:rPr>
          <w:rFonts w:ascii="Arial" w:hAnsi="Arial" w:cs="Arial"/>
          <w:i/>
          <w:iCs/>
          <w:sz w:val="22"/>
          <w:szCs w:val="22"/>
        </w:rPr>
        <w:t xml:space="preserve"> </w:t>
      </w:r>
      <w:proofErr w:type="spellStart"/>
      <w:r w:rsidR="00352EE3" w:rsidRPr="00352EE3">
        <w:rPr>
          <w:rFonts w:ascii="Arial" w:hAnsi="Arial" w:cs="Arial"/>
          <w:i/>
          <w:iCs/>
          <w:sz w:val="22"/>
          <w:szCs w:val="22"/>
        </w:rPr>
        <w:t>Mtb</w:t>
      </w:r>
      <w:proofErr w:type="spellEnd"/>
      <w:r w:rsidR="00352EE3" w:rsidRPr="00FC6F03">
        <w:rPr>
          <w:rFonts w:ascii="Arial" w:hAnsi="Arial" w:cs="Arial"/>
          <w:sz w:val="22"/>
          <w:szCs w:val="22"/>
        </w:rPr>
        <w:t xml:space="preserve"> </w:t>
      </w:r>
      <w:r w:rsidR="00352EE3">
        <w:rPr>
          <w:rFonts w:ascii="Arial" w:hAnsi="Arial" w:cs="Arial"/>
          <w:sz w:val="22"/>
          <w:szCs w:val="22"/>
        </w:rPr>
        <w:t xml:space="preserve">infections as recent, which would yield fewer incident TB cases </w:t>
      </w:r>
      <w:r w:rsidR="00157915">
        <w:rPr>
          <w:rFonts w:ascii="Arial" w:hAnsi="Arial" w:cs="Arial"/>
          <w:sz w:val="22"/>
          <w:szCs w:val="22"/>
        </w:rPr>
        <w:t>and could result in</w:t>
      </w:r>
      <w:r w:rsidR="00352EE3">
        <w:rPr>
          <w:rFonts w:ascii="Arial" w:hAnsi="Arial" w:cs="Arial"/>
          <w:sz w:val="22"/>
          <w:szCs w:val="22"/>
        </w:rPr>
        <w:t xml:space="preserve"> </w:t>
      </w:r>
      <w:r w:rsidR="00157915">
        <w:rPr>
          <w:rFonts w:ascii="Arial" w:hAnsi="Arial" w:cs="Arial"/>
          <w:sz w:val="22"/>
          <w:szCs w:val="22"/>
        </w:rPr>
        <w:t>an</w:t>
      </w:r>
      <w:r w:rsidR="00352EE3">
        <w:rPr>
          <w:rFonts w:ascii="Arial" w:hAnsi="Arial" w:cs="Arial"/>
          <w:sz w:val="22"/>
          <w:szCs w:val="22"/>
        </w:rPr>
        <w:t xml:space="preserve"> unsuccessful trial.</w:t>
      </w:r>
      <w:r w:rsidR="008F17FA" w:rsidRPr="006D0463">
        <w:rPr>
          <w:rFonts w:ascii="Arial" w:hAnsi="Arial" w:cs="Arial"/>
          <w:sz w:val="22"/>
          <w:szCs w:val="22"/>
        </w:rPr>
        <w:t xml:space="preserve"> </w:t>
      </w:r>
      <w:r w:rsidR="008F17FA">
        <w:rPr>
          <w:rFonts w:ascii="Arial" w:hAnsi="Arial" w:cs="Arial"/>
          <w:sz w:val="22"/>
          <w:szCs w:val="22"/>
        </w:rPr>
        <w:t xml:space="preserve">If being used to </w:t>
      </w:r>
      <w:r w:rsidR="008F17FA" w:rsidRPr="00024D1D">
        <w:rPr>
          <w:rFonts w:ascii="Arial" w:hAnsi="Arial" w:cs="Arial"/>
          <w:i/>
          <w:iCs/>
          <w:sz w:val="22"/>
          <w:szCs w:val="22"/>
        </w:rPr>
        <w:t>select a trial site</w:t>
      </w:r>
      <w:r w:rsidR="008F17FA">
        <w:rPr>
          <w:rFonts w:ascii="Arial" w:hAnsi="Arial" w:cs="Arial"/>
          <w:sz w:val="22"/>
          <w:szCs w:val="22"/>
        </w:rPr>
        <w:t xml:space="preserve">, false positives could lead to artificially high estimates of transmission intensity, which could result in siting a trial in a location where rates of infection </w:t>
      </w:r>
      <w:r w:rsidR="00352EE3">
        <w:rPr>
          <w:rFonts w:ascii="Arial" w:hAnsi="Arial" w:cs="Arial"/>
          <w:sz w:val="22"/>
          <w:szCs w:val="22"/>
        </w:rPr>
        <w:t xml:space="preserve">are </w:t>
      </w:r>
      <w:r w:rsidR="00386187">
        <w:rPr>
          <w:rFonts w:ascii="Arial" w:hAnsi="Arial" w:cs="Arial"/>
          <w:sz w:val="22"/>
          <w:szCs w:val="22"/>
        </w:rPr>
        <w:t>not sufficiently high</w:t>
      </w:r>
      <w:r w:rsidR="008F17FA">
        <w:rPr>
          <w:rFonts w:ascii="Arial" w:hAnsi="Arial" w:cs="Arial"/>
          <w:sz w:val="22"/>
          <w:szCs w:val="22"/>
        </w:rPr>
        <w:t>.</w:t>
      </w:r>
      <w:r w:rsidR="00352EE3" w:rsidRPr="00C63AF4">
        <w:rPr>
          <w:rFonts w:ascii="Arial" w:hAnsi="Arial" w:cs="Arial"/>
          <w:sz w:val="22"/>
          <w:szCs w:val="22"/>
        </w:rPr>
        <w:t xml:space="preserve"> </w:t>
      </w:r>
      <w:r w:rsidR="004B2486" w:rsidRPr="004B2486">
        <w:rPr>
          <w:rFonts w:ascii="Arial" w:hAnsi="Arial" w:cs="Arial"/>
          <w:sz w:val="22"/>
          <w:szCs w:val="22"/>
          <w:u w:val="single"/>
        </w:rPr>
        <w:t>T</w:t>
      </w:r>
      <w:r w:rsidR="008F17FA" w:rsidRPr="004B2486">
        <w:rPr>
          <w:rFonts w:ascii="Arial" w:hAnsi="Arial" w:cs="Arial"/>
          <w:sz w:val="22"/>
          <w:szCs w:val="22"/>
          <w:u w:val="single"/>
        </w:rPr>
        <w:t>i</w:t>
      </w:r>
      <w:r w:rsidR="008F17FA" w:rsidRPr="00520153">
        <w:rPr>
          <w:rFonts w:ascii="Arial" w:hAnsi="Arial" w:cs="Arial"/>
          <w:sz w:val="22"/>
          <w:szCs w:val="22"/>
          <w:u w:val="single"/>
        </w:rPr>
        <w:t>me to positivity</w:t>
      </w:r>
      <w:r w:rsidR="008F17FA" w:rsidRPr="004D798C">
        <w:rPr>
          <w:rFonts w:ascii="Arial" w:hAnsi="Arial" w:cs="Arial"/>
          <w:sz w:val="22"/>
          <w:szCs w:val="22"/>
        </w:rPr>
        <w:t xml:space="preserve"> (</w:t>
      </w:r>
      <w:r w:rsidR="008F17FA">
        <w:rPr>
          <w:rFonts w:ascii="Arial" w:hAnsi="Arial" w:cs="Arial"/>
          <w:sz w:val="22"/>
          <w:szCs w:val="22"/>
        </w:rPr>
        <w:t xml:space="preserve">TTP, </w:t>
      </w:r>
      <w:r w:rsidR="008F17FA" w:rsidRPr="004D798C">
        <w:rPr>
          <w:rFonts w:ascii="Arial" w:hAnsi="Arial" w:cs="Arial"/>
          <w:sz w:val="22"/>
          <w:szCs w:val="22"/>
        </w:rPr>
        <w:t>how quickly after infection a person test</w:t>
      </w:r>
      <w:r w:rsidR="009B4C75">
        <w:rPr>
          <w:rFonts w:ascii="Arial" w:hAnsi="Arial" w:cs="Arial"/>
          <w:sz w:val="22"/>
          <w:szCs w:val="22"/>
        </w:rPr>
        <w:t>s</w:t>
      </w:r>
      <w:r w:rsidR="008F17FA" w:rsidRPr="004D798C">
        <w:rPr>
          <w:rFonts w:ascii="Arial" w:hAnsi="Arial" w:cs="Arial"/>
          <w:sz w:val="22"/>
          <w:szCs w:val="22"/>
        </w:rPr>
        <w:t xml:space="preserve"> positive) and </w:t>
      </w:r>
      <w:r w:rsidR="008F17FA" w:rsidRPr="00520153">
        <w:rPr>
          <w:rFonts w:ascii="Arial" w:hAnsi="Arial" w:cs="Arial"/>
          <w:sz w:val="22"/>
          <w:szCs w:val="22"/>
          <w:u w:val="single"/>
        </w:rPr>
        <w:t>duration of positivity</w:t>
      </w:r>
      <w:r w:rsidR="008F17FA" w:rsidRPr="004D798C">
        <w:rPr>
          <w:rFonts w:ascii="Arial" w:hAnsi="Arial" w:cs="Arial"/>
          <w:sz w:val="22"/>
          <w:szCs w:val="22"/>
        </w:rPr>
        <w:t xml:space="preserve"> (DOP, time from initial positivity to reversion)</w:t>
      </w:r>
      <w:r w:rsidR="008F17FA" w:rsidRPr="001C6D11">
        <w:rPr>
          <w:rFonts w:ascii="Arial" w:hAnsi="Arial" w:cs="Arial"/>
          <w:sz w:val="22"/>
          <w:szCs w:val="22"/>
        </w:rPr>
        <w:t xml:space="preserve"> </w:t>
      </w:r>
      <w:r w:rsidR="00287156">
        <w:rPr>
          <w:rFonts w:ascii="Arial" w:hAnsi="Arial" w:cs="Arial"/>
          <w:sz w:val="22"/>
          <w:szCs w:val="22"/>
        </w:rPr>
        <w:t>(</w:t>
      </w:r>
      <w:r w:rsidR="00287156" w:rsidRPr="008C0184">
        <w:rPr>
          <w:rFonts w:ascii="Arial" w:hAnsi="Arial" w:cs="Arial"/>
          <w:b/>
          <w:bCs/>
          <w:sz w:val="22"/>
          <w:szCs w:val="22"/>
        </w:rPr>
        <w:t>Figure 1</w:t>
      </w:r>
      <w:r w:rsidR="00287156">
        <w:rPr>
          <w:rFonts w:ascii="Arial" w:hAnsi="Arial" w:cs="Arial"/>
          <w:sz w:val="22"/>
          <w:szCs w:val="22"/>
        </w:rPr>
        <w:t>)</w:t>
      </w:r>
      <w:r w:rsidR="00287156" w:rsidRPr="000A27EC">
        <w:rPr>
          <w:rFonts w:ascii="Arial" w:hAnsi="Arial" w:cs="Arial"/>
          <w:sz w:val="22"/>
          <w:szCs w:val="22"/>
        </w:rPr>
        <w:t xml:space="preserve"> </w:t>
      </w:r>
      <w:r w:rsidR="008F17FA">
        <w:rPr>
          <w:rFonts w:ascii="Arial" w:hAnsi="Arial" w:cs="Arial"/>
          <w:sz w:val="22"/>
          <w:szCs w:val="22"/>
        </w:rPr>
        <w:t xml:space="preserve">will also influence the utility of a test </w:t>
      </w:r>
      <w:r w:rsidR="00352EE3">
        <w:rPr>
          <w:rFonts w:ascii="Arial" w:hAnsi="Arial" w:cs="Arial"/>
          <w:sz w:val="22"/>
          <w:szCs w:val="22"/>
        </w:rPr>
        <w:t>across different applications</w:t>
      </w:r>
      <w:r w:rsidR="008F17FA">
        <w:rPr>
          <w:rFonts w:ascii="Arial" w:hAnsi="Arial" w:cs="Arial"/>
          <w:sz w:val="22"/>
          <w:szCs w:val="22"/>
        </w:rPr>
        <w:t xml:space="preserve">. </w:t>
      </w:r>
      <w:r w:rsidR="008F17FA" w:rsidRPr="000A27EC">
        <w:rPr>
          <w:rFonts w:ascii="Arial" w:hAnsi="Arial" w:cs="Arial"/>
          <w:sz w:val="22"/>
          <w:szCs w:val="22"/>
        </w:rPr>
        <w:t xml:space="preserve">Evaluating trends in transmission intensity </w:t>
      </w:r>
      <w:r w:rsidR="008F17FA">
        <w:rPr>
          <w:rFonts w:ascii="Arial" w:hAnsi="Arial" w:cs="Arial"/>
          <w:sz w:val="22"/>
          <w:szCs w:val="22"/>
        </w:rPr>
        <w:t>requires a sufficiently short TTP to minimize delays in detecti</w:t>
      </w:r>
      <w:r w:rsidR="003A77E1">
        <w:rPr>
          <w:rFonts w:ascii="Arial" w:hAnsi="Arial" w:cs="Arial"/>
          <w:sz w:val="22"/>
          <w:szCs w:val="22"/>
        </w:rPr>
        <w:t>on</w:t>
      </w:r>
      <w:r w:rsidR="008F17FA">
        <w:rPr>
          <w:rFonts w:ascii="Arial" w:hAnsi="Arial" w:cs="Arial"/>
          <w:sz w:val="22"/>
          <w:szCs w:val="22"/>
        </w:rPr>
        <w:t xml:space="preserve">. The DOP must be sufficiently long to ensure that </w:t>
      </w:r>
      <w:r w:rsidR="003665CD">
        <w:rPr>
          <w:rFonts w:ascii="Arial" w:hAnsi="Arial" w:cs="Arial"/>
          <w:sz w:val="22"/>
          <w:szCs w:val="22"/>
        </w:rPr>
        <w:t>it</w:t>
      </w:r>
      <w:r w:rsidR="008F17FA">
        <w:rPr>
          <w:rFonts w:ascii="Arial" w:hAnsi="Arial" w:cs="Arial"/>
          <w:sz w:val="22"/>
          <w:szCs w:val="22"/>
        </w:rPr>
        <w:t xml:space="preserve"> can detect enough infections to produce reliable estimates of infection incidence, but short enough to offer</w:t>
      </w:r>
      <w:r w:rsidR="008F17FA" w:rsidRPr="000A27EC">
        <w:rPr>
          <w:rFonts w:ascii="Arial" w:hAnsi="Arial" w:cs="Arial"/>
          <w:sz w:val="22"/>
          <w:szCs w:val="22"/>
        </w:rPr>
        <w:t xml:space="preserve"> a</w:t>
      </w:r>
      <w:r w:rsidR="008F17FA">
        <w:rPr>
          <w:rFonts w:ascii="Arial" w:hAnsi="Arial" w:cs="Arial"/>
          <w:sz w:val="22"/>
          <w:szCs w:val="22"/>
        </w:rPr>
        <w:t xml:space="preserve"> reasonably</w:t>
      </w:r>
      <w:r w:rsidR="008F17FA" w:rsidRPr="000A27EC">
        <w:rPr>
          <w:rFonts w:ascii="Arial" w:hAnsi="Arial" w:cs="Arial"/>
          <w:sz w:val="22"/>
          <w:szCs w:val="22"/>
        </w:rPr>
        <w:t xml:space="preserve"> precise indication of infection time.</w:t>
      </w:r>
      <w:r w:rsidR="008F17FA">
        <w:rPr>
          <w:rFonts w:ascii="Arial" w:hAnsi="Arial" w:cs="Arial"/>
          <w:sz w:val="22"/>
          <w:szCs w:val="22"/>
        </w:rPr>
        <w:t xml:space="preserve"> </w:t>
      </w:r>
    </w:p>
    <w:p w14:paraId="010BC959" w14:textId="296D71C7" w:rsidR="008F17FA" w:rsidRDefault="008F17FA" w:rsidP="007B6912">
      <w:pPr>
        <w:spacing w:line="240" w:lineRule="auto"/>
        <w:ind w:firstLine="720"/>
        <w:jc w:val="both"/>
        <w:rPr>
          <w:rFonts w:ascii="Arial" w:hAnsi="Arial" w:cs="Arial"/>
          <w:sz w:val="22"/>
          <w:szCs w:val="22"/>
        </w:rPr>
      </w:pPr>
      <w:r>
        <w:rPr>
          <w:rFonts w:ascii="Arial" w:hAnsi="Arial" w:cs="Arial"/>
          <w:b/>
          <w:bCs/>
          <w:noProof/>
          <w:sz w:val="22"/>
          <w:szCs w:val="22"/>
        </w:rPr>
        <mc:AlternateContent>
          <mc:Choice Requires="wps">
            <w:drawing>
              <wp:anchor distT="0" distB="0" distL="114300" distR="114300" simplePos="0" relativeHeight="251659264" behindDoc="0" locked="0" layoutInCell="1" allowOverlap="1" wp14:anchorId="7657D3C3" wp14:editId="10E389C8">
                <wp:simplePos x="0" y="0"/>
                <wp:positionH relativeFrom="column">
                  <wp:posOffset>3810</wp:posOffset>
                </wp:positionH>
                <wp:positionV relativeFrom="paragraph">
                  <wp:posOffset>49530</wp:posOffset>
                </wp:positionV>
                <wp:extent cx="2704465" cy="2581275"/>
                <wp:effectExtent l="0" t="0" r="13335" b="9525"/>
                <wp:wrapSquare wrapText="bothSides"/>
                <wp:docPr id="8" name="Text Box 8"/>
                <wp:cNvGraphicFramePr/>
                <a:graphic xmlns:a="http://schemas.openxmlformats.org/drawingml/2006/main">
                  <a:graphicData uri="http://schemas.microsoft.com/office/word/2010/wordprocessingShape">
                    <wps:wsp>
                      <wps:cNvSpPr txBox="1"/>
                      <wps:spPr>
                        <a:xfrm>
                          <a:off x="0" y="0"/>
                          <a:ext cx="2704465" cy="2581275"/>
                        </a:xfrm>
                        <a:prstGeom prst="rect">
                          <a:avLst/>
                        </a:prstGeom>
                        <a:solidFill>
                          <a:schemeClr val="lt1"/>
                        </a:solidFill>
                        <a:ln w="6350">
                          <a:solidFill>
                            <a:prstClr val="black"/>
                          </a:solidFill>
                        </a:ln>
                      </wps:spPr>
                      <wps:txbx>
                        <w:txbxContent>
                          <w:p w14:paraId="3B57F456" w14:textId="77777777" w:rsidR="00EF77A1" w:rsidRDefault="008F17FA" w:rsidP="008F17FA">
                            <w:pPr>
                              <w:rPr>
                                <w:rFonts w:ascii="Arial" w:hAnsi="Arial" w:cs="Arial"/>
                                <w:b/>
                                <w:bCs/>
                                <w:sz w:val="16"/>
                                <w:szCs w:val="16"/>
                              </w:rPr>
                            </w:pPr>
                            <w:r>
                              <w:rPr>
                                <w:rFonts w:ascii="Arial" w:hAnsi="Arial" w:cs="Arial"/>
                                <w:b/>
                                <w:bCs/>
                                <w:noProof/>
                                <w:sz w:val="22"/>
                                <w:szCs w:val="22"/>
                              </w:rPr>
                              <w:drawing>
                                <wp:inline distT="0" distB="0" distL="0" distR="0" wp14:anchorId="5F4F4B26" wp14:editId="711E9D71">
                                  <wp:extent cx="2612572" cy="1813976"/>
                                  <wp:effectExtent l="0" t="0" r="3810" b="2540"/>
                                  <wp:docPr id="1963871441" name="Picture 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71441" name="Picture 1" descr="A diagram of a test&#10;&#10;AI-generated content may be incorrect."/>
                                          <pic:cNvPicPr/>
                                        </pic:nvPicPr>
                                        <pic:blipFill rotWithShape="1">
                                          <a:blip r:embed="rId9" cstate="print">
                                            <a:extLst>
                                              <a:ext uri="{28A0092B-C50C-407E-A947-70E740481C1C}">
                                                <a14:useLocalDpi xmlns:a14="http://schemas.microsoft.com/office/drawing/2010/main" val="0"/>
                                              </a:ext>
                                            </a:extLst>
                                          </a:blip>
                                          <a:srcRect t="5577"/>
                                          <a:stretch>
                                            <a:fillRect/>
                                          </a:stretch>
                                        </pic:blipFill>
                                        <pic:spPr bwMode="auto">
                                          <a:xfrm>
                                            <a:off x="0" y="0"/>
                                            <a:ext cx="2680126" cy="1860881"/>
                                          </a:xfrm>
                                          <a:prstGeom prst="rect">
                                            <a:avLst/>
                                          </a:prstGeom>
                                          <a:ln>
                                            <a:noFill/>
                                          </a:ln>
                                          <a:extLst>
                                            <a:ext uri="{53640926-AAD7-44D8-BBD7-CCE9431645EC}">
                                              <a14:shadowObscured xmlns:a14="http://schemas.microsoft.com/office/drawing/2010/main"/>
                                            </a:ext>
                                          </a:extLst>
                                        </pic:spPr>
                                      </pic:pic>
                                    </a:graphicData>
                                  </a:graphic>
                                </wp:inline>
                              </w:drawing>
                            </w:r>
                          </w:p>
                          <w:p w14:paraId="40E56B2A" w14:textId="6228D720" w:rsidR="008F17FA" w:rsidRPr="003F4102" w:rsidRDefault="008F17FA" w:rsidP="008F17FA">
                            <w:pPr>
                              <w:rPr>
                                <w:rFonts w:ascii="Arial" w:hAnsi="Arial" w:cs="Arial"/>
                                <w:sz w:val="16"/>
                                <w:szCs w:val="16"/>
                              </w:rPr>
                            </w:pPr>
                            <w:r w:rsidRPr="003F4102">
                              <w:rPr>
                                <w:rFonts w:ascii="Arial" w:hAnsi="Arial" w:cs="Arial"/>
                                <w:b/>
                                <w:bCs/>
                                <w:sz w:val="16"/>
                                <w:szCs w:val="16"/>
                              </w:rPr>
                              <w:t xml:space="preserve">Figure 1. </w:t>
                            </w:r>
                            <w:r w:rsidRPr="003F4102">
                              <w:rPr>
                                <w:rFonts w:ascii="Arial" w:hAnsi="Arial" w:cs="Arial"/>
                                <w:sz w:val="16"/>
                                <w:szCs w:val="16"/>
                              </w:rPr>
                              <w:t>Sensitivity, specificity, time to positivity (TTP, time from infection to initial positivity) and duration of positivity (DOP, time from initial positivity to reversion) will influence</w:t>
                            </w:r>
                            <w:r w:rsidRPr="000C4514">
                              <w:rPr>
                                <w:rFonts w:ascii="Arial" w:hAnsi="Arial" w:cs="Arial"/>
                                <w:sz w:val="20"/>
                                <w:szCs w:val="20"/>
                              </w:rPr>
                              <w:t xml:space="preserve"> </w:t>
                            </w:r>
                            <w:r w:rsidRPr="003F4102">
                              <w:rPr>
                                <w:rFonts w:ascii="Arial" w:hAnsi="Arial" w:cs="Arial"/>
                                <w:sz w:val="16"/>
                                <w:szCs w:val="16"/>
                              </w:rPr>
                              <w:t>the utility of a test</w:t>
                            </w:r>
                            <w:r w:rsidR="003A496D">
                              <w:rPr>
                                <w:rFonts w:ascii="Arial" w:hAnsi="Arial" w:cs="Arial"/>
                                <w:sz w:val="16"/>
                                <w:szCs w:val="16"/>
                              </w:rPr>
                              <w:t xml:space="preserve"> for a </w:t>
                            </w:r>
                            <w:r w:rsidR="00653BF5">
                              <w:rPr>
                                <w:rFonts w:ascii="Arial" w:hAnsi="Arial" w:cs="Arial"/>
                                <w:sz w:val="16"/>
                                <w:szCs w:val="16"/>
                              </w:rPr>
                              <w:t>specific</w:t>
                            </w:r>
                            <w:r w:rsidR="003A496D">
                              <w:rPr>
                                <w:rFonts w:ascii="Arial" w:hAnsi="Arial" w:cs="Arial"/>
                                <w:sz w:val="16"/>
                                <w:szCs w:val="16"/>
                              </w:rPr>
                              <w:t xml:space="preserve"> use-case</w:t>
                            </w:r>
                            <w:r>
                              <w:rPr>
                                <w:rFonts w:ascii="Arial" w:hAnsi="Arial" w:cs="Arial"/>
                                <w:sz w:val="16"/>
                                <w:szCs w:val="16"/>
                              </w:rPr>
                              <w:t>.</w:t>
                            </w:r>
                          </w:p>
                          <w:p w14:paraId="3C4CF377" w14:textId="77777777" w:rsidR="008F17FA" w:rsidRPr="000C4514" w:rsidRDefault="008F17FA" w:rsidP="008F17FA">
                            <w:pPr>
                              <w:spacing w:line="240" w:lineRule="auto"/>
                              <w:rPr>
                                <w:rFonts w:ascii="Arial" w:hAnsi="Arial" w:cs="Arial"/>
                                <w:sz w:val="20"/>
                                <w:szCs w:val="20"/>
                              </w:rPr>
                            </w:pPr>
                            <w:r w:rsidRPr="000C4514">
                              <w:rPr>
                                <w:rFonts w:ascii="Arial" w:hAnsi="Arial" w:cs="Arial"/>
                                <w:sz w:val="20"/>
                                <w:szCs w:val="20"/>
                              </w:rPr>
                              <w:t xml:space="preserve"> </w:t>
                            </w:r>
                          </w:p>
                          <w:p w14:paraId="6F24E176" w14:textId="77777777" w:rsidR="008F17FA" w:rsidRPr="00EB1769" w:rsidRDefault="008F17FA" w:rsidP="008F17FA">
                            <w:pPr>
                              <w:rPr>
                                <w:rFonts w:ascii="Arial" w:hAnsi="Arial" w:cs="Arial"/>
                                <w:b/>
                                <w:bCs/>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57D3C3" id="_x0000_t202" coordsize="21600,21600" o:spt="202" path="m,l,21600r21600,l21600,xe">
                <v:stroke joinstyle="miter"/>
                <v:path gradientshapeok="t" o:connecttype="rect"/>
              </v:shapetype>
              <v:shape id="Text Box 8" o:spid="_x0000_s1026" type="#_x0000_t202" style="position:absolute;left:0;text-align:left;margin-left:.3pt;margin-top:3.9pt;width:212.95pt;height:20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" fillcolor="white [3201]" strokeweight=".5pt">
                <v:textbox>
                  <w:txbxContent>
                    <w:p w14:paraId="3B57F456" w14:textId="77777777" w:rsidR="00EF77A1" w:rsidRDefault="008F17FA" w:rsidP="008F17FA">
                      <w:pPr>
                        <w:rPr>
                          <w:rFonts w:ascii="Arial" w:hAnsi="Arial" w:cs="Arial"/>
                          <w:b/>
                          <w:bCs/>
                          <w:sz w:val="16"/>
                          <w:szCs w:val="16"/>
                        </w:rPr>
                      </w:pPr>
                      <w:r>
                        <w:rPr>
                          <w:rFonts w:ascii="Arial" w:hAnsi="Arial" w:cs="Arial"/>
                          <w:b/>
                          <w:bCs/>
                          <w:noProof/>
                          <w:sz w:val="22"/>
                          <w:szCs w:val="22"/>
                        </w:rPr>
                        <w:drawing>
                          <wp:inline distT="0" distB="0" distL="0" distR="0" wp14:anchorId="5F4F4B26" wp14:editId="711E9D71">
                            <wp:extent cx="2612572" cy="1813976"/>
                            <wp:effectExtent l="0" t="0" r="3810" b="2540"/>
                            <wp:docPr id="1963871441" name="Picture 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71441" name="Picture 1" descr="A diagram of a test&#10;&#10;AI-generated content may be incorrect."/>
                                    <pic:cNvPicPr/>
                                  </pic:nvPicPr>
                                  <pic:blipFill rotWithShape="1">
                                    <a:blip r:embed="rId10" cstate="print">
                                      <a:extLst>
                                        <a:ext uri="{28A0092B-C50C-407E-A947-70E740481C1C}">
                                          <a14:useLocalDpi xmlns:a14="http://schemas.microsoft.com/office/drawing/2010/main" val="0"/>
                                        </a:ext>
                                      </a:extLst>
                                    </a:blip>
                                    <a:srcRect t="5577"/>
                                    <a:stretch>
                                      <a:fillRect/>
                                    </a:stretch>
                                  </pic:blipFill>
                                  <pic:spPr bwMode="auto">
                                    <a:xfrm>
                                      <a:off x="0" y="0"/>
                                      <a:ext cx="2680126" cy="1860881"/>
                                    </a:xfrm>
                                    <a:prstGeom prst="rect">
                                      <a:avLst/>
                                    </a:prstGeom>
                                    <a:ln>
                                      <a:noFill/>
                                    </a:ln>
                                    <a:extLst>
                                      <a:ext uri="{53640926-AAD7-44D8-BBD7-CCE9431645EC}">
                                        <a14:shadowObscured xmlns:a14="http://schemas.microsoft.com/office/drawing/2010/main"/>
                                      </a:ext>
                                    </a:extLst>
                                  </pic:spPr>
                                </pic:pic>
                              </a:graphicData>
                            </a:graphic>
                          </wp:inline>
                        </w:drawing>
                      </w:r>
                    </w:p>
                    <w:p w14:paraId="40E56B2A" w14:textId="6228D720" w:rsidR="008F17FA" w:rsidRPr="003F4102" w:rsidRDefault="008F17FA" w:rsidP="008F17FA">
                      <w:pPr>
                        <w:rPr>
                          <w:rFonts w:ascii="Arial" w:hAnsi="Arial" w:cs="Arial"/>
                          <w:sz w:val="16"/>
                          <w:szCs w:val="16"/>
                        </w:rPr>
                      </w:pPr>
                      <w:r w:rsidRPr="003F4102">
                        <w:rPr>
                          <w:rFonts w:ascii="Arial" w:hAnsi="Arial" w:cs="Arial"/>
                          <w:b/>
                          <w:bCs/>
                          <w:sz w:val="16"/>
                          <w:szCs w:val="16"/>
                        </w:rPr>
                        <w:t xml:space="preserve">Figure 1. </w:t>
                      </w:r>
                      <w:r w:rsidRPr="003F4102">
                        <w:rPr>
                          <w:rFonts w:ascii="Arial" w:hAnsi="Arial" w:cs="Arial"/>
                          <w:sz w:val="16"/>
                          <w:szCs w:val="16"/>
                        </w:rPr>
                        <w:t>Sensitivity, specificity, time to positivity (TTP, time from infection to initial positivity) and duration of positivity (DOP, time from initial positivity to reversion) will influence</w:t>
                      </w:r>
                      <w:r w:rsidRPr="000C4514">
                        <w:rPr>
                          <w:rFonts w:ascii="Arial" w:hAnsi="Arial" w:cs="Arial"/>
                          <w:sz w:val="20"/>
                          <w:szCs w:val="20"/>
                        </w:rPr>
                        <w:t xml:space="preserve"> </w:t>
                      </w:r>
                      <w:r w:rsidRPr="003F4102">
                        <w:rPr>
                          <w:rFonts w:ascii="Arial" w:hAnsi="Arial" w:cs="Arial"/>
                          <w:sz w:val="16"/>
                          <w:szCs w:val="16"/>
                        </w:rPr>
                        <w:t>the utility of a test</w:t>
                      </w:r>
                      <w:r w:rsidR="003A496D">
                        <w:rPr>
                          <w:rFonts w:ascii="Arial" w:hAnsi="Arial" w:cs="Arial"/>
                          <w:sz w:val="16"/>
                          <w:szCs w:val="16"/>
                        </w:rPr>
                        <w:t xml:space="preserve"> for a </w:t>
                      </w:r>
                      <w:r w:rsidR="00653BF5">
                        <w:rPr>
                          <w:rFonts w:ascii="Arial" w:hAnsi="Arial" w:cs="Arial"/>
                          <w:sz w:val="16"/>
                          <w:szCs w:val="16"/>
                        </w:rPr>
                        <w:t>specific</w:t>
                      </w:r>
                      <w:r w:rsidR="003A496D">
                        <w:rPr>
                          <w:rFonts w:ascii="Arial" w:hAnsi="Arial" w:cs="Arial"/>
                          <w:sz w:val="16"/>
                          <w:szCs w:val="16"/>
                        </w:rPr>
                        <w:t xml:space="preserve"> use-case</w:t>
                      </w:r>
                      <w:r>
                        <w:rPr>
                          <w:rFonts w:ascii="Arial" w:hAnsi="Arial" w:cs="Arial"/>
                          <w:sz w:val="16"/>
                          <w:szCs w:val="16"/>
                        </w:rPr>
                        <w:t>.</w:t>
                      </w:r>
                    </w:p>
                    <w:p w14:paraId="3C4CF377" w14:textId="77777777" w:rsidR="008F17FA" w:rsidRPr="000C4514" w:rsidRDefault="008F17FA" w:rsidP="008F17FA">
                      <w:pPr>
                        <w:spacing w:line="240" w:lineRule="auto"/>
                        <w:rPr>
                          <w:rFonts w:ascii="Arial" w:hAnsi="Arial" w:cs="Arial"/>
                          <w:sz w:val="20"/>
                          <w:szCs w:val="20"/>
                        </w:rPr>
                      </w:pPr>
                      <w:r w:rsidRPr="000C4514">
                        <w:rPr>
                          <w:rFonts w:ascii="Arial" w:hAnsi="Arial" w:cs="Arial"/>
                          <w:sz w:val="20"/>
                          <w:szCs w:val="20"/>
                        </w:rPr>
                        <w:t xml:space="preserve"> </w:t>
                      </w:r>
                    </w:p>
                    <w:p w14:paraId="6F24E176" w14:textId="77777777" w:rsidR="008F17FA" w:rsidRPr="00EB1769" w:rsidRDefault="008F17FA" w:rsidP="008F17FA">
                      <w:pPr>
                        <w:rPr>
                          <w:rFonts w:ascii="Arial" w:hAnsi="Arial" w:cs="Arial"/>
                          <w:b/>
                          <w:bCs/>
                          <w:sz w:val="14"/>
                          <w:szCs w:val="14"/>
                        </w:rPr>
                      </w:pPr>
                    </w:p>
                  </w:txbxContent>
                </v:textbox>
                <w10:wrap type="square"/>
              </v:shape>
            </w:pict>
          </mc:Fallback>
        </mc:AlternateContent>
      </w:r>
      <w:r>
        <w:rPr>
          <w:rFonts w:ascii="Arial" w:hAnsi="Arial" w:cs="Arial"/>
          <w:sz w:val="22"/>
          <w:szCs w:val="22"/>
        </w:rPr>
        <w:t>Understanding the optimal and acceptable ranges of characteristics of a test (e.g., sensitivity, sensitivity</w:t>
      </w:r>
      <w:r w:rsidR="00246489">
        <w:rPr>
          <w:rFonts w:ascii="Arial" w:hAnsi="Arial" w:cs="Arial"/>
          <w:sz w:val="22"/>
          <w:szCs w:val="22"/>
        </w:rPr>
        <w:t>, TTP</w:t>
      </w:r>
      <w:r>
        <w:rPr>
          <w:rFonts w:ascii="Arial" w:hAnsi="Arial" w:cs="Arial"/>
          <w:sz w:val="22"/>
          <w:szCs w:val="22"/>
        </w:rPr>
        <w:t xml:space="preserve">) and the potential tradeoffs (e.g., a short vs. long DOP) </w:t>
      </w:r>
      <w:r w:rsidRPr="00745D91">
        <w:rPr>
          <w:rFonts w:ascii="Arial" w:hAnsi="Arial" w:cs="Arial"/>
          <w:sz w:val="22"/>
          <w:szCs w:val="22"/>
          <w:u w:val="single"/>
        </w:rPr>
        <w:t xml:space="preserve">for </w:t>
      </w:r>
      <w:r w:rsidR="00C34428">
        <w:rPr>
          <w:rFonts w:ascii="Arial" w:hAnsi="Arial" w:cs="Arial"/>
          <w:sz w:val="22"/>
          <w:szCs w:val="22"/>
          <w:u w:val="single"/>
        </w:rPr>
        <w:t>s</w:t>
      </w:r>
      <w:r w:rsidRPr="00745D91">
        <w:rPr>
          <w:rFonts w:ascii="Arial" w:hAnsi="Arial" w:cs="Arial"/>
          <w:sz w:val="22"/>
          <w:szCs w:val="22"/>
          <w:u w:val="single"/>
        </w:rPr>
        <w:t>pecific application</w:t>
      </w:r>
      <w:r w:rsidR="00C34428">
        <w:rPr>
          <w:rFonts w:ascii="Arial" w:hAnsi="Arial" w:cs="Arial"/>
          <w:sz w:val="22"/>
          <w:szCs w:val="22"/>
          <w:u w:val="single"/>
        </w:rPr>
        <w:t>s</w:t>
      </w:r>
      <w:r>
        <w:rPr>
          <w:rFonts w:ascii="Arial" w:hAnsi="Arial" w:cs="Arial"/>
          <w:sz w:val="22"/>
          <w:szCs w:val="22"/>
        </w:rPr>
        <w:t xml:space="preserve"> will </w:t>
      </w:r>
      <w:r w:rsidR="007A4925">
        <w:rPr>
          <w:rFonts w:ascii="Arial" w:hAnsi="Arial" w:cs="Arial"/>
          <w:sz w:val="22"/>
          <w:szCs w:val="22"/>
        </w:rPr>
        <w:t xml:space="preserve">identify </w:t>
      </w:r>
      <w:r w:rsidR="00C34428">
        <w:rPr>
          <w:rFonts w:ascii="Arial" w:hAnsi="Arial" w:cs="Arial"/>
          <w:sz w:val="22"/>
          <w:szCs w:val="22"/>
        </w:rPr>
        <w:t>t</w:t>
      </w:r>
      <w:r w:rsidR="00872503">
        <w:rPr>
          <w:rFonts w:ascii="Arial" w:hAnsi="Arial" w:cs="Arial"/>
          <w:sz w:val="22"/>
          <w:szCs w:val="22"/>
        </w:rPr>
        <w:t>hose</w:t>
      </w:r>
      <w:r w:rsidR="007A4925">
        <w:rPr>
          <w:rFonts w:ascii="Arial" w:hAnsi="Arial" w:cs="Arial"/>
          <w:sz w:val="22"/>
          <w:szCs w:val="22"/>
        </w:rPr>
        <w:t xml:space="preserve"> for which </w:t>
      </w:r>
      <w:r w:rsidR="00AC1552">
        <w:rPr>
          <w:rFonts w:ascii="Arial" w:hAnsi="Arial" w:cs="Arial"/>
          <w:sz w:val="22"/>
          <w:szCs w:val="22"/>
        </w:rPr>
        <w:t>TB-</w:t>
      </w:r>
      <w:r w:rsidR="007A4925">
        <w:rPr>
          <w:rFonts w:ascii="Arial" w:hAnsi="Arial" w:cs="Arial"/>
          <w:sz w:val="22"/>
          <w:szCs w:val="22"/>
        </w:rPr>
        <w:t>TASA</w:t>
      </w:r>
      <w:r w:rsidR="00AC1552">
        <w:rPr>
          <w:rFonts w:ascii="Arial" w:hAnsi="Arial" w:cs="Arial"/>
          <w:sz w:val="22"/>
          <w:szCs w:val="22"/>
        </w:rPr>
        <w:t xml:space="preserve"> </w:t>
      </w:r>
      <w:r w:rsidR="00856D13">
        <w:rPr>
          <w:rFonts w:ascii="Arial" w:hAnsi="Arial" w:cs="Arial"/>
          <w:sz w:val="22"/>
          <w:szCs w:val="22"/>
        </w:rPr>
        <w:t>may be</w:t>
      </w:r>
      <w:r w:rsidR="00AC1552">
        <w:rPr>
          <w:rFonts w:ascii="Arial" w:hAnsi="Arial" w:cs="Arial"/>
          <w:sz w:val="22"/>
          <w:szCs w:val="22"/>
        </w:rPr>
        <w:t xml:space="preserve"> </w:t>
      </w:r>
      <w:r w:rsidR="00D23568">
        <w:rPr>
          <w:rFonts w:ascii="Arial" w:hAnsi="Arial" w:cs="Arial"/>
          <w:sz w:val="22"/>
          <w:szCs w:val="22"/>
        </w:rPr>
        <w:t>acceptable</w:t>
      </w:r>
      <w:r w:rsidR="00BA22DF">
        <w:rPr>
          <w:rFonts w:ascii="Arial" w:hAnsi="Arial" w:cs="Arial"/>
          <w:sz w:val="22"/>
          <w:szCs w:val="22"/>
        </w:rPr>
        <w:t>, based</w:t>
      </w:r>
      <w:r w:rsidR="00BA7ADD">
        <w:rPr>
          <w:rFonts w:ascii="Arial" w:hAnsi="Arial" w:cs="Arial"/>
          <w:sz w:val="22"/>
          <w:szCs w:val="22"/>
        </w:rPr>
        <w:t xml:space="preserve"> on its known performance characteristics</w:t>
      </w:r>
      <w:r>
        <w:rPr>
          <w:rFonts w:ascii="Arial" w:hAnsi="Arial" w:cs="Arial"/>
          <w:sz w:val="22"/>
          <w:szCs w:val="22"/>
        </w:rPr>
        <w:t>.</w:t>
      </w:r>
      <w:r w:rsidR="00D23568">
        <w:rPr>
          <w:rFonts w:ascii="Arial" w:hAnsi="Arial" w:cs="Arial"/>
          <w:sz w:val="22"/>
          <w:szCs w:val="22"/>
        </w:rPr>
        <w:t xml:space="preserve"> </w:t>
      </w:r>
    </w:p>
    <w:p w14:paraId="3163341B" w14:textId="26D5DFF5" w:rsidR="00250B82" w:rsidRDefault="008F17FA" w:rsidP="007B6912">
      <w:pPr>
        <w:spacing w:after="0" w:line="240" w:lineRule="auto"/>
        <w:jc w:val="both"/>
        <w:rPr>
          <w:rFonts w:ascii="Arial" w:hAnsi="Arial" w:cs="Arial"/>
          <w:sz w:val="22"/>
          <w:szCs w:val="22"/>
        </w:rPr>
      </w:pPr>
      <w:r>
        <w:rPr>
          <w:rFonts w:ascii="Arial" w:hAnsi="Arial" w:cs="Arial"/>
          <w:b/>
          <w:bCs/>
          <w:sz w:val="22"/>
          <w:szCs w:val="22"/>
        </w:rPr>
        <w:t>A</w:t>
      </w:r>
      <w:r w:rsidR="00452FD3">
        <w:rPr>
          <w:rFonts w:ascii="Arial" w:hAnsi="Arial" w:cs="Arial"/>
          <w:b/>
          <w:bCs/>
          <w:sz w:val="22"/>
          <w:szCs w:val="22"/>
        </w:rPr>
        <w:t>7</w:t>
      </w:r>
      <w:r>
        <w:rPr>
          <w:rFonts w:ascii="Arial" w:hAnsi="Arial" w:cs="Arial"/>
          <w:b/>
          <w:bCs/>
          <w:sz w:val="22"/>
          <w:szCs w:val="22"/>
        </w:rPr>
        <w:t xml:space="preserve">. </w:t>
      </w:r>
      <w:r w:rsidR="00A55619">
        <w:rPr>
          <w:rFonts w:ascii="Arial" w:hAnsi="Arial" w:cs="Arial"/>
          <w:b/>
          <w:bCs/>
          <w:sz w:val="22"/>
          <w:szCs w:val="22"/>
        </w:rPr>
        <w:t>Defining</w:t>
      </w:r>
      <w:r w:rsidRPr="00F937F5">
        <w:rPr>
          <w:rFonts w:ascii="Arial" w:hAnsi="Arial" w:cs="Arial"/>
          <w:b/>
          <w:bCs/>
          <w:sz w:val="22"/>
          <w:szCs w:val="22"/>
        </w:rPr>
        <w:t xml:space="preserve"> </w:t>
      </w:r>
      <w:r w:rsidR="004F0196">
        <w:rPr>
          <w:rFonts w:ascii="Arial" w:hAnsi="Arial" w:cs="Arial"/>
          <w:b/>
          <w:bCs/>
          <w:sz w:val="22"/>
          <w:szCs w:val="22"/>
        </w:rPr>
        <w:t xml:space="preserve">the </w:t>
      </w:r>
      <w:r w:rsidR="004D7846">
        <w:rPr>
          <w:rFonts w:ascii="Arial" w:hAnsi="Arial" w:cs="Arial"/>
          <w:b/>
          <w:bCs/>
          <w:sz w:val="22"/>
          <w:szCs w:val="22"/>
        </w:rPr>
        <w:t xml:space="preserve">epidemiologic </w:t>
      </w:r>
      <w:r w:rsidR="0005356C">
        <w:rPr>
          <w:rFonts w:ascii="Arial" w:hAnsi="Arial" w:cs="Arial"/>
          <w:b/>
          <w:bCs/>
          <w:sz w:val="22"/>
          <w:szCs w:val="22"/>
        </w:rPr>
        <w:t>contexts in which TB-TASA</w:t>
      </w:r>
      <w:r w:rsidR="00090EA0">
        <w:rPr>
          <w:rFonts w:ascii="Arial" w:hAnsi="Arial" w:cs="Arial"/>
          <w:b/>
          <w:bCs/>
          <w:sz w:val="22"/>
          <w:szCs w:val="22"/>
        </w:rPr>
        <w:t xml:space="preserve">, </w:t>
      </w:r>
      <w:r w:rsidR="004F0196">
        <w:rPr>
          <w:rFonts w:ascii="Arial" w:hAnsi="Arial" w:cs="Arial"/>
          <w:b/>
          <w:bCs/>
          <w:sz w:val="22"/>
          <w:szCs w:val="22"/>
        </w:rPr>
        <w:t>and</w:t>
      </w:r>
      <w:r w:rsidR="00090EA0">
        <w:rPr>
          <w:rFonts w:ascii="Arial" w:hAnsi="Arial" w:cs="Arial"/>
          <w:b/>
          <w:bCs/>
          <w:sz w:val="22"/>
          <w:szCs w:val="22"/>
        </w:rPr>
        <w:t xml:space="preserve"> other similar assays,</w:t>
      </w:r>
      <w:r w:rsidR="00AF731E">
        <w:rPr>
          <w:rFonts w:ascii="Arial" w:hAnsi="Arial" w:cs="Arial"/>
          <w:b/>
          <w:bCs/>
          <w:sz w:val="22"/>
          <w:szCs w:val="22"/>
        </w:rPr>
        <w:t xml:space="preserve"> </w:t>
      </w:r>
      <w:r w:rsidR="00090EA0">
        <w:rPr>
          <w:rFonts w:ascii="Arial" w:hAnsi="Arial" w:cs="Arial"/>
          <w:b/>
          <w:bCs/>
          <w:sz w:val="22"/>
          <w:szCs w:val="22"/>
        </w:rPr>
        <w:t xml:space="preserve">will be useful </w:t>
      </w:r>
      <w:r>
        <w:rPr>
          <w:rFonts w:ascii="Arial" w:hAnsi="Arial" w:cs="Arial"/>
          <w:b/>
          <w:bCs/>
          <w:sz w:val="22"/>
          <w:szCs w:val="22"/>
        </w:rPr>
        <w:t>can</w:t>
      </w:r>
      <w:r w:rsidRPr="00F937F5">
        <w:rPr>
          <w:rFonts w:ascii="Arial" w:hAnsi="Arial" w:cs="Arial"/>
          <w:b/>
          <w:bCs/>
          <w:sz w:val="22"/>
          <w:szCs w:val="22"/>
        </w:rPr>
        <w:t xml:space="preserve"> </w:t>
      </w:r>
      <w:r>
        <w:rPr>
          <w:rFonts w:ascii="Arial" w:hAnsi="Arial" w:cs="Arial"/>
          <w:b/>
          <w:bCs/>
          <w:sz w:val="22"/>
          <w:szCs w:val="22"/>
        </w:rPr>
        <w:t>facilitate</w:t>
      </w:r>
      <w:r w:rsidR="002E1028">
        <w:rPr>
          <w:rFonts w:ascii="Arial" w:hAnsi="Arial" w:cs="Arial"/>
          <w:b/>
          <w:bCs/>
          <w:sz w:val="22"/>
          <w:szCs w:val="22"/>
        </w:rPr>
        <w:t xml:space="preserve"> </w:t>
      </w:r>
      <w:r w:rsidR="003F3B93">
        <w:rPr>
          <w:rFonts w:ascii="Arial" w:hAnsi="Arial" w:cs="Arial"/>
          <w:b/>
          <w:bCs/>
          <w:sz w:val="22"/>
          <w:szCs w:val="22"/>
        </w:rPr>
        <w:t xml:space="preserve">their </w:t>
      </w:r>
      <w:r>
        <w:rPr>
          <w:rFonts w:ascii="Arial" w:hAnsi="Arial" w:cs="Arial"/>
          <w:b/>
          <w:bCs/>
          <w:sz w:val="22"/>
          <w:szCs w:val="22"/>
        </w:rPr>
        <w:t xml:space="preserve">rapid </w:t>
      </w:r>
      <w:r w:rsidR="003F3B93">
        <w:rPr>
          <w:rFonts w:ascii="Arial" w:hAnsi="Arial" w:cs="Arial"/>
          <w:b/>
          <w:bCs/>
          <w:sz w:val="22"/>
          <w:szCs w:val="22"/>
        </w:rPr>
        <w:t>use</w:t>
      </w:r>
      <w:r w:rsidRPr="00F937F5">
        <w:rPr>
          <w:rFonts w:ascii="Arial" w:hAnsi="Arial" w:cs="Arial"/>
          <w:b/>
          <w:bCs/>
          <w:sz w:val="22"/>
          <w:szCs w:val="22"/>
        </w:rPr>
        <w:t xml:space="preserve">. </w:t>
      </w:r>
      <w:r w:rsidR="00241174">
        <w:rPr>
          <w:rFonts w:ascii="Arial" w:hAnsi="Arial" w:cs="Arial"/>
          <w:sz w:val="22"/>
          <w:szCs w:val="22"/>
        </w:rPr>
        <w:t xml:space="preserve">Even if a test meets the minimum performance characteristics for </w:t>
      </w:r>
      <w:r w:rsidR="00CB5F52">
        <w:rPr>
          <w:rFonts w:ascii="Arial" w:hAnsi="Arial" w:cs="Arial"/>
          <w:sz w:val="22"/>
          <w:szCs w:val="22"/>
        </w:rPr>
        <w:t xml:space="preserve">a specific </w:t>
      </w:r>
      <w:r w:rsidR="00241174">
        <w:rPr>
          <w:rFonts w:ascii="Arial" w:hAnsi="Arial" w:cs="Arial"/>
          <w:sz w:val="22"/>
          <w:szCs w:val="22"/>
        </w:rPr>
        <w:t>use</w:t>
      </w:r>
      <w:r w:rsidR="00CB5F52">
        <w:rPr>
          <w:rFonts w:ascii="Arial" w:hAnsi="Arial" w:cs="Arial"/>
          <w:sz w:val="22"/>
          <w:szCs w:val="22"/>
        </w:rPr>
        <w:t>-case</w:t>
      </w:r>
      <w:r w:rsidR="00241174">
        <w:rPr>
          <w:rFonts w:ascii="Arial" w:hAnsi="Arial" w:cs="Arial"/>
          <w:sz w:val="22"/>
          <w:szCs w:val="22"/>
        </w:rPr>
        <w:t>,</w:t>
      </w:r>
      <w:r w:rsidR="00A27A59">
        <w:rPr>
          <w:rFonts w:ascii="Arial" w:hAnsi="Arial" w:cs="Arial"/>
          <w:sz w:val="22"/>
          <w:szCs w:val="22"/>
        </w:rPr>
        <w:t xml:space="preserve"> </w:t>
      </w:r>
      <w:r w:rsidR="00F53E15">
        <w:rPr>
          <w:rFonts w:ascii="Arial" w:hAnsi="Arial" w:cs="Arial"/>
          <w:sz w:val="22"/>
          <w:szCs w:val="22"/>
        </w:rPr>
        <w:t xml:space="preserve">designing </w:t>
      </w:r>
      <w:r w:rsidR="006D42F4">
        <w:rPr>
          <w:rFonts w:ascii="Arial" w:hAnsi="Arial" w:cs="Arial"/>
          <w:sz w:val="22"/>
          <w:szCs w:val="22"/>
        </w:rPr>
        <w:t xml:space="preserve">an </w:t>
      </w:r>
      <w:r w:rsidR="00A27A59">
        <w:rPr>
          <w:rFonts w:ascii="Arial" w:hAnsi="Arial" w:cs="Arial"/>
          <w:sz w:val="22"/>
          <w:szCs w:val="22"/>
        </w:rPr>
        <w:t>optimal implementation</w:t>
      </w:r>
      <w:r w:rsidR="006D42F4">
        <w:rPr>
          <w:rFonts w:ascii="Arial" w:hAnsi="Arial" w:cs="Arial"/>
          <w:sz w:val="22"/>
          <w:szCs w:val="22"/>
        </w:rPr>
        <w:t xml:space="preserve"> plan</w:t>
      </w:r>
      <w:r w:rsidR="00A27A59">
        <w:rPr>
          <w:rFonts w:ascii="Arial" w:hAnsi="Arial" w:cs="Arial"/>
          <w:sz w:val="22"/>
          <w:szCs w:val="22"/>
        </w:rPr>
        <w:t xml:space="preserve"> will depend on the epidemiologic context in which it is used. </w:t>
      </w:r>
      <w:r w:rsidR="00E47AA3">
        <w:rPr>
          <w:rFonts w:ascii="Arial" w:hAnsi="Arial" w:cs="Arial"/>
          <w:sz w:val="22"/>
          <w:szCs w:val="22"/>
        </w:rPr>
        <w:t>T</w:t>
      </w:r>
      <w:r w:rsidR="00E236E2">
        <w:rPr>
          <w:rFonts w:ascii="Arial" w:hAnsi="Arial" w:cs="Arial"/>
          <w:sz w:val="22"/>
          <w:szCs w:val="22"/>
        </w:rPr>
        <w:t xml:space="preserve">he population age distribution, </w:t>
      </w:r>
      <w:r w:rsidR="00C7768F">
        <w:rPr>
          <w:rFonts w:ascii="Arial" w:hAnsi="Arial" w:cs="Arial"/>
          <w:sz w:val="22"/>
          <w:szCs w:val="22"/>
        </w:rPr>
        <w:t>force of infection</w:t>
      </w:r>
      <w:r w:rsidR="002A3638">
        <w:rPr>
          <w:rFonts w:ascii="Arial" w:hAnsi="Arial" w:cs="Arial"/>
          <w:sz w:val="22"/>
          <w:szCs w:val="22"/>
        </w:rPr>
        <w:t xml:space="preserve"> (and therefore rates of </w:t>
      </w:r>
      <w:r w:rsidR="002A3638">
        <w:rPr>
          <w:rFonts w:ascii="Arial" w:hAnsi="Arial" w:cs="Arial"/>
          <w:i/>
          <w:iCs/>
          <w:sz w:val="22"/>
          <w:szCs w:val="22"/>
        </w:rPr>
        <w:t xml:space="preserve">Mtb </w:t>
      </w:r>
      <w:r w:rsidR="002A3638">
        <w:rPr>
          <w:rFonts w:ascii="Arial" w:hAnsi="Arial" w:cs="Arial"/>
          <w:sz w:val="22"/>
          <w:szCs w:val="22"/>
        </w:rPr>
        <w:t>reinfection)</w:t>
      </w:r>
      <w:r w:rsidR="00E236E2">
        <w:rPr>
          <w:rFonts w:ascii="Arial" w:hAnsi="Arial" w:cs="Arial"/>
          <w:sz w:val="22"/>
          <w:szCs w:val="22"/>
        </w:rPr>
        <w:t xml:space="preserve">, and </w:t>
      </w:r>
      <w:r w:rsidR="009D2A89">
        <w:rPr>
          <w:rFonts w:ascii="Arial" w:hAnsi="Arial" w:cs="Arial"/>
          <w:sz w:val="22"/>
          <w:szCs w:val="22"/>
        </w:rPr>
        <w:t xml:space="preserve">other factors such as HIV prevalence may influence the utility of a </w:t>
      </w:r>
      <w:r w:rsidR="00E47AA3">
        <w:rPr>
          <w:rFonts w:ascii="Arial" w:hAnsi="Arial" w:cs="Arial"/>
          <w:sz w:val="22"/>
          <w:szCs w:val="22"/>
        </w:rPr>
        <w:t xml:space="preserve">test for recent </w:t>
      </w:r>
      <w:proofErr w:type="spellStart"/>
      <w:r w:rsidR="00E47AA3">
        <w:rPr>
          <w:rFonts w:ascii="Arial" w:hAnsi="Arial" w:cs="Arial"/>
          <w:i/>
          <w:iCs/>
          <w:sz w:val="22"/>
          <w:szCs w:val="22"/>
        </w:rPr>
        <w:t>Mtb</w:t>
      </w:r>
      <w:proofErr w:type="spellEnd"/>
      <w:r w:rsidR="00E47AA3">
        <w:rPr>
          <w:rFonts w:ascii="Arial" w:hAnsi="Arial" w:cs="Arial"/>
          <w:i/>
          <w:iCs/>
          <w:sz w:val="22"/>
          <w:szCs w:val="22"/>
        </w:rPr>
        <w:t xml:space="preserve"> </w:t>
      </w:r>
      <w:r w:rsidR="00E47AA3">
        <w:rPr>
          <w:rFonts w:ascii="Arial" w:hAnsi="Arial" w:cs="Arial"/>
          <w:sz w:val="22"/>
          <w:szCs w:val="22"/>
        </w:rPr>
        <w:t xml:space="preserve">infection in different contexts. </w:t>
      </w:r>
      <w:r w:rsidR="003C2DD4">
        <w:rPr>
          <w:rFonts w:ascii="Arial" w:hAnsi="Arial" w:cs="Arial"/>
          <w:sz w:val="22"/>
          <w:szCs w:val="22"/>
        </w:rPr>
        <w:t xml:space="preserve">Moreover, the </w:t>
      </w:r>
      <w:r w:rsidR="00777014">
        <w:rPr>
          <w:rFonts w:ascii="Arial" w:hAnsi="Arial" w:cs="Arial"/>
          <w:sz w:val="22"/>
          <w:szCs w:val="22"/>
        </w:rPr>
        <w:t xml:space="preserve">importance of understanding DOP or TTP for use in a particular epidemiologic setting could provide the rationale for observational studies to </w:t>
      </w:r>
      <w:r w:rsidR="00777014">
        <w:rPr>
          <w:rFonts w:ascii="Arial" w:hAnsi="Arial" w:cs="Arial"/>
          <w:sz w:val="22"/>
          <w:szCs w:val="22"/>
        </w:rPr>
        <w:lastRenderedPageBreak/>
        <w:t>more directly test these test characteristics if they are not already well understood.</w:t>
      </w:r>
      <w:r w:rsidR="00FC357F">
        <w:rPr>
          <w:rFonts w:ascii="Arial" w:hAnsi="Arial" w:cs="Arial"/>
          <w:sz w:val="22"/>
          <w:szCs w:val="22"/>
        </w:rPr>
        <w:t xml:space="preserve"> </w:t>
      </w:r>
      <w:r w:rsidR="00EF6C65">
        <w:rPr>
          <w:rFonts w:ascii="Arial" w:hAnsi="Arial" w:cs="Arial"/>
          <w:sz w:val="22"/>
          <w:szCs w:val="22"/>
        </w:rPr>
        <w:t>In summary, u</w:t>
      </w:r>
      <w:r w:rsidR="008D1D97">
        <w:rPr>
          <w:rFonts w:ascii="Arial" w:hAnsi="Arial" w:cs="Arial"/>
          <w:sz w:val="22"/>
          <w:szCs w:val="22"/>
        </w:rPr>
        <w:t>nderstanding how TB-TASA and other similar tests may perform</w:t>
      </w:r>
      <w:r w:rsidR="00FC357F">
        <w:rPr>
          <w:rFonts w:ascii="Arial" w:hAnsi="Arial" w:cs="Arial"/>
          <w:sz w:val="22"/>
          <w:szCs w:val="22"/>
        </w:rPr>
        <w:t xml:space="preserve"> </w:t>
      </w:r>
      <w:r w:rsidR="00171C4D">
        <w:rPr>
          <w:rFonts w:ascii="Arial" w:hAnsi="Arial" w:cs="Arial"/>
          <w:sz w:val="22"/>
          <w:szCs w:val="22"/>
        </w:rPr>
        <w:t>under different conditions can focus research and implementation efforts on specific use-cases where these tests will be most effective</w:t>
      </w:r>
      <w:r w:rsidR="00555B53">
        <w:rPr>
          <w:rFonts w:ascii="Arial" w:hAnsi="Arial" w:cs="Arial"/>
          <w:sz w:val="22"/>
          <w:szCs w:val="22"/>
        </w:rPr>
        <w:t>, and guide continued efforts to further characterize and implement these tests for those applications</w:t>
      </w:r>
      <w:r w:rsidR="008125BC">
        <w:rPr>
          <w:rFonts w:ascii="Arial" w:hAnsi="Arial" w:cs="Arial"/>
          <w:sz w:val="22"/>
          <w:szCs w:val="22"/>
        </w:rPr>
        <w:t xml:space="preserve">. </w:t>
      </w:r>
    </w:p>
    <w:p w14:paraId="3DB6CFC8" w14:textId="6314794C" w:rsidR="00743027" w:rsidRDefault="008F17FA" w:rsidP="00743027">
      <w:pPr>
        <w:spacing w:line="240" w:lineRule="auto"/>
        <w:jc w:val="both"/>
        <w:rPr>
          <w:rFonts w:ascii="Arial" w:hAnsi="Arial" w:cs="Arial"/>
          <w:sz w:val="22"/>
          <w:szCs w:val="22"/>
        </w:rPr>
      </w:pPr>
      <w:r w:rsidRPr="00705829">
        <w:rPr>
          <w:rFonts w:ascii="Arial" w:hAnsi="Arial" w:cs="Arial"/>
          <w:sz w:val="22"/>
          <w:szCs w:val="22"/>
        </w:rPr>
        <w:tab/>
      </w:r>
      <w:r w:rsidR="00743027" w:rsidRPr="00705829">
        <w:rPr>
          <w:rFonts w:ascii="Arial" w:hAnsi="Arial" w:cs="Arial"/>
          <w:b/>
          <w:bCs/>
          <w:sz w:val="22"/>
          <w:szCs w:val="22"/>
        </w:rPr>
        <w:t>Preliminary data.</w:t>
      </w:r>
      <w:r w:rsidR="00743027">
        <w:rPr>
          <w:rFonts w:ascii="Arial" w:hAnsi="Arial" w:cs="Arial"/>
          <w:b/>
          <w:bCs/>
          <w:sz w:val="22"/>
          <w:szCs w:val="22"/>
        </w:rPr>
        <w:t xml:space="preserve"> </w:t>
      </w:r>
      <w:r w:rsidR="00743027">
        <w:rPr>
          <w:rFonts w:ascii="Arial" w:hAnsi="Arial" w:cs="Arial"/>
          <w:sz w:val="22"/>
          <w:szCs w:val="22"/>
        </w:rPr>
        <w:t>D</w:t>
      </w:r>
      <w:r w:rsidR="00743027" w:rsidRPr="00D874E7">
        <w:rPr>
          <w:rFonts w:ascii="Arial" w:hAnsi="Arial" w:cs="Arial"/>
          <w:sz w:val="22"/>
          <w:szCs w:val="22"/>
        </w:rPr>
        <w:t xml:space="preserve">ata </w:t>
      </w:r>
      <w:r w:rsidR="00743027">
        <w:rPr>
          <w:rFonts w:ascii="Arial" w:hAnsi="Arial" w:cs="Arial"/>
          <w:sz w:val="22"/>
          <w:szCs w:val="22"/>
        </w:rPr>
        <w:t xml:space="preserve">on the performance of </w:t>
      </w:r>
      <w:r w:rsidR="002D4D2B">
        <w:rPr>
          <w:rFonts w:ascii="Arial" w:hAnsi="Arial" w:cs="Arial"/>
          <w:sz w:val="22"/>
          <w:szCs w:val="22"/>
        </w:rPr>
        <w:t>TB-</w:t>
      </w:r>
      <w:r w:rsidR="00743027">
        <w:rPr>
          <w:rFonts w:ascii="Arial" w:hAnsi="Arial" w:cs="Arial"/>
          <w:sz w:val="22"/>
          <w:szCs w:val="22"/>
        </w:rPr>
        <w:t xml:space="preserve">TASA from observational studies conducted by our team and from preliminary models developed by our team </w:t>
      </w:r>
      <w:r w:rsidR="00743027" w:rsidRPr="00D874E7">
        <w:rPr>
          <w:rFonts w:ascii="Arial" w:hAnsi="Arial" w:cs="Arial"/>
          <w:sz w:val="22"/>
          <w:szCs w:val="22"/>
        </w:rPr>
        <w:t>support the premise of this proposal</w:t>
      </w:r>
      <w:r w:rsidR="00743027">
        <w:rPr>
          <w:rFonts w:ascii="Arial" w:hAnsi="Arial" w:cs="Arial"/>
          <w:sz w:val="22"/>
          <w:szCs w:val="22"/>
        </w:rPr>
        <w:t xml:space="preserve"> and demonstrate our ability of to successfully deliver on its objectives</w:t>
      </w:r>
      <w:r w:rsidR="00743027" w:rsidRPr="00D874E7">
        <w:rPr>
          <w:rFonts w:ascii="Arial" w:hAnsi="Arial" w:cs="Arial"/>
          <w:sz w:val="22"/>
          <w:szCs w:val="22"/>
        </w:rPr>
        <w:t>.</w:t>
      </w:r>
    </w:p>
    <w:p w14:paraId="294DEE58" w14:textId="77777777" w:rsidR="00743027" w:rsidRDefault="00743027" w:rsidP="00743027">
      <w:pPr>
        <w:spacing w:after="0" w:line="240" w:lineRule="auto"/>
        <w:jc w:val="both"/>
        <w:rPr>
          <w:rFonts w:ascii="Arial" w:hAnsi="Arial" w:cs="Arial"/>
          <w:sz w:val="22"/>
          <w:szCs w:val="22"/>
        </w:rPr>
      </w:pPr>
    </w:p>
    <w:p w14:paraId="2DBD72C6" w14:textId="38CBDFD4" w:rsidR="00743027" w:rsidRPr="00705829" w:rsidRDefault="00743027" w:rsidP="00743027">
      <w:pPr>
        <w:spacing w:line="240" w:lineRule="auto"/>
        <w:rPr>
          <w:rFonts w:ascii="Arial" w:hAnsi="Arial" w:cs="Arial"/>
          <w:sz w:val="22"/>
          <w:szCs w:val="22"/>
        </w:rPr>
      </w:pPr>
      <w:r>
        <w:rPr>
          <w:rFonts w:ascii="Arial" w:hAnsi="Arial" w:cs="Arial"/>
          <w:sz w:val="22"/>
          <w:szCs w:val="22"/>
          <w:u w:val="single"/>
        </w:rPr>
        <w:t>TB-</w:t>
      </w:r>
      <w:commentRangeStart w:id="18"/>
      <w:r w:rsidRPr="00F56189">
        <w:rPr>
          <w:rFonts w:ascii="Arial" w:hAnsi="Arial" w:cs="Arial"/>
          <w:sz w:val="22"/>
          <w:szCs w:val="22"/>
          <w:u w:val="single"/>
        </w:rPr>
        <w:t>T</w:t>
      </w:r>
      <w:r w:rsidRPr="001821A3">
        <w:rPr>
          <w:rFonts w:ascii="Arial" w:eastAsia="Arial" w:hAnsi="Arial" w:cs="Arial"/>
          <w:color w:val="000000" w:themeColor="text1"/>
          <w:sz w:val="22"/>
          <w:szCs w:val="22"/>
          <w:u w:val="single"/>
        </w:rPr>
        <w:t>ASA is an innovative diagno</w:t>
      </w:r>
      <w:r>
        <w:rPr>
          <w:rFonts w:ascii="Arial" w:eastAsia="Arial" w:hAnsi="Arial" w:cs="Arial"/>
          <w:color w:val="000000" w:themeColor="text1"/>
          <w:sz w:val="22"/>
          <w:szCs w:val="22"/>
          <w:u w:val="single"/>
        </w:rPr>
        <w:t>s</w:t>
      </w:r>
      <w:r w:rsidRPr="001821A3">
        <w:rPr>
          <w:rFonts w:ascii="Arial" w:eastAsia="Arial" w:hAnsi="Arial" w:cs="Arial"/>
          <w:color w:val="000000" w:themeColor="text1"/>
          <w:sz w:val="22"/>
          <w:szCs w:val="22"/>
          <w:u w:val="single"/>
        </w:rPr>
        <w:t>tic that</w:t>
      </w:r>
      <w:r w:rsidRPr="7FF887CD">
        <w:rPr>
          <w:rFonts w:ascii="Arial" w:eastAsia="Arial" w:hAnsi="Arial" w:cs="Arial"/>
          <w:color w:val="000000" w:themeColor="text1"/>
          <w:sz w:val="22"/>
          <w:szCs w:val="22"/>
          <w:u w:val="single"/>
        </w:rPr>
        <w:t xml:space="preserve"> ca</w:t>
      </w:r>
      <w:r>
        <w:rPr>
          <w:rFonts w:ascii="Arial" w:eastAsia="Arial" w:hAnsi="Arial" w:cs="Arial"/>
          <w:color w:val="000000" w:themeColor="text1"/>
          <w:sz w:val="22"/>
          <w:szCs w:val="22"/>
          <w:u w:val="single"/>
        </w:rPr>
        <w:t>n</w:t>
      </w:r>
      <w:r w:rsidRPr="001821A3">
        <w:rPr>
          <w:rFonts w:ascii="Arial" w:eastAsia="Arial" w:hAnsi="Arial" w:cs="Arial"/>
          <w:color w:val="000000" w:themeColor="text1"/>
          <w:sz w:val="22"/>
          <w:szCs w:val="22"/>
          <w:u w:val="single"/>
        </w:rPr>
        <w:t xml:space="preserve"> differentiate recent versus remote </w:t>
      </w:r>
      <w:proofErr w:type="spellStart"/>
      <w:r w:rsidRPr="001821A3">
        <w:rPr>
          <w:rFonts w:ascii="Arial" w:eastAsia="Arial" w:hAnsi="Arial" w:cs="Arial"/>
          <w:i/>
          <w:iCs/>
          <w:color w:val="000000" w:themeColor="text1"/>
          <w:sz w:val="22"/>
          <w:szCs w:val="22"/>
          <w:u w:val="single"/>
        </w:rPr>
        <w:t>Mtb</w:t>
      </w:r>
      <w:proofErr w:type="spellEnd"/>
      <w:r w:rsidRPr="001821A3">
        <w:rPr>
          <w:rFonts w:ascii="Arial" w:eastAsia="Arial" w:hAnsi="Arial" w:cs="Arial"/>
          <w:color w:val="000000" w:themeColor="text1"/>
          <w:sz w:val="22"/>
          <w:szCs w:val="22"/>
          <w:u w:val="single"/>
        </w:rPr>
        <w:t xml:space="preserve"> infection</w:t>
      </w:r>
      <w:commentRangeEnd w:id="18"/>
      <w:r>
        <w:rPr>
          <w:rStyle w:val="CommentReference"/>
        </w:rPr>
        <w:commentReference w:id="18"/>
      </w:r>
      <w:r w:rsidRPr="7FF887CD">
        <w:rPr>
          <w:rFonts w:ascii="Arial" w:eastAsia="Arial" w:hAnsi="Arial" w:cs="Arial"/>
          <w:color w:val="000000" w:themeColor="text1"/>
          <w:sz w:val="22"/>
          <w:szCs w:val="22"/>
        </w:rPr>
        <w:t>.</w:t>
      </w:r>
      <w:r>
        <w:rPr>
          <w:rFonts w:ascii="Arial" w:hAnsi="Arial" w:cs="Arial"/>
          <w:sz w:val="22"/>
          <w:szCs w:val="22"/>
        </w:rPr>
        <w:t xml:space="preserve"> </w:t>
      </w:r>
      <w:r w:rsidRPr="7FF887CD">
        <w:rPr>
          <w:rFonts w:ascii="Arial" w:eastAsia="Arial" w:hAnsi="Arial" w:cs="Arial"/>
          <w:color w:val="000000" w:themeColor="text1"/>
          <w:sz w:val="22"/>
          <w:szCs w:val="22"/>
        </w:rPr>
        <w:t xml:space="preserve"> </w:t>
      </w:r>
      <w:r>
        <w:rPr>
          <w:rFonts w:ascii="Arial" w:eastAsia="Arial" w:hAnsi="Arial" w:cs="Arial"/>
          <w:color w:val="000000" w:themeColor="text1"/>
          <w:sz w:val="22"/>
          <w:szCs w:val="22"/>
        </w:rPr>
        <w:t>TB-</w:t>
      </w:r>
      <w:r w:rsidRPr="7FF887CD">
        <w:rPr>
          <w:rFonts w:ascii="Arial" w:eastAsia="Arial" w:hAnsi="Arial" w:cs="Arial"/>
          <w:color w:val="000000" w:themeColor="text1"/>
          <w:sz w:val="22"/>
          <w:szCs w:val="22"/>
        </w:rPr>
        <w:t xml:space="preserve">TASA is an immune-cell based diagnostic that measures the relative activation of </w:t>
      </w:r>
      <w:proofErr w:type="spellStart"/>
      <w:r w:rsidRPr="7FF887CD">
        <w:rPr>
          <w:rFonts w:ascii="Arial" w:eastAsia="Arial" w:hAnsi="Arial" w:cs="Arial"/>
          <w:i/>
          <w:iCs/>
          <w:color w:val="000000" w:themeColor="text1"/>
          <w:sz w:val="22"/>
          <w:szCs w:val="22"/>
        </w:rPr>
        <w:t>Mtb</w:t>
      </w:r>
      <w:proofErr w:type="spellEnd"/>
      <w:r w:rsidRPr="7FF887CD">
        <w:rPr>
          <w:rFonts w:ascii="Arial" w:eastAsia="Arial" w:hAnsi="Arial" w:cs="Arial"/>
          <w:color w:val="000000" w:themeColor="text1"/>
          <w:sz w:val="22"/>
          <w:szCs w:val="22"/>
        </w:rPr>
        <w:t xml:space="preserve">-specific T-cells, a biomarker that is directly responsive to within-host </w:t>
      </w:r>
      <w:proofErr w:type="spellStart"/>
      <w:r w:rsidRPr="7FF887CD">
        <w:rPr>
          <w:rFonts w:ascii="Arial" w:eastAsia="Arial" w:hAnsi="Arial" w:cs="Arial"/>
          <w:i/>
          <w:iCs/>
          <w:color w:val="000000" w:themeColor="text1"/>
          <w:sz w:val="22"/>
          <w:szCs w:val="22"/>
        </w:rPr>
        <w:t>Mtb</w:t>
      </w:r>
      <w:proofErr w:type="spellEnd"/>
      <w:r w:rsidRPr="7FF887CD">
        <w:rPr>
          <w:rFonts w:ascii="Arial" w:eastAsia="Arial" w:hAnsi="Arial" w:cs="Arial"/>
          <w:color w:val="000000" w:themeColor="text1"/>
          <w:sz w:val="22"/>
          <w:szCs w:val="22"/>
        </w:rPr>
        <w:t xml:space="preserve"> antigen load and bacillary burden. </w:t>
      </w:r>
      <w:proofErr w:type="spellStart"/>
      <w:r w:rsidRPr="7FF887CD">
        <w:rPr>
          <w:rFonts w:ascii="Arial" w:eastAsia="Arial" w:hAnsi="Arial" w:cs="Arial"/>
          <w:i/>
          <w:iCs/>
          <w:color w:val="000000" w:themeColor="text1"/>
          <w:sz w:val="22"/>
          <w:szCs w:val="22"/>
        </w:rPr>
        <w:t>Mtb</w:t>
      </w:r>
      <w:proofErr w:type="spellEnd"/>
      <w:r w:rsidRPr="7FF887CD">
        <w:rPr>
          <w:rFonts w:ascii="Arial" w:eastAsia="Arial" w:hAnsi="Arial" w:cs="Arial"/>
          <w:color w:val="000000" w:themeColor="text1"/>
          <w:sz w:val="22"/>
          <w:szCs w:val="22"/>
        </w:rPr>
        <w:t xml:space="preserve"> bacillary burden and antigen load are expected to be higher during early </w:t>
      </w:r>
      <w:proofErr w:type="spellStart"/>
      <w:r w:rsidRPr="7FF887CD">
        <w:rPr>
          <w:rFonts w:ascii="Arial" w:eastAsia="Arial" w:hAnsi="Arial" w:cs="Arial"/>
          <w:i/>
          <w:iCs/>
          <w:color w:val="000000" w:themeColor="text1"/>
          <w:sz w:val="22"/>
          <w:szCs w:val="22"/>
        </w:rPr>
        <w:t>Mtb</w:t>
      </w:r>
      <w:proofErr w:type="spellEnd"/>
      <w:r w:rsidRPr="7FF887CD">
        <w:rPr>
          <w:rFonts w:ascii="Arial" w:eastAsia="Arial" w:hAnsi="Arial" w:cs="Arial"/>
          <w:color w:val="000000" w:themeColor="text1"/>
          <w:sz w:val="22"/>
          <w:szCs w:val="22"/>
        </w:rPr>
        <w:t xml:space="preserve"> infection, higher during progression to disease, and lower or absent in individuals who achieve cure via anti-TB therapy </w:t>
      </w:r>
      <w:r>
        <w:rPr>
          <w:rFonts w:ascii="Arial" w:eastAsia="Arial" w:hAnsi="Arial" w:cs="Arial"/>
          <w:color w:val="000000" w:themeColor="text1"/>
          <w:sz w:val="22"/>
          <w:szCs w:val="22"/>
        </w:rPr>
        <w:t xml:space="preserve">or </w:t>
      </w:r>
      <w:r w:rsidRPr="7FF887CD">
        <w:rPr>
          <w:rFonts w:ascii="Arial" w:eastAsia="Arial" w:hAnsi="Arial" w:cs="Arial"/>
          <w:color w:val="000000" w:themeColor="text1"/>
          <w:sz w:val="22"/>
          <w:szCs w:val="22"/>
        </w:rPr>
        <w:t>clearance</w:t>
      </w:r>
      <w:r>
        <w:rPr>
          <w:rFonts w:ascii="Arial" w:eastAsia="Arial" w:hAnsi="Arial" w:cs="Arial"/>
          <w:color w:val="000000" w:themeColor="text1"/>
          <w:sz w:val="22"/>
          <w:szCs w:val="22"/>
        </w:rPr>
        <w:t xml:space="preserve"> of infection</w:t>
      </w:r>
      <w:r w:rsidRPr="7FF887CD">
        <w:rPr>
          <w:rFonts w:ascii="Arial" w:eastAsia="Arial" w:hAnsi="Arial" w:cs="Arial"/>
          <w:color w:val="000000" w:themeColor="text1"/>
          <w:sz w:val="22"/>
          <w:szCs w:val="22"/>
        </w:rPr>
        <w:t xml:space="preserve">. </w:t>
      </w:r>
      <w:r>
        <w:rPr>
          <w:rFonts w:ascii="Arial" w:eastAsia="Arial" w:hAnsi="Arial" w:cs="Arial"/>
          <w:color w:val="000000" w:themeColor="text1"/>
          <w:sz w:val="22"/>
          <w:szCs w:val="22"/>
        </w:rPr>
        <w:t>TB-TASA</w:t>
      </w:r>
      <w:r w:rsidRPr="7FF887CD">
        <w:rPr>
          <w:rFonts w:ascii="Arial" w:eastAsia="Arial" w:hAnsi="Arial" w:cs="Arial"/>
          <w:color w:val="000000" w:themeColor="text1"/>
          <w:sz w:val="22"/>
          <w:szCs w:val="22"/>
          <w:lang w:val="en-GB"/>
        </w:rPr>
        <w:t xml:space="preserve"> identifies </w:t>
      </w:r>
      <w:proofErr w:type="spellStart"/>
      <w:r w:rsidRPr="7FF887CD">
        <w:rPr>
          <w:rFonts w:ascii="Arial" w:eastAsia="Arial" w:hAnsi="Arial" w:cs="Arial"/>
          <w:i/>
          <w:iCs/>
          <w:color w:val="000000" w:themeColor="text1"/>
          <w:sz w:val="22"/>
          <w:szCs w:val="22"/>
          <w:lang w:val="en-GB"/>
        </w:rPr>
        <w:t>Mtb</w:t>
      </w:r>
      <w:proofErr w:type="spellEnd"/>
      <w:r w:rsidRPr="7FF887CD">
        <w:rPr>
          <w:rFonts w:ascii="Arial" w:eastAsia="Arial" w:hAnsi="Arial" w:cs="Arial"/>
          <w:color w:val="000000" w:themeColor="text1"/>
          <w:sz w:val="22"/>
          <w:szCs w:val="22"/>
          <w:lang w:val="en-GB"/>
        </w:rPr>
        <w:t>-specific T cells by detecting intracellular IFN</w:t>
      </w:r>
      <w:r w:rsidRPr="7FF887CD">
        <w:rPr>
          <w:rFonts w:ascii="Symbol" w:eastAsia="Symbol" w:hAnsi="Symbol" w:cs="Symbol"/>
          <w:color w:val="000000" w:themeColor="text1"/>
          <w:sz w:val="22"/>
          <w:szCs w:val="22"/>
        </w:rPr>
        <w:t>g</w:t>
      </w:r>
      <w:r w:rsidRPr="7FF887CD">
        <w:rPr>
          <w:rFonts w:ascii="Arial" w:eastAsia="Arial" w:hAnsi="Arial" w:cs="Arial"/>
          <w:color w:val="000000" w:themeColor="text1"/>
          <w:sz w:val="22"/>
          <w:szCs w:val="22"/>
          <w:lang w:val="en-GB"/>
        </w:rPr>
        <w:t xml:space="preserve"> and TNF expression following stimulation with </w:t>
      </w:r>
      <w:proofErr w:type="spellStart"/>
      <w:r w:rsidRPr="7FF887CD">
        <w:rPr>
          <w:rFonts w:ascii="Arial" w:eastAsia="Arial" w:hAnsi="Arial" w:cs="Arial"/>
          <w:i/>
          <w:iCs/>
          <w:color w:val="000000" w:themeColor="text1"/>
          <w:sz w:val="22"/>
          <w:szCs w:val="22"/>
          <w:lang w:val="en-GB"/>
        </w:rPr>
        <w:t>Mtb</w:t>
      </w:r>
      <w:proofErr w:type="spellEnd"/>
      <w:r w:rsidRPr="7FF887CD">
        <w:rPr>
          <w:rFonts w:ascii="Arial" w:eastAsia="Arial" w:hAnsi="Arial" w:cs="Arial"/>
          <w:color w:val="000000" w:themeColor="text1"/>
          <w:sz w:val="22"/>
          <w:szCs w:val="22"/>
          <w:lang w:val="en-GB"/>
        </w:rPr>
        <w:t>-specific antigens (</w:t>
      </w:r>
      <w:r>
        <w:rPr>
          <w:rFonts w:ascii="Arial" w:eastAsia="Arial" w:hAnsi="Arial" w:cs="Arial"/>
          <w:color w:val="000000" w:themeColor="text1"/>
          <w:sz w:val="22"/>
          <w:szCs w:val="22"/>
          <w:lang w:val="en-GB"/>
        </w:rPr>
        <w:t xml:space="preserve">e.g. </w:t>
      </w:r>
      <w:r w:rsidRPr="7FF887CD">
        <w:rPr>
          <w:rFonts w:ascii="Arial" w:eastAsia="Arial" w:hAnsi="Arial" w:cs="Arial"/>
          <w:color w:val="000000" w:themeColor="text1"/>
          <w:sz w:val="22"/>
          <w:szCs w:val="22"/>
          <w:lang w:val="en-GB"/>
        </w:rPr>
        <w:t>ESAT-6</w:t>
      </w:r>
      <w:r>
        <w:rPr>
          <w:rFonts w:ascii="Arial" w:eastAsia="Arial" w:hAnsi="Arial" w:cs="Arial"/>
          <w:color w:val="000000" w:themeColor="text1"/>
          <w:sz w:val="22"/>
          <w:szCs w:val="22"/>
          <w:lang w:val="en-GB"/>
        </w:rPr>
        <w:t xml:space="preserve"> and</w:t>
      </w:r>
      <w:r w:rsidRPr="7FF887CD">
        <w:rPr>
          <w:rFonts w:ascii="Arial" w:eastAsia="Arial" w:hAnsi="Arial" w:cs="Arial"/>
          <w:color w:val="000000" w:themeColor="text1"/>
          <w:sz w:val="22"/>
          <w:szCs w:val="22"/>
          <w:lang w:val="en-GB"/>
        </w:rPr>
        <w:t xml:space="preserve"> CFP-10)</w:t>
      </w:r>
      <w:r>
        <w:rPr>
          <w:rFonts w:ascii="Arial" w:eastAsia="Arial" w:hAnsi="Arial" w:cs="Arial"/>
          <w:color w:val="000000" w:themeColor="text1"/>
          <w:sz w:val="22"/>
          <w:szCs w:val="22"/>
          <w:lang w:val="en-GB"/>
        </w:rPr>
        <w:t xml:space="preserve"> and determines the level of activation with the </w:t>
      </w:r>
      <w:proofErr w:type="spellStart"/>
      <w:r w:rsidRPr="00592A2B">
        <w:rPr>
          <w:rFonts w:ascii="Arial" w:eastAsia="Arial" w:hAnsi="Arial" w:cs="Arial"/>
          <w:i/>
          <w:iCs/>
          <w:color w:val="000000" w:themeColor="text1"/>
          <w:sz w:val="22"/>
          <w:szCs w:val="22"/>
          <w:lang w:val="en-GB"/>
        </w:rPr>
        <w:t>Mtb</w:t>
      </w:r>
      <w:proofErr w:type="spellEnd"/>
      <w:r>
        <w:rPr>
          <w:rFonts w:ascii="Arial" w:eastAsia="Arial" w:hAnsi="Arial" w:cs="Arial"/>
          <w:color w:val="000000" w:themeColor="text1"/>
          <w:sz w:val="22"/>
          <w:szCs w:val="22"/>
          <w:lang w:val="en-GB"/>
        </w:rPr>
        <w:t>-specific T cell population</w:t>
      </w:r>
      <w:r w:rsidRPr="7FF887CD">
        <w:rPr>
          <w:rFonts w:ascii="Arial" w:eastAsia="Arial" w:hAnsi="Arial" w:cs="Arial"/>
          <w:color w:val="000000" w:themeColor="text1"/>
          <w:sz w:val="22"/>
          <w:szCs w:val="22"/>
          <w:lang w:val="en-GB"/>
        </w:rPr>
        <w:t>.</w:t>
      </w:r>
      <w:r>
        <w:rPr>
          <w:rFonts w:ascii="Arial" w:eastAsia="Arial" w:hAnsi="Arial" w:cs="Arial"/>
          <w:color w:val="000000" w:themeColor="text1"/>
          <w:sz w:val="22"/>
          <w:szCs w:val="22"/>
          <w:lang w:val="en-GB"/>
        </w:rPr>
        <w:t xml:space="preserve"> </w:t>
      </w:r>
      <w:r>
        <w:rPr>
          <w:rFonts w:ascii="Arial" w:eastAsia="Arial" w:hAnsi="Arial" w:cs="Arial"/>
          <w:color w:val="000000" w:themeColor="text1"/>
          <w:sz w:val="22"/>
          <w:szCs w:val="22"/>
          <w:lang w:val="en-GB"/>
        </w:rPr>
        <w:fldChar w:fldCharType="begin"/>
      </w:r>
      <w:r>
        <w:rPr>
          <w:rFonts w:ascii="Arial" w:eastAsia="Arial" w:hAnsi="Arial" w:cs="Arial"/>
          <w:color w:val="000000" w:themeColor="text1"/>
          <w:sz w:val="22"/>
          <w:szCs w:val="22"/>
          <w:lang w:val="en-GB"/>
        </w:rPr>
        <w:instrText xml:space="preserve"> ADDIN ZOTERO_ITEM CSL_CITATION {"citationID":"X4NV0oGb","properties":{"formattedCitation":"[9], [13], [14]","plainCitation":"[9], [13], [14]","noteIndex":0},"citationItems":[{"id":1950,"uris":["http://zotero.org/users/6528344/items/8B34AXZI"],"itemData":{"id":1950,"type":"article-journal","abstract":"Rationale: Current diagnostic tests fail to identify individuals at higher risk of progression to tuberculosis disease, such as those with recent Mycobacterium tuberculosis infection, who should be prioritized for targeted preventive treatment. Objectives: To define a blood-based biomarker, measured with a simple flow cytometry assay, that can stratify different stages of tuberculosis infection to infer risk of disease. Methods: South African adolescents were serially tested with QuantiFERON-TB Gold to define recent (QuantiFERON-TB conversion &lt;6 mo) and persistent (QuantiFERON-TB+ for &gt;1 yr) infection. We defined the ΔHLA-DR median fluorescence intensity biomarker as the difference in HLA-DR expression between IFN-γ+ TNF+Mycobacterium tuberculosis-specific T cells and total CD3+ T cells. Biomarker performance was assessed by blinded prediction in untouched test cohorts with recent versus persistent infection or tuberculosis disease and by unblinded analysis of asymptomatic adolescents with tuberculosis infection who remained healthy (nonprogressors) or who progressed to microbiologically confirmed disease (progressors). Measurements and Main Results: In the test cohorts, frequencies of Mycobacterium tuberculosis-specific T cells differentiated between QuantiFERON-TB- (n = 25) and QuantiFERON-TB+ (n = 47) individuals (area under the receiver operating characteristic curve, 0.94; 95% confidence interval, 0.87-1.00). ΔHLA-DR significantly discriminated between recent (n = 20) and persistent (n = 22) QuantiFERON-TB+ (0.91; 0.83-1.00); persistent QuantiFERON-TB+ and newly diagnosed tuberculosis (n = 19; 0.99; 0.96-1.00); and tuberculosis progressors (n = 22) and nonprogressors (n = 34; 0.75; 0.63-0.87). However, ΔHLA-DR median fluorescent intensity could not discriminate between recent QuantiFERON-TB+ and tuberculosis (0.67; 0.50-0.84). Conclusions: The ΔHLA-DR biomarker can identify individuals with recent QuantiFERON-TB conversion and those with disease progression, allowing targeted provision of preventive treatment to those at highest risk of tuberculosis. Further validation studies of this novel immune biomarker in various settings and populations at risk are warranted.","container-title":"American Journal of Respiratory and Critical Care Medicine","DOI":"10.1164/rccm.202007-2686OC","ISSN":"1535-4970","issue":"12","journalAbbreviation":"Am J Respir Crit Care Med","language":"eng","note":"PMID: 33406011\nPMCID: PMC8483229","page":"1556-1565","source":"PubMed","title":"Antigen-Specific T-Cell Activation Distinguishes between Recent and Remote Tuberculosis Infection","volume":"203","author":[{"family":"Mpande","given":"Cheleka A. M."},{"family":"Musvosvi","given":"Munyaradzi"},{"family":"Rozot","given":"Virginie"},{"family":"Mosito","given":"Boitumelo"},{"family":"Reid","given":"Timothy D."},{"family":"Schreuder","given":"Constance"},{"family":"Lloyd","given":"Tessa"},{"family":"Bilek","given":"Nicole"},{"family":"Huang","given":"Huang"},{"family":"Obermoser","given":"Gerlinde"},{"family":"Davis","given":"Mark M."},{"family":"Ruhwald","given":"Morten"},{"family":"Hatherill","given":"Mark"},{"family":"Scriba","given":"Thomas J."},{"family":"Nemes","given":"Elisa"},{"literal":"ACS Study Team"}],"issued":{"date-parts":[["2021",6,15]]}}},{"id":1962,"uris":["http://zotero.org/users/6528344/items/KBZFLJ5X"],"itemData":{"id":1962,"type":"article-journal","container-title":"The European Respiratory Journal","DOI":"10.1183/13993003.00153-2018","ISSN":"1399-3003","issue":"3","journalAbbreviation":"Eur Respir J","language":"eng","note":"PMID: 29567725","page":"1800153","source":"PubMed","title":"T-cell biomarkers for diagnosis of tuberculosis: candidate evaluation by a simple whole blood assay for clinical translation","title-short":"T-cell biomarkers for diagnosis of tuberculosis","volume":"51","author":[{"family":"Musvosvi","given":"Munyaradzi"},{"family":"Duffy","given":"Darragh"},{"family":"Filander","given":"Elizabeth"},{"family":"Africa","given":"Hadn"},{"family":"Mabwe","given":"Simbarashe"},{"family":"Jaxa","given":"Lungisa"},{"family":"Bilek","given":"Nicole"},{"family":"Llibre","given":"Alba"},{"family":"Rouilly","given":"Vincent"},{"family":"Hatherill","given":"Mark"},{"family":"Albert","given":"Matthew"},{"family":"Scriba","given":"Thomas J."},{"family":"Nemes","given":"Elisa"}],"issued":{"date-parts":[["2018",3]]}}},{"id":1965,"uris":["http://zotero.org/users/6528344/items/BVW73RUA"],"itemData":{"id":1965,"type":"article-journal","abstract":"Antigen-specific, MHC-restricted αβ T cells are necessary for protective immunity against Mycobacterium tuberculosis, but the ability to broadly study these responses has been limited. In the present study, we used single-cell and bulk T cell receptor (TCR) sequencing and the GLIPH2 algorithm to analyze M. tuberculosis-specific sequences in two longitudinal cohorts, comprising 166 individuals with M. tuberculosis infection who progressed to either tuberculosis (n = 48) or controlled infection (n = 118). We found 24 T cell groups with similar TCR-β sequences, predicted by GLIPH2 to have common TCR specificities, which were associated with control of infection (n = 17), and others that were associated with progression to disease (n = 7). Using a genome-wide M. tuberculosis antigen screen, we identified peptides targeted by T cell similarity groups enriched either in controllers or in progressors. We propose that antigens recognized by T cell similarity groups associated with control of infection can be considered as high-priority targets for future vaccine development.","container-title":"Nature Medicine","DOI":"10.1038/s41591-022-02110-9","ISSN":"1546-170X","issue":"1","journalAbbreviation":"Nat Med","language":"en","license":"2023 The Author(s)","note":"publisher: Nature Publishing Group","page":"258-269","source":"www.nature.com","title":"T cell receptor repertoires associated with control and disease progression following Mycobacterium tuberculosis infection","volume":"29","author":[{"family":"Musvosvi","given":"Munyaradzi"},{"family":"Huang","given":"Huang"},{"family":"Wang","given":"Chunlin"},{"family":"Xia","given":"Qiong"},{"family":"Rozot","given":"Virginie"},{"family":"Krishnan","given":"Akshaya"},{"family":"Acs","given":"Peter"},{"family":"Cheruku","given":"Abhilasha"},{"family":"Obermoser","given":"Gerlinde"},{"family":"Leslie","given":"Alasdair"},{"family":"Behar","given":"Samuel M."},{"family":"Hanekom","given":"Willem A."},{"family":"Bilek","given":"Nicole"},{"family":"Fisher","given":"Michelle"},{"family":"Kaufmann","given":"Stefan H. E."},{"family":"Walzl","given":"Gerhard"},{"family":"Hatherill","given":"Mark"},{"family":"Davis","given":"Mark M."},{"family":"Scriba","given":"Thomas J."}],"issued":{"date-parts":[["2023",1]]}}}],"schema":"https://github.com/citation-style-language/schema/raw/master/csl-citation.json"} </w:instrText>
      </w:r>
      <w:r>
        <w:rPr>
          <w:rFonts w:ascii="Arial" w:eastAsia="Arial" w:hAnsi="Arial" w:cs="Arial"/>
          <w:color w:val="000000" w:themeColor="text1"/>
          <w:sz w:val="22"/>
          <w:szCs w:val="22"/>
          <w:lang w:val="en-GB"/>
        </w:rPr>
        <w:fldChar w:fldCharType="separate"/>
      </w:r>
      <w:r>
        <w:rPr>
          <w:rFonts w:ascii="Arial" w:eastAsia="Arial" w:hAnsi="Arial" w:cs="Arial"/>
          <w:noProof/>
          <w:color w:val="000000" w:themeColor="text1"/>
          <w:sz w:val="22"/>
          <w:szCs w:val="22"/>
          <w:lang w:val="en-GB"/>
        </w:rPr>
        <w:t>[9], [13], [14]</w:t>
      </w:r>
      <w:r>
        <w:rPr>
          <w:rFonts w:ascii="Arial" w:eastAsia="Arial" w:hAnsi="Arial" w:cs="Arial"/>
          <w:color w:val="000000" w:themeColor="text1"/>
          <w:sz w:val="22"/>
          <w:szCs w:val="22"/>
          <w:lang w:val="en-GB"/>
        </w:rPr>
        <w:fldChar w:fldCharType="end"/>
      </w:r>
      <w:r w:rsidRPr="7FF887CD">
        <w:rPr>
          <w:rFonts w:ascii="Arial" w:eastAsia="Arial" w:hAnsi="Arial" w:cs="Arial"/>
          <w:color w:val="000000" w:themeColor="text1"/>
          <w:sz w:val="22"/>
          <w:szCs w:val="22"/>
          <w:lang w:val="en-GB"/>
        </w:rPr>
        <w:t xml:space="preserve"> The readout of </w:t>
      </w:r>
      <w:r>
        <w:rPr>
          <w:rFonts w:ascii="Arial" w:eastAsia="Arial" w:hAnsi="Arial" w:cs="Arial"/>
          <w:color w:val="000000" w:themeColor="text1"/>
          <w:sz w:val="22"/>
          <w:szCs w:val="22"/>
          <w:lang w:val="en-GB"/>
        </w:rPr>
        <w:t>TB-</w:t>
      </w:r>
      <w:r w:rsidRPr="7FF887CD">
        <w:rPr>
          <w:rFonts w:ascii="Arial" w:eastAsia="Arial" w:hAnsi="Arial" w:cs="Arial"/>
          <w:color w:val="000000" w:themeColor="text1"/>
          <w:sz w:val="22"/>
          <w:szCs w:val="22"/>
          <w:lang w:val="en-GB"/>
        </w:rPr>
        <w:t xml:space="preserve">TASA is the proportion of HLA-DR+ </w:t>
      </w:r>
      <w:proofErr w:type="spellStart"/>
      <w:r w:rsidRPr="7FF887CD">
        <w:rPr>
          <w:rFonts w:ascii="Arial" w:eastAsia="Arial" w:hAnsi="Arial" w:cs="Arial"/>
          <w:i/>
          <w:iCs/>
          <w:color w:val="000000" w:themeColor="text1"/>
          <w:sz w:val="22"/>
          <w:szCs w:val="22"/>
          <w:lang w:val="en-GB"/>
        </w:rPr>
        <w:t>Mtb</w:t>
      </w:r>
      <w:proofErr w:type="spellEnd"/>
      <w:r w:rsidRPr="7FF887CD">
        <w:rPr>
          <w:rFonts w:ascii="Arial" w:eastAsia="Arial" w:hAnsi="Arial" w:cs="Arial"/>
          <w:color w:val="000000" w:themeColor="text1"/>
          <w:sz w:val="22"/>
          <w:szCs w:val="22"/>
          <w:lang w:val="en-GB"/>
        </w:rPr>
        <w:t xml:space="preserve">-specific T cells measured by flow cytometry. </w:t>
      </w:r>
      <w:commentRangeStart w:id="19"/>
      <w:r w:rsidRPr="7FF887CD">
        <w:rPr>
          <w:rFonts w:ascii="Arial" w:eastAsia="Arial" w:hAnsi="Arial" w:cs="Arial"/>
          <w:b/>
          <w:bCs/>
          <w:color w:val="000000" w:themeColor="text1"/>
          <w:sz w:val="22"/>
          <w:szCs w:val="22"/>
          <w:lang w:val="en-GB"/>
        </w:rPr>
        <w:t xml:space="preserve">Figure </w:t>
      </w:r>
      <w:r>
        <w:rPr>
          <w:rFonts w:ascii="Arial" w:eastAsia="Arial" w:hAnsi="Arial" w:cs="Arial"/>
          <w:b/>
          <w:bCs/>
          <w:color w:val="000000" w:themeColor="text1"/>
          <w:sz w:val="22"/>
          <w:szCs w:val="22"/>
          <w:lang w:val="en-GB"/>
        </w:rPr>
        <w:t>3</w:t>
      </w:r>
      <w:r w:rsidRPr="7FF887CD">
        <w:rPr>
          <w:rFonts w:ascii="Arial" w:eastAsia="Arial" w:hAnsi="Arial" w:cs="Arial"/>
          <w:b/>
          <w:bCs/>
          <w:color w:val="000000" w:themeColor="text1"/>
          <w:sz w:val="22"/>
          <w:szCs w:val="22"/>
          <w:lang w:val="en-GB"/>
        </w:rPr>
        <w:t xml:space="preserve"> </w:t>
      </w:r>
      <w:commentRangeEnd w:id="19"/>
      <w:r>
        <w:rPr>
          <w:rStyle w:val="CommentReference"/>
        </w:rPr>
        <w:commentReference w:id="19"/>
      </w:r>
      <w:r w:rsidRPr="7FF887CD">
        <w:rPr>
          <w:rFonts w:ascii="Arial" w:eastAsia="Arial" w:hAnsi="Arial" w:cs="Arial"/>
          <w:color w:val="000000" w:themeColor="text1"/>
          <w:sz w:val="22"/>
          <w:szCs w:val="22"/>
          <w:lang w:val="en-GB"/>
        </w:rPr>
        <w:t xml:space="preserve">shows </w:t>
      </w:r>
      <w:r>
        <w:rPr>
          <w:rFonts w:ascii="Arial" w:eastAsia="Arial" w:hAnsi="Arial" w:cs="Arial"/>
          <w:color w:val="000000" w:themeColor="text1"/>
          <w:sz w:val="22"/>
          <w:szCs w:val="22"/>
          <w:lang w:val="en-GB"/>
        </w:rPr>
        <w:t>discrimination between</w:t>
      </w:r>
      <w:r w:rsidRPr="7FF887CD">
        <w:rPr>
          <w:rFonts w:ascii="Arial" w:eastAsia="Arial" w:hAnsi="Arial" w:cs="Arial"/>
          <w:color w:val="000000" w:themeColor="text1"/>
          <w:sz w:val="22"/>
          <w:szCs w:val="22"/>
          <w:lang w:val="en-GB"/>
        </w:rPr>
        <w:t xml:space="preserve"> </w:t>
      </w:r>
      <w:r>
        <w:rPr>
          <w:rFonts w:ascii="Arial" w:eastAsia="Arial" w:hAnsi="Arial" w:cs="Arial"/>
          <w:color w:val="000000" w:themeColor="text1"/>
          <w:sz w:val="22"/>
          <w:szCs w:val="22"/>
          <w:lang w:val="en-GB"/>
        </w:rPr>
        <w:t>persistent</w:t>
      </w:r>
      <w:r w:rsidRPr="7FF887CD">
        <w:rPr>
          <w:rFonts w:ascii="Arial" w:eastAsia="Arial" w:hAnsi="Arial" w:cs="Arial"/>
          <w:color w:val="000000" w:themeColor="text1"/>
          <w:sz w:val="22"/>
          <w:szCs w:val="22"/>
          <w:lang w:val="en-GB"/>
        </w:rPr>
        <w:t xml:space="preserve"> </w:t>
      </w:r>
      <w:r>
        <w:rPr>
          <w:rFonts w:ascii="Arial" w:eastAsia="Arial" w:hAnsi="Arial" w:cs="Arial"/>
          <w:color w:val="000000" w:themeColor="text1"/>
          <w:sz w:val="22"/>
          <w:szCs w:val="22"/>
          <w:lang w:val="en-GB"/>
        </w:rPr>
        <w:t xml:space="preserve">and recent </w:t>
      </w:r>
      <w:proofErr w:type="spellStart"/>
      <w:r>
        <w:rPr>
          <w:rFonts w:ascii="Arial" w:eastAsia="Arial" w:hAnsi="Arial" w:cs="Arial"/>
          <w:i/>
          <w:iCs/>
          <w:color w:val="000000" w:themeColor="text1"/>
          <w:sz w:val="22"/>
          <w:szCs w:val="22"/>
          <w:lang w:val="en-GB"/>
        </w:rPr>
        <w:t>Mtb</w:t>
      </w:r>
      <w:proofErr w:type="spellEnd"/>
      <w:r>
        <w:rPr>
          <w:rFonts w:ascii="Arial" w:eastAsia="Arial" w:hAnsi="Arial" w:cs="Arial"/>
          <w:i/>
          <w:iCs/>
          <w:color w:val="000000" w:themeColor="text1"/>
          <w:sz w:val="22"/>
          <w:szCs w:val="22"/>
          <w:lang w:val="en-GB"/>
        </w:rPr>
        <w:t xml:space="preserve"> </w:t>
      </w:r>
      <w:r>
        <w:rPr>
          <w:rFonts w:ascii="Arial" w:eastAsia="Arial" w:hAnsi="Arial" w:cs="Arial"/>
          <w:color w:val="000000" w:themeColor="text1"/>
          <w:sz w:val="22"/>
          <w:szCs w:val="22"/>
          <w:lang w:val="en-GB"/>
        </w:rPr>
        <w:t>infection among adolescents (Figure 3a) and children in a household contact study (Figure 3b)</w:t>
      </w:r>
      <w:r w:rsidRPr="7FF887CD">
        <w:rPr>
          <w:rFonts w:ascii="Arial" w:eastAsia="Arial" w:hAnsi="Arial" w:cs="Arial"/>
          <w:color w:val="000000" w:themeColor="text1"/>
          <w:sz w:val="22"/>
          <w:szCs w:val="22"/>
          <w:lang w:val="en-GB"/>
        </w:rPr>
        <w:t>, measured using the</w:t>
      </w:r>
      <w:r>
        <w:rPr>
          <w:rFonts w:ascii="Arial" w:eastAsia="Arial" w:hAnsi="Arial" w:cs="Arial"/>
          <w:color w:val="000000" w:themeColor="text1"/>
          <w:sz w:val="22"/>
          <w:szCs w:val="22"/>
          <w:lang w:val="en-GB"/>
        </w:rPr>
        <w:t xml:space="preserve"> </w:t>
      </w:r>
      <w:r w:rsidRPr="7FF887CD">
        <w:rPr>
          <w:rFonts w:ascii="Arial" w:eastAsia="Arial" w:hAnsi="Arial" w:cs="Arial"/>
          <w:color w:val="000000" w:themeColor="text1"/>
          <w:sz w:val="22"/>
          <w:szCs w:val="22"/>
          <w:lang w:val="en-GB"/>
        </w:rPr>
        <w:t>QuantiFERON (QFT)</w:t>
      </w:r>
      <w:r>
        <w:rPr>
          <w:rFonts w:ascii="Arial" w:eastAsia="Arial" w:hAnsi="Arial" w:cs="Arial"/>
          <w:color w:val="000000" w:themeColor="text1"/>
          <w:sz w:val="22"/>
          <w:szCs w:val="22"/>
          <w:lang w:val="en-GB"/>
        </w:rPr>
        <w:t xml:space="preserve"> assay, a type of IGRA</w:t>
      </w:r>
      <w:r w:rsidRPr="7FF887CD">
        <w:rPr>
          <w:rFonts w:ascii="Arial" w:eastAsia="Arial" w:hAnsi="Arial" w:cs="Arial"/>
          <w:color w:val="000000" w:themeColor="text1"/>
          <w:sz w:val="22"/>
          <w:szCs w:val="22"/>
          <w:lang w:val="en-GB"/>
        </w:rPr>
        <w:t>.</w:t>
      </w:r>
      <w:r w:rsidRPr="7FF887CD">
        <w:rPr>
          <w:rFonts w:ascii="Arial" w:eastAsia="Arial" w:hAnsi="Arial" w:cs="Arial"/>
          <w:color w:val="000000" w:themeColor="text1"/>
          <w:sz w:val="22"/>
          <w:szCs w:val="22"/>
          <w:vertAlign w:val="superscript"/>
          <w:lang w:val="en-GB"/>
        </w:rPr>
        <w:t>9</w:t>
      </w:r>
      <w:r w:rsidRPr="7FF887CD">
        <w:rPr>
          <w:rFonts w:ascii="Arial" w:eastAsia="Arial" w:hAnsi="Arial" w:cs="Arial"/>
          <w:color w:val="000000" w:themeColor="text1"/>
          <w:sz w:val="22"/>
          <w:szCs w:val="22"/>
          <w:lang w:val="en-GB"/>
        </w:rPr>
        <w:t xml:space="preserve"> </w:t>
      </w:r>
      <w:r>
        <w:rPr>
          <w:rFonts w:ascii="Arial" w:eastAsia="Arial" w:hAnsi="Arial" w:cs="Arial"/>
          <w:color w:val="000000" w:themeColor="text1"/>
          <w:sz w:val="22"/>
          <w:szCs w:val="22"/>
          <w:lang w:val="en-GB"/>
        </w:rPr>
        <w:t>Both a</w:t>
      </w:r>
      <w:r w:rsidRPr="7FF887CD">
        <w:rPr>
          <w:rFonts w:ascii="Arial" w:eastAsia="Arial" w:hAnsi="Arial" w:cs="Arial"/>
          <w:color w:val="000000" w:themeColor="text1"/>
          <w:sz w:val="22"/>
          <w:szCs w:val="22"/>
          <w:lang w:val="en-GB"/>
        </w:rPr>
        <w:t>dolescents</w:t>
      </w:r>
      <w:r>
        <w:rPr>
          <w:rFonts w:ascii="Arial" w:eastAsia="Arial" w:hAnsi="Arial" w:cs="Arial"/>
          <w:color w:val="000000" w:themeColor="text1"/>
          <w:sz w:val="22"/>
          <w:szCs w:val="22"/>
          <w:lang w:val="en-GB"/>
        </w:rPr>
        <w:t xml:space="preserve"> and children</w:t>
      </w:r>
      <w:r w:rsidRPr="7FF887CD">
        <w:rPr>
          <w:rFonts w:ascii="Arial" w:eastAsia="Arial" w:hAnsi="Arial" w:cs="Arial"/>
          <w:color w:val="000000" w:themeColor="text1"/>
          <w:sz w:val="22"/>
          <w:szCs w:val="22"/>
          <w:lang w:val="en-GB"/>
        </w:rPr>
        <w:t xml:space="preserve"> who recently converted from QFT- to QFT+ (within 6 months</w:t>
      </w:r>
      <w:r w:rsidRPr="58F1B44F">
        <w:rPr>
          <w:rFonts w:ascii="Arial" w:eastAsia="Arial" w:hAnsi="Arial" w:cs="Arial"/>
          <w:color w:val="000000" w:themeColor="text1"/>
          <w:sz w:val="22"/>
          <w:szCs w:val="22"/>
          <w:lang w:val="en-GB"/>
        </w:rPr>
        <w:t xml:space="preserve">, reflecting recent </w:t>
      </w:r>
      <w:proofErr w:type="spellStart"/>
      <w:r w:rsidRPr="58F1B44F">
        <w:rPr>
          <w:rFonts w:ascii="Arial" w:eastAsia="Arial" w:hAnsi="Arial" w:cs="Arial"/>
          <w:i/>
          <w:iCs/>
          <w:color w:val="000000" w:themeColor="text1"/>
          <w:sz w:val="22"/>
          <w:szCs w:val="22"/>
          <w:lang w:val="en-GB"/>
        </w:rPr>
        <w:t>Mtb</w:t>
      </w:r>
      <w:proofErr w:type="spellEnd"/>
      <w:r w:rsidRPr="58F1B44F">
        <w:rPr>
          <w:rFonts w:ascii="Arial" w:eastAsia="Arial" w:hAnsi="Arial" w:cs="Arial"/>
          <w:i/>
          <w:iCs/>
          <w:color w:val="000000" w:themeColor="text1"/>
          <w:sz w:val="22"/>
          <w:szCs w:val="22"/>
          <w:lang w:val="en-GB"/>
        </w:rPr>
        <w:t xml:space="preserve"> </w:t>
      </w:r>
      <w:r w:rsidRPr="25761EDD">
        <w:rPr>
          <w:rFonts w:ascii="Arial" w:eastAsia="Arial" w:hAnsi="Arial" w:cs="Arial"/>
          <w:color w:val="000000" w:themeColor="text1"/>
          <w:sz w:val="22"/>
          <w:szCs w:val="22"/>
          <w:lang w:val="en-GB"/>
        </w:rPr>
        <w:t>infection</w:t>
      </w:r>
      <w:r w:rsidRPr="58F1B44F">
        <w:rPr>
          <w:rFonts w:ascii="Arial" w:eastAsia="Arial" w:hAnsi="Arial" w:cs="Arial"/>
          <w:color w:val="000000" w:themeColor="text1"/>
          <w:sz w:val="22"/>
          <w:szCs w:val="22"/>
          <w:lang w:val="en-GB"/>
        </w:rPr>
        <w:t>)</w:t>
      </w:r>
      <w:r w:rsidRPr="7FF887CD">
        <w:rPr>
          <w:rFonts w:ascii="Arial" w:eastAsia="Arial" w:hAnsi="Arial" w:cs="Arial"/>
          <w:color w:val="000000" w:themeColor="text1"/>
          <w:sz w:val="22"/>
          <w:szCs w:val="22"/>
          <w:lang w:val="en-GB"/>
        </w:rPr>
        <w:t xml:space="preserve"> had significantly </w:t>
      </w:r>
      <w:r>
        <w:rPr>
          <w:noProof/>
        </w:rPr>
        <mc:AlternateContent>
          <mc:Choice Requires="wpg">
            <w:drawing>
              <wp:anchor distT="0" distB="0" distL="114300" distR="114300" simplePos="0" relativeHeight="251662336" behindDoc="0" locked="0" layoutInCell="1" allowOverlap="1" wp14:anchorId="17D7D1EC" wp14:editId="4D9D1896">
                <wp:simplePos x="0" y="0"/>
                <wp:positionH relativeFrom="column">
                  <wp:posOffset>3714115</wp:posOffset>
                </wp:positionH>
                <wp:positionV relativeFrom="paragraph">
                  <wp:posOffset>73660</wp:posOffset>
                </wp:positionV>
                <wp:extent cx="3200400" cy="4954270"/>
                <wp:effectExtent l="0" t="0" r="12700" b="11430"/>
                <wp:wrapSquare wrapText="bothSides"/>
                <wp:docPr id="152201047" name="Group 10"/>
                <wp:cNvGraphicFramePr/>
                <a:graphic xmlns:a="http://schemas.openxmlformats.org/drawingml/2006/main">
                  <a:graphicData uri="http://schemas.microsoft.com/office/word/2010/wordprocessingGroup">
                    <wpg:wgp>
                      <wpg:cNvGrpSpPr/>
                      <wpg:grpSpPr>
                        <a:xfrm>
                          <a:off x="0" y="0"/>
                          <a:ext cx="3200400" cy="4954270"/>
                          <a:chOff x="-69799" y="-2"/>
                          <a:chExt cx="3200972" cy="4955919"/>
                        </a:xfrm>
                      </wpg:grpSpPr>
                      <wpg:grpSp>
                        <wpg:cNvPr id="1249874244" name="Group 8"/>
                        <wpg:cNvGrpSpPr/>
                        <wpg:grpSpPr>
                          <a:xfrm>
                            <a:off x="-69799" y="-2"/>
                            <a:ext cx="3200972" cy="4955919"/>
                            <a:chOff x="-69802" y="-2"/>
                            <a:chExt cx="3201072" cy="4956046"/>
                          </a:xfrm>
                        </wpg:grpSpPr>
                        <wps:wsp>
                          <wps:cNvPr id="1151524556" name="Rectangle 7"/>
                          <wps:cNvSpPr/>
                          <wps:spPr>
                            <a:xfrm>
                              <a:off x="-69802" y="-2"/>
                              <a:ext cx="3201072" cy="495604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830869" name="Text Box 5"/>
                          <wps:cNvSpPr txBox="1"/>
                          <wps:spPr>
                            <a:xfrm>
                              <a:off x="0" y="2736948"/>
                              <a:ext cx="3110327" cy="2045940"/>
                            </a:xfrm>
                            <a:prstGeom prst="rect">
                              <a:avLst/>
                            </a:prstGeom>
                            <a:solidFill>
                              <a:schemeClr val="lt1"/>
                            </a:solidFill>
                            <a:ln w="6350">
                              <a:noFill/>
                            </a:ln>
                          </wps:spPr>
                          <wps:txbx>
                            <w:txbxContent>
                              <w:p w14:paraId="3C4B06B2" w14:textId="094D7AD4" w:rsidR="00743027" w:rsidRDefault="00743027" w:rsidP="00743027">
                                <w:pPr>
                                  <w:jc w:val="both"/>
                                </w:pPr>
                                <w:r w:rsidRPr="00774128">
                                  <w:rPr>
                                    <w:rFonts w:ascii="Arial" w:hAnsi="Arial" w:cs="Arial"/>
                                    <w:b/>
                                    <w:bCs/>
                                    <w:sz w:val="16"/>
                                    <w:szCs w:val="16"/>
                                  </w:rPr>
                                  <w:t xml:space="preserve">Figure 3: Evaluation of </w:t>
                                </w:r>
                                <w:r>
                                  <w:rPr>
                                    <w:rFonts w:ascii="Arial" w:hAnsi="Arial" w:cs="Arial"/>
                                    <w:b/>
                                    <w:bCs/>
                                    <w:sz w:val="16"/>
                                    <w:szCs w:val="16"/>
                                  </w:rPr>
                                  <w:t>TB-</w:t>
                                </w:r>
                                <w:r w:rsidRPr="00774128">
                                  <w:rPr>
                                    <w:rFonts w:ascii="Arial" w:hAnsi="Arial" w:cs="Arial"/>
                                    <w:b/>
                                    <w:bCs/>
                                    <w:sz w:val="16"/>
                                    <w:szCs w:val="16"/>
                                  </w:rPr>
                                  <w:t xml:space="preserve">TASA for differentiating recent versus remote </w:t>
                                </w:r>
                                <w:proofErr w:type="spellStart"/>
                                <w:r w:rsidRPr="00774128">
                                  <w:rPr>
                                    <w:rFonts w:ascii="Arial" w:hAnsi="Arial" w:cs="Arial"/>
                                    <w:b/>
                                    <w:bCs/>
                                    <w:i/>
                                    <w:iCs/>
                                    <w:sz w:val="16"/>
                                    <w:szCs w:val="16"/>
                                  </w:rPr>
                                  <w:t>Mtb</w:t>
                                </w:r>
                                <w:proofErr w:type="spellEnd"/>
                                <w:r w:rsidRPr="00774128">
                                  <w:rPr>
                                    <w:rFonts w:ascii="Arial" w:hAnsi="Arial" w:cs="Arial"/>
                                    <w:b/>
                                    <w:bCs/>
                                    <w:sz w:val="16"/>
                                    <w:szCs w:val="16"/>
                                  </w:rPr>
                                  <w:t xml:space="preserve"> infection</w:t>
                                </w:r>
                                <w:r w:rsidRPr="00774128">
                                  <w:rPr>
                                    <w:rFonts w:ascii="Arial" w:hAnsi="Arial" w:cs="Arial"/>
                                    <w:sz w:val="16"/>
                                    <w:szCs w:val="16"/>
                                  </w:rPr>
                                  <w:t xml:space="preserve">. </w:t>
                                </w:r>
                                <w:r w:rsidR="002D4D2B">
                                  <w:rPr>
                                    <w:rFonts w:ascii="Arial" w:hAnsi="Arial" w:cs="Arial"/>
                                    <w:sz w:val="16"/>
                                    <w:szCs w:val="16"/>
                                  </w:rPr>
                                  <w:t>TB-</w:t>
                                </w:r>
                                <w:r w:rsidRPr="00774128">
                                  <w:rPr>
                                    <w:rFonts w:ascii="Arial" w:hAnsi="Arial" w:cs="Arial"/>
                                    <w:sz w:val="16"/>
                                    <w:szCs w:val="16"/>
                                  </w:rPr>
                                  <w:t>TASA scores are significantly higher in adolescents (a) or children</w:t>
                                </w:r>
                                <w:r>
                                  <w:rPr>
                                    <w:rFonts w:ascii="Arial" w:hAnsi="Arial" w:cs="Arial"/>
                                    <w:sz w:val="16"/>
                                    <w:szCs w:val="16"/>
                                  </w:rPr>
                                  <w:t xml:space="preserve"> who were household contacts</w:t>
                                </w:r>
                                <w:r w:rsidRPr="00774128">
                                  <w:rPr>
                                    <w:rFonts w:ascii="Arial" w:hAnsi="Arial" w:cs="Arial"/>
                                    <w:sz w:val="16"/>
                                    <w:szCs w:val="16"/>
                                  </w:rPr>
                                  <w:t xml:space="preserve"> (b) with recent QFT conversion (QFT- to QFT+ within 6 months) than in those with persistently positive QFT, with AUC of 0.74 and 0.85 in adolescents and children, respectively.</w:t>
                                </w:r>
                                <w:r>
                                  <w:rPr>
                                    <w:rFonts w:ascii="Arial" w:hAnsi="Arial" w:cs="Arial"/>
                                    <w:sz w:val="16"/>
                                    <w:szCs w:val="16"/>
                                  </w:rPr>
                                  <w:t xml:space="preserve"> Published data from adolescents were reanalyzed, and unpublished data from children were analyzed using an automated computational pipeline built using the R package OpenCyto. Data from participants with an ESAT-6/CFP-10 response are shown. Responders are defined by a fishers’ exact test (p &lt; 0.01), and a greater than 3</w:t>
                                </w:r>
                                <w:r w:rsidR="00735D51">
                                  <w:rPr>
                                    <w:rFonts w:ascii="Arial" w:hAnsi="Arial" w:cs="Arial"/>
                                    <w:sz w:val="16"/>
                                    <w:szCs w:val="16"/>
                                  </w:rPr>
                                  <w:t>-</w:t>
                                </w:r>
                                <w:r>
                                  <w:rPr>
                                    <w:rFonts w:ascii="Arial" w:hAnsi="Arial" w:cs="Arial"/>
                                    <w:sz w:val="16"/>
                                    <w:szCs w:val="16"/>
                                  </w:rPr>
                                  <w:t>fold</w:t>
                                </w:r>
                                <w:r w:rsidR="00735D51">
                                  <w:rPr>
                                    <w:rFonts w:ascii="Arial" w:hAnsi="Arial" w:cs="Arial"/>
                                    <w:sz w:val="16"/>
                                    <w:szCs w:val="16"/>
                                  </w:rPr>
                                  <w:t xml:space="preserve"> </w:t>
                                </w:r>
                                <w:r>
                                  <w:rPr>
                                    <w:rFonts w:ascii="Arial" w:hAnsi="Arial" w:cs="Arial"/>
                                    <w:sz w:val="16"/>
                                    <w:szCs w:val="16"/>
                                  </w:rPr>
                                  <w:t xml:space="preserve">change compared to the negative control (PBS). The dashed line at 10% indicates the threshold for </w:t>
                                </w:r>
                                <w:r w:rsidR="002D4D2B">
                                  <w:rPr>
                                    <w:rFonts w:ascii="Arial" w:hAnsi="Arial" w:cs="Arial"/>
                                    <w:sz w:val="16"/>
                                    <w:szCs w:val="16"/>
                                  </w:rPr>
                                  <w:t>TB-</w:t>
                                </w:r>
                                <w:r>
                                  <w:rPr>
                                    <w:rFonts w:ascii="Arial" w:hAnsi="Arial" w:cs="Arial"/>
                                    <w:sz w:val="16"/>
                                    <w:szCs w:val="16"/>
                                  </w:rPr>
                                  <w:t xml:space="preserve">TASA positivity </w:t>
                                </w:r>
                                <w:r w:rsidRPr="00EE0451">
                                  <w:rPr>
                                    <w:rFonts w:ascii="Arial" w:hAnsi="Arial" w:cs="Arial"/>
                                    <w:sz w:val="16"/>
                                    <w:szCs w:val="16"/>
                                    <w:highlight w:val="yellow"/>
                                  </w:rPr>
                                  <w:t>[REF: https://doi.org/10.12688/verixiv.1031.1].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48564264" name="Picture 9"/>
                          <pic:cNvPicPr>
                            <a:picLocks noChangeAspect="1"/>
                          </pic:cNvPicPr>
                        </pic:nvPicPr>
                        <pic:blipFill>
                          <a:blip r:embed="rId11"/>
                          <a:stretch>
                            <a:fillRect/>
                          </a:stretch>
                        </pic:blipFill>
                        <pic:spPr>
                          <a:xfrm>
                            <a:off x="76200" y="25400"/>
                            <a:ext cx="2898775" cy="27178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7D7D1EC" id="Group 10" o:spid="_x0000_s1027" style="position:absolute;margin-left:292.45pt;margin-top:5.8pt;width:252pt;height:390.1pt;z-index:251662336;mso-width-relative:margin;mso-height-relative:margin" coordorigin="-697" coordsize="32009,49559"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">
                <v:group id="Group 8" o:spid="_x0000_s1028" style="position:absolute;left:-697;width:32008;height:49559" coordorigin="-698" coordsize="32010,49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">
                  <v:rect id="Rectangle 7" o:spid="_x0000_s1029" style="position:absolute;left:-698;width:32010;height:495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" filled="f" strokecolor="black [3213]" strokeweight="1pt"/>
                  <v:shape id="Text Box 5" o:spid="_x0000_s1030" type="#_x0000_t202" style="position:absolute;top:27369;width:31103;height:204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" fillcolor="white [3201]" stroked="f" strokeweight=".5pt">
                    <v:textbox>
                      <w:txbxContent>
                        <w:p w14:paraId="3C4B06B2" w14:textId="094D7AD4" w:rsidR="00743027" w:rsidRDefault="00743027" w:rsidP="00743027">
                          <w:pPr>
                            <w:jc w:val="both"/>
                          </w:pPr>
                          <w:r w:rsidRPr="00774128">
                            <w:rPr>
                              <w:rFonts w:ascii="Arial" w:hAnsi="Arial" w:cs="Arial"/>
                              <w:b/>
                              <w:bCs/>
                              <w:sz w:val="16"/>
                              <w:szCs w:val="16"/>
                            </w:rPr>
                            <w:t xml:space="preserve">Figure 3: Evaluation of </w:t>
                          </w:r>
                          <w:r>
                            <w:rPr>
                              <w:rFonts w:ascii="Arial" w:hAnsi="Arial" w:cs="Arial"/>
                              <w:b/>
                              <w:bCs/>
                              <w:sz w:val="16"/>
                              <w:szCs w:val="16"/>
                            </w:rPr>
                            <w:t>TB-</w:t>
                          </w:r>
                          <w:r w:rsidRPr="00774128">
                            <w:rPr>
                              <w:rFonts w:ascii="Arial" w:hAnsi="Arial" w:cs="Arial"/>
                              <w:b/>
                              <w:bCs/>
                              <w:sz w:val="16"/>
                              <w:szCs w:val="16"/>
                            </w:rPr>
                            <w:t xml:space="preserve">TASA for differentiating recent versus remote </w:t>
                          </w:r>
                          <w:proofErr w:type="spellStart"/>
                          <w:r w:rsidRPr="00774128">
                            <w:rPr>
                              <w:rFonts w:ascii="Arial" w:hAnsi="Arial" w:cs="Arial"/>
                              <w:b/>
                              <w:bCs/>
                              <w:i/>
                              <w:iCs/>
                              <w:sz w:val="16"/>
                              <w:szCs w:val="16"/>
                            </w:rPr>
                            <w:t>Mtb</w:t>
                          </w:r>
                          <w:proofErr w:type="spellEnd"/>
                          <w:r w:rsidRPr="00774128">
                            <w:rPr>
                              <w:rFonts w:ascii="Arial" w:hAnsi="Arial" w:cs="Arial"/>
                              <w:b/>
                              <w:bCs/>
                              <w:sz w:val="16"/>
                              <w:szCs w:val="16"/>
                            </w:rPr>
                            <w:t xml:space="preserve"> infection</w:t>
                          </w:r>
                          <w:r w:rsidRPr="00774128">
                            <w:rPr>
                              <w:rFonts w:ascii="Arial" w:hAnsi="Arial" w:cs="Arial"/>
                              <w:sz w:val="16"/>
                              <w:szCs w:val="16"/>
                            </w:rPr>
                            <w:t xml:space="preserve">. </w:t>
                          </w:r>
                          <w:r w:rsidR="002D4D2B">
                            <w:rPr>
                              <w:rFonts w:ascii="Arial" w:hAnsi="Arial" w:cs="Arial"/>
                              <w:sz w:val="16"/>
                              <w:szCs w:val="16"/>
                            </w:rPr>
                            <w:t>TB-</w:t>
                          </w:r>
                          <w:r w:rsidRPr="00774128">
                            <w:rPr>
                              <w:rFonts w:ascii="Arial" w:hAnsi="Arial" w:cs="Arial"/>
                              <w:sz w:val="16"/>
                              <w:szCs w:val="16"/>
                            </w:rPr>
                            <w:t>TASA scores are significantly higher in adolescents (a) or children</w:t>
                          </w:r>
                          <w:r>
                            <w:rPr>
                              <w:rFonts w:ascii="Arial" w:hAnsi="Arial" w:cs="Arial"/>
                              <w:sz w:val="16"/>
                              <w:szCs w:val="16"/>
                            </w:rPr>
                            <w:t xml:space="preserve"> who were household contacts</w:t>
                          </w:r>
                          <w:r w:rsidRPr="00774128">
                            <w:rPr>
                              <w:rFonts w:ascii="Arial" w:hAnsi="Arial" w:cs="Arial"/>
                              <w:sz w:val="16"/>
                              <w:szCs w:val="16"/>
                            </w:rPr>
                            <w:t xml:space="preserve"> (b) with recent QFT conversion (QFT- to QFT+ within 6 months) than in those with persistently positive QFT, with AUC of 0.74 and 0.85 in adolescents and children, respectively.</w:t>
                          </w:r>
                          <w:r>
                            <w:rPr>
                              <w:rFonts w:ascii="Arial" w:hAnsi="Arial" w:cs="Arial"/>
                              <w:sz w:val="16"/>
                              <w:szCs w:val="16"/>
                            </w:rPr>
                            <w:t xml:space="preserve"> Published data from adolescents were reanalyzed, and unpublished data from children were analyzed using an automated computational pipeline built using the R package </w:t>
                          </w:r>
                          <w:proofErr w:type="spellStart"/>
                          <w:r>
                            <w:rPr>
                              <w:rFonts w:ascii="Arial" w:hAnsi="Arial" w:cs="Arial"/>
                              <w:sz w:val="16"/>
                              <w:szCs w:val="16"/>
                            </w:rPr>
                            <w:t>OpenCyto</w:t>
                          </w:r>
                          <w:proofErr w:type="spellEnd"/>
                          <w:r>
                            <w:rPr>
                              <w:rFonts w:ascii="Arial" w:hAnsi="Arial" w:cs="Arial"/>
                              <w:sz w:val="16"/>
                              <w:szCs w:val="16"/>
                            </w:rPr>
                            <w:t>. Data from participants with an ESAT-6/CFP-10 response are shown. Responders are defined by a fishers’ exact test (p &lt; 0.01), and a greater than 3</w:t>
                          </w:r>
                          <w:r w:rsidR="00735D51">
                            <w:rPr>
                              <w:rFonts w:ascii="Arial" w:hAnsi="Arial" w:cs="Arial"/>
                              <w:sz w:val="16"/>
                              <w:szCs w:val="16"/>
                            </w:rPr>
                            <w:t>-</w:t>
                          </w:r>
                          <w:r>
                            <w:rPr>
                              <w:rFonts w:ascii="Arial" w:hAnsi="Arial" w:cs="Arial"/>
                              <w:sz w:val="16"/>
                              <w:szCs w:val="16"/>
                            </w:rPr>
                            <w:t>fold</w:t>
                          </w:r>
                          <w:r w:rsidR="00735D51">
                            <w:rPr>
                              <w:rFonts w:ascii="Arial" w:hAnsi="Arial" w:cs="Arial"/>
                              <w:sz w:val="16"/>
                              <w:szCs w:val="16"/>
                            </w:rPr>
                            <w:t xml:space="preserve"> </w:t>
                          </w:r>
                          <w:r>
                            <w:rPr>
                              <w:rFonts w:ascii="Arial" w:hAnsi="Arial" w:cs="Arial"/>
                              <w:sz w:val="16"/>
                              <w:szCs w:val="16"/>
                            </w:rPr>
                            <w:t xml:space="preserve">change compared to the negative control (PBS). </w:t>
                          </w:r>
                          <w:r>
                            <w:rPr>
                              <w:rFonts w:ascii="Arial" w:hAnsi="Arial" w:cs="Arial"/>
                              <w:sz w:val="16"/>
                              <w:szCs w:val="16"/>
                            </w:rPr>
                            <w:t xml:space="preserve">The dashed line at 10% indicates the threshold for </w:t>
                          </w:r>
                          <w:r w:rsidR="002D4D2B">
                            <w:rPr>
                              <w:rFonts w:ascii="Arial" w:hAnsi="Arial" w:cs="Arial"/>
                              <w:sz w:val="16"/>
                              <w:szCs w:val="16"/>
                            </w:rPr>
                            <w:t>TB-</w:t>
                          </w:r>
                          <w:r>
                            <w:rPr>
                              <w:rFonts w:ascii="Arial" w:hAnsi="Arial" w:cs="Arial"/>
                              <w:sz w:val="16"/>
                              <w:szCs w:val="16"/>
                            </w:rPr>
                            <w:t xml:space="preserve">TASA positivity </w:t>
                          </w:r>
                          <w:r w:rsidRPr="00EE0451">
                            <w:rPr>
                              <w:rFonts w:ascii="Arial" w:hAnsi="Arial" w:cs="Arial"/>
                              <w:sz w:val="16"/>
                              <w:szCs w:val="16"/>
                              <w:highlight w:val="yellow"/>
                            </w:rPr>
                            <w:t>[REF: https://doi.org/10.12688/verixiv.1031.1].</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1" type="#_x0000_t75" style="position:absolute;left:762;top:254;width:28987;height:271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">
                  <v:imagedata r:id="rId12" o:title=""/>
                </v:shape>
                <w10:wrap type="square"/>
              </v:group>
            </w:pict>
          </mc:Fallback>
        </mc:AlternateContent>
      </w:r>
      <w:r w:rsidRPr="7FF887CD">
        <w:rPr>
          <w:rFonts w:ascii="Arial" w:eastAsia="Arial" w:hAnsi="Arial" w:cs="Arial"/>
          <w:color w:val="000000" w:themeColor="text1"/>
          <w:sz w:val="22"/>
          <w:szCs w:val="22"/>
          <w:lang w:val="en-GB"/>
        </w:rPr>
        <w:t xml:space="preserve">higher </w:t>
      </w:r>
      <w:r>
        <w:rPr>
          <w:rFonts w:ascii="Arial" w:eastAsia="Arial" w:hAnsi="Arial" w:cs="Arial"/>
          <w:color w:val="000000" w:themeColor="text1"/>
          <w:sz w:val="22"/>
          <w:szCs w:val="22"/>
          <w:lang w:val="en-GB"/>
        </w:rPr>
        <w:t>TB-</w:t>
      </w:r>
      <w:r w:rsidRPr="7FF887CD">
        <w:rPr>
          <w:rFonts w:ascii="Arial" w:eastAsia="Arial" w:hAnsi="Arial" w:cs="Arial"/>
          <w:color w:val="000000" w:themeColor="text1"/>
          <w:sz w:val="22"/>
          <w:szCs w:val="22"/>
          <w:lang w:val="en-GB"/>
        </w:rPr>
        <w:t xml:space="preserve">TASA readouts than those with </w:t>
      </w:r>
      <w:r w:rsidRPr="29C9ED56">
        <w:rPr>
          <w:rFonts w:ascii="Arial" w:eastAsia="Arial" w:hAnsi="Arial" w:cs="Arial"/>
          <w:color w:val="000000" w:themeColor="text1"/>
          <w:sz w:val="22"/>
          <w:szCs w:val="22"/>
          <w:lang w:val="en-GB"/>
        </w:rPr>
        <w:t>pre-</w:t>
      </w:r>
      <w:r w:rsidRPr="59A6D9EB">
        <w:rPr>
          <w:rFonts w:ascii="Arial" w:eastAsia="Arial" w:hAnsi="Arial" w:cs="Arial"/>
          <w:color w:val="000000" w:themeColor="text1"/>
          <w:sz w:val="22"/>
          <w:szCs w:val="22"/>
          <w:lang w:val="en-GB"/>
        </w:rPr>
        <w:t>existing</w:t>
      </w:r>
      <w:r w:rsidRPr="7FF887CD">
        <w:rPr>
          <w:rFonts w:ascii="Arial" w:eastAsia="Arial" w:hAnsi="Arial" w:cs="Arial"/>
          <w:color w:val="000000" w:themeColor="text1"/>
          <w:sz w:val="22"/>
          <w:szCs w:val="22"/>
          <w:lang w:val="en-GB"/>
        </w:rPr>
        <w:t>, persistent QFT</w:t>
      </w:r>
      <w:r w:rsidRPr="064027D7">
        <w:rPr>
          <w:rFonts w:ascii="Arial" w:eastAsia="Arial" w:hAnsi="Arial" w:cs="Arial"/>
          <w:color w:val="000000" w:themeColor="text1"/>
          <w:sz w:val="22"/>
          <w:szCs w:val="22"/>
          <w:lang w:val="en-GB"/>
        </w:rPr>
        <w:t>+ (</w:t>
      </w:r>
      <w:r w:rsidRPr="3D72B032">
        <w:rPr>
          <w:rFonts w:ascii="Arial" w:eastAsia="Arial" w:hAnsi="Arial" w:cs="Arial"/>
          <w:color w:val="000000" w:themeColor="text1"/>
          <w:sz w:val="22"/>
          <w:szCs w:val="22"/>
          <w:lang w:val="en-GB"/>
        </w:rPr>
        <w:t xml:space="preserve">attributable to </w:t>
      </w:r>
      <w:proofErr w:type="spellStart"/>
      <w:r w:rsidRPr="380FC9DB">
        <w:rPr>
          <w:rFonts w:ascii="Arial" w:eastAsia="Arial" w:hAnsi="Arial" w:cs="Arial"/>
          <w:i/>
          <w:iCs/>
          <w:color w:val="000000" w:themeColor="text1"/>
          <w:sz w:val="22"/>
          <w:szCs w:val="22"/>
          <w:lang w:val="en-GB"/>
        </w:rPr>
        <w:t>Mtb</w:t>
      </w:r>
      <w:proofErr w:type="spellEnd"/>
      <w:r w:rsidRPr="380FC9DB">
        <w:rPr>
          <w:rFonts w:ascii="Arial" w:eastAsia="Arial" w:hAnsi="Arial" w:cs="Arial"/>
          <w:i/>
          <w:iCs/>
          <w:color w:val="000000" w:themeColor="text1"/>
          <w:sz w:val="22"/>
          <w:szCs w:val="22"/>
          <w:lang w:val="en-GB"/>
        </w:rPr>
        <w:t xml:space="preserve"> </w:t>
      </w:r>
      <w:r w:rsidRPr="27D1EB1A">
        <w:rPr>
          <w:rFonts w:ascii="Arial" w:eastAsia="Arial" w:hAnsi="Arial" w:cs="Arial"/>
          <w:color w:val="000000" w:themeColor="text1"/>
          <w:sz w:val="22"/>
          <w:szCs w:val="22"/>
          <w:lang w:val="en-GB"/>
        </w:rPr>
        <w:t>infection</w:t>
      </w:r>
      <w:r>
        <w:rPr>
          <w:rFonts w:ascii="Arial" w:eastAsia="Arial" w:hAnsi="Arial" w:cs="Arial"/>
          <w:color w:val="000000" w:themeColor="text1"/>
          <w:sz w:val="22"/>
          <w:szCs w:val="22"/>
          <w:lang w:val="en-GB"/>
        </w:rPr>
        <w:t xml:space="preserve"> in the more distant past</w:t>
      </w:r>
      <w:r w:rsidRPr="27D1EB1A">
        <w:rPr>
          <w:rFonts w:ascii="Arial" w:eastAsia="Arial" w:hAnsi="Arial" w:cs="Arial"/>
          <w:color w:val="000000" w:themeColor="text1"/>
          <w:sz w:val="22"/>
          <w:szCs w:val="22"/>
          <w:lang w:val="en-GB"/>
        </w:rPr>
        <w:t>).</w:t>
      </w:r>
      <w:r w:rsidRPr="7FF887CD">
        <w:rPr>
          <w:rFonts w:ascii="Arial" w:eastAsia="Arial" w:hAnsi="Arial" w:cs="Arial"/>
          <w:color w:val="000000" w:themeColor="text1"/>
          <w:sz w:val="22"/>
          <w:szCs w:val="22"/>
          <w:lang w:val="en-GB"/>
        </w:rPr>
        <w:t xml:space="preserve"> In th</w:t>
      </w:r>
      <w:r>
        <w:rPr>
          <w:rFonts w:ascii="Arial" w:eastAsia="Arial" w:hAnsi="Arial" w:cs="Arial"/>
          <w:color w:val="000000" w:themeColor="text1"/>
          <w:sz w:val="22"/>
          <w:szCs w:val="22"/>
          <w:lang w:val="en-GB"/>
        </w:rPr>
        <w:t>e</w:t>
      </w:r>
      <w:r w:rsidRPr="7FF887CD">
        <w:rPr>
          <w:rFonts w:ascii="Arial" w:eastAsia="Arial" w:hAnsi="Arial" w:cs="Arial"/>
          <w:color w:val="000000" w:themeColor="text1"/>
          <w:sz w:val="22"/>
          <w:szCs w:val="22"/>
          <w:lang w:val="en-GB"/>
        </w:rPr>
        <w:t xml:space="preserve"> </w:t>
      </w:r>
      <w:r>
        <w:rPr>
          <w:rFonts w:ascii="Arial" w:eastAsia="Arial" w:hAnsi="Arial" w:cs="Arial"/>
          <w:color w:val="000000" w:themeColor="text1"/>
          <w:sz w:val="22"/>
          <w:szCs w:val="22"/>
          <w:lang w:val="en-GB"/>
        </w:rPr>
        <w:t>adolescent</w:t>
      </w:r>
      <w:r w:rsidRPr="7FF887CD">
        <w:rPr>
          <w:rFonts w:ascii="Arial" w:eastAsia="Arial" w:hAnsi="Arial" w:cs="Arial"/>
          <w:color w:val="000000" w:themeColor="text1"/>
          <w:sz w:val="22"/>
          <w:szCs w:val="22"/>
          <w:lang w:val="en-GB"/>
        </w:rPr>
        <w:t xml:space="preserve"> cohort, </w:t>
      </w:r>
      <w:r w:rsidRPr="7FF887CD">
        <w:rPr>
          <w:rFonts w:ascii="Arial" w:eastAsia="Arial" w:hAnsi="Arial" w:cs="Arial"/>
          <w:color w:val="000000" w:themeColor="text1"/>
          <w:sz w:val="22"/>
          <w:szCs w:val="22"/>
          <w:u w:val="single"/>
          <w:lang w:val="en-GB"/>
        </w:rPr>
        <w:t xml:space="preserve">the overall sensitivity and specificity for differentiating recent versus distant </w:t>
      </w:r>
      <w:proofErr w:type="spellStart"/>
      <w:r w:rsidRPr="7FF887CD">
        <w:rPr>
          <w:rFonts w:ascii="Arial" w:eastAsia="Arial" w:hAnsi="Arial" w:cs="Arial"/>
          <w:i/>
          <w:iCs/>
          <w:color w:val="000000" w:themeColor="text1"/>
          <w:sz w:val="22"/>
          <w:szCs w:val="22"/>
          <w:u w:val="single"/>
          <w:lang w:val="en-GB"/>
        </w:rPr>
        <w:t>Mtb</w:t>
      </w:r>
      <w:proofErr w:type="spellEnd"/>
      <w:r w:rsidRPr="7FF887CD">
        <w:rPr>
          <w:rFonts w:ascii="Arial" w:eastAsia="Arial" w:hAnsi="Arial" w:cs="Arial"/>
          <w:color w:val="000000" w:themeColor="text1"/>
          <w:sz w:val="22"/>
          <w:szCs w:val="22"/>
          <w:u w:val="single"/>
          <w:lang w:val="en-GB"/>
        </w:rPr>
        <w:t xml:space="preserve"> infection </w:t>
      </w:r>
      <w:r>
        <w:rPr>
          <w:rFonts w:ascii="Arial" w:eastAsia="Arial" w:hAnsi="Arial" w:cs="Arial"/>
          <w:color w:val="000000" w:themeColor="text1"/>
          <w:sz w:val="22"/>
          <w:szCs w:val="22"/>
          <w:u w:val="single"/>
          <w:lang w:val="en-GB"/>
        </w:rPr>
        <w:t>in persons with detectable ESAT-6 and CFP-10 T cell responses</w:t>
      </w:r>
      <w:r w:rsidRPr="7FF887CD">
        <w:rPr>
          <w:rFonts w:ascii="Arial" w:eastAsia="Arial" w:hAnsi="Arial" w:cs="Arial"/>
          <w:color w:val="000000" w:themeColor="text1"/>
          <w:sz w:val="22"/>
          <w:szCs w:val="22"/>
          <w:u w:val="single"/>
          <w:lang w:val="en-GB"/>
        </w:rPr>
        <w:t xml:space="preserve"> were </w:t>
      </w:r>
      <w:r>
        <w:rPr>
          <w:rFonts w:ascii="Arial" w:eastAsia="Arial" w:hAnsi="Arial" w:cs="Arial"/>
          <w:color w:val="000000" w:themeColor="text1"/>
          <w:sz w:val="22"/>
          <w:szCs w:val="22"/>
          <w:u w:val="single"/>
        </w:rPr>
        <w:t>61</w:t>
      </w:r>
      <w:r w:rsidRPr="7FF887CD">
        <w:rPr>
          <w:rFonts w:ascii="Arial" w:eastAsia="Arial" w:hAnsi="Arial" w:cs="Arial"/>
          <w:color w:val="000000" w:themeColor="text1"/>
          <w:sz w:val="22"/>
          <w:szCs w:val="22"/>
          <w:u w:val="single"/>
        </w:rPr>
        <w:t>% and 8</w:t>
      </w:r>
      <w:r>
        <w:rPr>
          <w:rFonts w:ascii="Arial" w:eastAsia="Arial" w:hAnsi="Arial" w:cs="Arial"/>
          <w:color w:val="000000" w:themeColor="text1"/>
          <w:sz w:val="22"/>
          <w:szCs w:val="22"/>
          <w:u w:val="single"/>
        </w:rPr>
        <w:t>3</w:t>
      </w:r>
      <w:r w:rsidRPr="7FF887CD">
        <w:rPr>
          <w:rFonts w:ascii="Arial" w:eastAsia="Arial" w:hAnsi="Arial" w:cs="Arial"/>
          <w:color w:val="000000" w:themeColor="text1"/>
          <w:sz w:val="22"/>
          <w:szCs w:val="22"/>
          <w:u w:val="single"/>
        </w:rPr>
        <w:t>%, respectively</w:t>
      </w:r>
      <w:r w:rsidRPr="7FF887CD">
        <w:rPr>
          <w:rFonts w:ascii="Arial" w:eastAsia="Arial" w:hAnsi="Arial" w:cs="Arial"/>
          <w:color w:val="000000" w:themeColor="text1"/>
          <w:sz w:val="22"/>
          <w:szCs w:val="22"/>
        </w:rPr>
        <w:t>, with an area under the receiver-operator characteristic curve of 0.</w:t>
      </w:r>
      <w:r>
        <w:rPr>
          <w:rFonts w:ascii="Arial" w:eastAsia="Arial" w:hAnsi="Arial" w:cs="Arial"/>
          <w:color w:val="000000" w:themeColor="text1"/>
          <w:sz w:val="22"/>
          <w:szCs w:val="22"/>
        </w:rPr>
        <w:t>74</w:t>
      </w:r>
      <w:r w:rsidRPr="7FF887CD">
        <w:rPr>
          <w:rFonts w:ascii="Arial" w:eastAsia="Arial" w:hAnsi="Arial" w:cs="Arial"/>
          <w:color w:val="000000" w:themeColor="text1"/>
          <w:sz w:val="22"/>
          <w:szCs w:val="22"/>
        </w:rPr>
        <w:t>.</w:t>
      </w:r>
      <w:r>
        <w:rPr>
          <w:rFonts w:ascii="Arial" w:eastAsia="Arial" w:hAnsi="Arial" w:cs="Arial"/>
          <w:color w:val="000000" w:themeColor="text1"/>
          <w:sz w:val="22"/>
          <w:szCs w:val="22"/>
        </w:rPr>
        <w:t xml:space="preserve"> </w:t>
      </w:r>
      <w:r w:rsidRPr="7FF887CD">
        <w:rPr>
          <w:rFonts w:ascii="Arial" w:eastAsia="Arial" w:hAnsi="Arial" w:cs="Arial"/>
          <w:color w:val="000000" w:themeColor="text1"/>
          <w:sz w:val="22"/>
          <w:szCs w:val="22"/>
          <w:lang w:val="en-GB"/>
        </w:rPr>
        <w:t>In th</w:t>
      </w:r>
      <w:r>
        <w:rPr>
          <w:rFonts w:ascii="Arial" w:eastAsia="Arial" w:hAnsi="Arial" w:cs="Arial"/>
          <w:color w:val="000000" w:themeColor="text1"/>
          <w:sz w:val="22"/>
          <w:szCs w:val="22"/>
          <w:lang w:val="en-GB"/>
        </w:rPr>
        <w:t>e</w:t>
      </w:r>
      <w:r w:rsidRPr="7FF887CD">
        <w:rPr>
          <w:rFonts w:ascii="Arial" w:eastAsia="Arial" w:hAnsi="Arial" w:cs="Arial"/>
          <w:color w:val="000000" w:themeColor="text1"/>
          <w:sz w:val="22"/>
          <w:szCs w:val="22"/>
          <w:lang w:val="en-GB"/>
        </w:rPr>
        <w:t xml:space="preserve"> </w:t>
      </w:r>
      <w:r>
        <w:rPr>
          <w:rFonts w:ascii="Arial" w:eastAsia="Arial" w:hAnsi="Arial" w:cs="Arial"/>
          <w:color w:val="000000" w:themeColor="text1"/>
          <w:sz w:val="22"/>
          <w:szCs w:val="22"/>
          <w:lang w:val="en-GB"/>
        </w:rPr>
        <w:t xml:space="preserve">household contact study, </w:t>
      </w:r>
      <w:r w:rsidRPr="7FF887CD">
        <w:rPr>
          <w:rFonts w:ascii="Arial" w:eastAsia="Arial" w:hAnsi="Arial" w:cs="Arial"/>
          <w:color w:val="000000" w:themeColor="text1"/>
          <w:sz w:val="22"/>
          <w:szCs w:val="22"/>
          <w:u w:val="single"/>
          <w:lang w:val="en-GB"/>
        </w:rPr>
        <w:t xml:space="preserve">the overall sensitivity and specificity for differentiating recent versus distant </w:t>
      </w:r>
      <w:proofErr w:type="spellStart"/>
      <w:r w:rsidRPr="7FF887CD">
        <w:rPr>
          <w:rFonts w:ascii="Arial" w:eastAsia="Arial" w:hAnsi="Arial" w:cs="Arial"/>
          <w:i/>
          <w:iCs/>
          <w:color w:val="000000" w:themeColor="text1"/>
          <w:sz w:val="22"/>
          <w:szCs w:val="22"/>
          <w:u w:val="single"/>
          <w:lang w:val="en-GB"/>
        </w:rPr>
        <w:t>Mtb</w:t>
      </w:r>
      <w:proofErr w:type="spellEnd"/>
      <w:r w:rsidRPr="7FF887CD">
        <w:rPr>
          <w:rFonts w:ascii="Arial" w:eastAsia="Arial" w:hAnsi="Arial" w:cs="Arial"/>
          <w:color w:val="000000" w:themeColor="text1"/>
          <w:sz w:val="22"/>
          <w:szCs w:val="22"/>
          <w:u w:val="single"/>
          <w:lang w:val="en-GB"/>
        </w:rPr>
        <w:t xml:space="preserve"> infection</w:t>
      </w:r>
      <w:r>
        <w:rPr>
          <w:rFonts w:ascii="Arial" w:eastAsia="Arial" w:hAnsi="Arial" w:cs="Arial"/>
          <w:color w:val="000000" w:themeColor="text1"/>
          <w:sz w:val="22"/>
          <w:szCs w:val="22"/>
          <w:u w:val="single"/>
          <w:lang w:val="en-GB"/>
        </w:rPr>
        <w:t xml:space="preserve"> in children with detectable ESAT-6 and CFP-10 T cell responses</w:t>
      </w:r>
      <w:r w:rsidRPr="7FF887CD">
        <w:rPr>
          <w:rFonts w:ascii="Arial" w:eastAsia="Arial" w:hAnsi="Arial" w:cs="Arial"/>
          <w:color w:val="000000" w:themeColor="text1"/>
          <w:sz w:val="22"/>
          <w:szCs w:val="22"/>
          <w:u w:val="single"/>
          <w:lang w:val="en-GB"/>
        </w:rPr>
        <w:t xml:space="preserve"> were </w:t>
      </w:r>
      <w:r w:rsidRPr="00093F96">
        <w:rPr>
          <w:rFonts w:ascii="Arial" w:hAnsi="Arial"/>
          <w:color w:val="000000" w:themeColor="text1"/>
          <w:sz w:val="22"/>
        </w:rPr>
        <w:t>91</w:t>
      </w:r>
      <w:r w:rsidRPr="7FF887CD">
        <w:rPr>
          <w:rFonts w:ascii="Arial" w:eastAsia="Arial" w:hAnsi="Arial" w:cs="Arial"/>
          <w:color w:val="000000" w:themeColor="text1"/>
          <w:sz w:val="22"/>
          <w:szCs w:val="22"/>
          <w:u w:val="single"/>
        </w:rPr>
        <w:t xml:space="preserve">% and </w:t>
      </w:r>
      <w:r>
        <w:rPr>
          <w:rFonts w:ascii="Arial" w:eastAsia="Arial" w:hAnsi="Arial" w:cs="Arial"/>
          <w:color w:val="000000" w:themeColor="text1"/>
          <w:sz w:val="22"/>
          <w:szCs w:val="22"/>
          <w:u w:val="single"/>
        </w:rPr>
        <w:t>67</w:t>
      </w:r>
      <w:r w:rsidRPr="7FF887CD">
        <w:rPr>
          <w:rFonts w:ascii="Arial" w:eastAsia="Arial" w:hAnsi="Arial" w:cs="Arial"/>
          <w:color w:val="000000" w:themeColor="text1"/>
          <w:sz w:val="22"/>
          <w:szCs w:val="22"/>
          <w:u w:val="single"/>
        </w:rPr>
        <w:t>%, respectively</w:t>
      </w:r>
      <w:r w:rsidRPr="7FF887CD">
        <w:rPr>
          <w:rFonts w:ascii="Arial" w:eastAsia="Arial" w:hAnsi="Arial" w:cs="Arial"/>
          <w:color w:val="000000" w:themeColor="text1"/>
          <w:sz w:val="22"/>
          <w:szCs w:val="22"/>
        </w:rPr>
        <w:t>, with an area under the receiver-operator characteristic curve of 0.</w:t>
      </w:r>
      <w:r>
        <w:rPr>
          <w:rFonts w:ascii="Arial" w:eastAsia="Arial" w:hAnsi="Arial" w:cs="Arial"/>
          <w:color w:val="000000" w:themeColor="text1"/>
          <w:sz w:val="22"/>
          <w:szCs w:val="22"/>
        </w:rPr>
        <w:t>85</w:t>
      </w:r>
      <w:r w:rsidRPr="7FF887CD">
        <w:rPr>
          <w:rFonts w:ascii="Arial" w:eastAsia="Arial" w:hAnsi="Arial" w:cs="Arial"/>
          <w:color w:val="000000" w:themeColor="text1"/>
          <w:sz w:val="22"/>
          <w:szCs w:val="22"/>
        </w:rPr>
        <w:t>.</w:t>
      </w:r>
      <w:r>
        <w:rPr>
          <w:rFonts w:ascii="Arial" w:eastAsia="Arial" w:hAnsi="Arial" w:cs="Arial"/>
          <w:color w:val="000000" w:themeColor="text1"/>
          <w:sz w:val="22"/>
          <w:szCs w:val="22"/>
        </w:rPr>
        <w:t xml:space="preserve"> </w:t>
      </w:r>
      <w:r w:rsidRPr="0061358B">
        <w:rPr>
          <w:rFonts w:ascii="Arial" w:eastAsia="Arial" w:hAnsi="Arial" w:cs="Arial"/>
          <w:color w:val="000000" w:themeColor="text1"/>
          <w:sz w:val="22"/>
          <w:szCs w:val="22"/>
        </w:rPr>
        <w:t xml:space="preserve">Although this preliminary data is promising, the </w:t>
      </w:r>
      <w:r w:rsidR="0061358B">
        <w:rPr>
          <w:rFonts w:ascii="Arial" w:eastAsia="Arial" w:hAnsi="Arial" w:cs="Arial"/>
          <w:color w:val="000000" w:themeColor="text1"/>
          <w:sz w:val="22"/>
          <w:szCs w:val="22"/>
        </w:rPr>
        <w:t>performa</w:t>
      </w:r>
      <w:r w:rsidR="00D1072E">
        <w:rPr>
          <w:rFonts w:ascii="Arial" w:eastAsia="Arial" w:hAnsi="Arial" w:cs="Arial"/>
          <w:color w:val="000000" w:themeColor="text1"/>
          <w:sz w:val="22"/>
          <w:szCs w:val="22"/>
        </w:rPr>
        <w:t>nce</w:t>
      </w:r>
      <w:r w:rsidRPr="0061358B">
        <w:rPr>
          <w:rFonts w:ascii="Arial" w:eastAsia="Arial" w:hAnsi="Arial" w:cs="Arial"/>
          <w:color w:val="000000" w:themeColor="text1"/>
          <w:sz w:val="22"/>
          <w:szCs w:val="22"/>
        </w:rPr>
        <w:t xml:space="preserve"> of TB-TASA to in older individuals, who are less likely to have a primary </w:t>
      </w:r>
      <w:proofErr w:type="spellStart"/>
      <w:r w:rsidRPr="0061358B">
        <w:rPr>
          <w:rFonts w:ascii="Arial" w:eastAsia="Arial" w:hAnsi="Arial" w:cs="Arial"/>
          <w:i/>
          <w:iCs/>
          <w:color w:val="000000" w:themeColor="text1"/>
          <w:sz w:val="22"/>
          <w:szCs w:val="22"/>
        </w:rPr>
        <w:t>Mtb</w:t>
      </w:r>
      <w:proofErr w:type="spellEnd"/>
      <w:r w:rsidRPr="0061358B">
        <w:rPr>
          <w:rFonts w:ascii="Arial" w:eastAsia="Arial" w:hAnsi="Arial" w:cs="Arial"/>
          <w:i/>
          <w:iCs/>
          <w:color w:val="000000" w:themeColor="text1"/>
          <w:sz w:val="22"/>
          <w:szCs w:val="22"/>
        </w:rPr>
        <w:t xml:space="preserve"> </w:t>
      </w:r>
      <w:r w:rsidRPr="0061358B">
        <w:rPr>
          <w:rFonts w:ascii="Arial" w:eastAsia="Arial" w:hAnsi="Arial" w:cs="Arial"/>
          <w:color w:val="000000" w:themeColor="text1"/>
          <w:sz w:val="22"/>
          <w:szCs w:val="22"/>
        </w:rPr>
        <w:t xml:space="preserve">infection, </w:t>
      </w:r>
      <w:r w:rsidR="00B22A1D">
        <w:rPr>
          <w:rFonts w:ascii="Arial" w:eastAsia="Arial" w:hAnsi="Arial" w:cs="Arial"/>
          <w:color w:val="000000" w:themeColor="text1"/>
          <w:sz w:val="22"/>
          <w:szCs w:val="22"/>
        </w:rPr>
        <w:t xml:space="preserve">in settings with high force of infection, where many infections are expected to be repeat infections, </w:t>
      </w:r>
      <w:r w:rsidRPr="0061358B">
        <w:rPr>
          <w:rFonts w:ascii="Arial" w:eastAsia="Arial" w:hAnsi="Arial" w:cs="Arial"/>
          <w:color w:val="000000" w:themeColor="text1"/>
          <w:sz w:val="22"/>
          <w:szCs w:val="22"/>
        </w:rPr>
        <w:t>and among persons living with HIV, who mount weaker responses to the antigens in IGRAs, remai</w:t>
      </w:r>
      <w:r w:rsidR="00B22A1D">
        <w:rPr>
          <w:rFonts w:ascii="Arial" w:eastAsia="Arial" w:hAnsi="Arial" w:cs="Arial"/>
          <w:color w:val="000000" w:themeColor="text1"/>
          <w:sz w:val="22"/>
          <w:szCs w:val="22"/>
        </w:rPr>
        <w:t>n important</w:t>
      </w:r>
      <w:r w:rsidRPr="0061358B">
        <w:rPr>
          <w:rFonts w:ascii="Arial" w:eastAsia="Arial" w:hAnsi="Arial" w:cs="Arial"/>
          <w:color w:val="000000" w:themeColor="text1"/>
          <w:sz w:val="22"/>
          <w:szCs w:val="22"/>
        </w:rPr>
        <w:t xml:space="preserve"> potential source</w:t>
      </w:r>
      <w:r w:rsidR="00B22A1D">
        <w:rPr>
          <w:rFonts w:ascii="Arial" w:eastAsia="Arial" w:hAnsi="Arial" w:cs="Arial"/>
          <w:color w:val="000000" w:themeColor="text1"/>
          <w:sz w:val="22"/>
          <w:szCs w:val="22"/>
        </w:rPr>
        <w:t>s</w:t>
      </w:r>
      <w:r w:rsidRPr="0061358B">
        <w:rPr>
          <w:rFonts w:ascii="Arial" w:eastAsia="Arial" w:hAnsi="Arial" w:cs="Arial"/>
          <w:color w:val="000000" w:themeColor="text1"/>
          <w:sz w:val="22"/>
          <w:szCs w:val="22"/>
        </w:rPr>
        <w:t xml:space="preserve"> of variability in test performance</w:t>
      </w:r>
      <w:r w:rsidR="00A0021F" w:rsidRPr="0061358B">
        <w:rPr>
          <w:rFonts w:ascii="Arial" w:eastAsia="Arial" w:hAnsi="Arial" w:cs="Arial"/>
          <w:color w:val="000000" w:themeColor="text1"/>
          <w:sz w:val="22"/>
          <w:szCs w:val="22"/>
        </w:rPr>
        <w:t xml:space="preserve"> </w:t>
      </w:r>
      <w:r w:rsidR="00A0021F" w:rsidRPr="003963DA">
        <w:rPr>
          <w:rFonts w:ascii="Arial" w:eastAsia="Arial" w:hAnsi="Arial" w:cs="Arial"/>
          <w:color w:val="000000" w:themeColor="text1"/>
          <w:sz w:val="22"/>
          <w:szCs w:val="22"/>
          <w:u w:val="single"/>
        </w:rPr>
        <w:t>which we plan to directly</w:t>
      </w:r>
      <w:r w:rsidR="003963DA">
        <w:rPr>
          <w:rFonts w:ascii="Arial" w:eastAsia="Arial" w:hAnsi="Arial" w:cs="Arial"/>
          <w:color w:val="000000" w:themeColor="text1"/>
          <w:sz w:val="22"/>
          <w:szCs w:val="22"/>
          <w:u w:val="single"/>
        </w:rPr>
        <w:t xml:space="preserve"> address </w:t>
      </w:r>
      <w:r w:rsidR="00A0021F" w:rsidRPr="003963DA">
        <w:rPr>
          <w:rFonts w:ascii="Arial" w:eastAsia="Arial" w:hAnsi="Arial" w:cs="Arial"/>
          <w:color w:val="000000" w:themeColor="text1"/>
          <w:sz w:val="22"/>
          <w:szCs w:val="22"/>
          <w:u w:val="single"/>
        </w:rPr>
        <w:t>in this proposal</w:t>
      </w:r>
      <w:commentRangeStart w:id="20"/>
      <w:commentRangeStart w:id="21"/>
      <w:r w:rsidRPr="0061358B">
        <w:rPr>
          <w:rFonts w:ascii="Arial" w:eastAsia="Arial" w:hAnsi="Arial" w:cs="Arial"/>
          <w:color w:val="000000" w:themeColor="text1"/>
          <w:sz w:val="22"/>
          <w:szCs w:val="22"/>
        </w:rPr>
        <w:t>.</w:t>
      </w:r>
      <w:commentRangeEnd w:id="20"/>
      <w:r w:rsidR="00A607CA">
        <w:rPr>
          <w:rStyle w:val="CommentReference"/>
        </w:rPr>
        <w:commentReference w:id="20"/>
      </w:r>
      <w:commentRangeEnd w:id="21"/>
      <w:r w:rsidR="004D45EF">
        <w:rPr>
          <w:rStyle w:val="CommentReference"/>
        </w:rPr>
        <w:commentReference w:id="21"/>
      </w:r>
      <w:r>
        <w:rPr>
          <w:rFonts w:ascii="Arial" w:eastAsia="Arial" w:hAnsi="Arial" w:cs="Arial"/>
          <w:color w:val="000000" w:themeColor="text1"/>
          <w:sz w:val="22"/>
          <w:szCs w:val="22"/>
        </w:rPr>
        <w:t xml:space="preserve"> </w:t>
      </w:r>
    </w:p>
    <w:p w14:paraId="57E8D05F" w14:textId="77777777" w:rsidR="00743027" w:rsidRDefault="00743027" w:rsidP="00743027">
      <w:pPr>
        <w:spacing w:after="0" w:line="240" w:lineRule="auto"/>
        <w:jc w:val="both"/>
        <w:rPr>
          <w:rFonts w:ascii="Arial" w:hAnsi="Arial" w:cs="Arial"/>
          <w:sz w:val="22"/>
          <w:szCs w:val="22"/>
        </w:rPr>
      </w:pPr>
    </w:p>
    <w:p w14:paraId="198EC06E" w14:textId="77777777" w:rsidR="00743027" w:rsidRPr="00D874E7" w:rsidRDefault="00743027" w:rsidP="00743027">
      <w:pPr>
        <w:spacing w:after="0" w:line="240" w:lineRule="auto"/>
        <w:jc w:val="both"/>
        <w:rPr>
          <w:rFonts w:ascii="Arial" w:hAnsi="Arial" w:cs="Arial"/>
          <w:sz w:val="22"/>
          <w:szCs w:val="22"/>
        </w:rPr>
      </w:pPr>
      <w:r>
        <w:rPr>
          <w:rFonts w:ascii="Arial" w:hAnsi="Arial" w:cs="Arial"/>
          <w:b/>
          <w:bCs/>
          <w:noProof/>
          <w:sz w:val="22"/>
          <w:szCs w:val="22"/>
        </w:rPr>
        <w:lastRenderedPageBreak/>
        <mc:AlternateContent>
          <mc:Choice Requires="wps">
            <w:drawing>
              <wp:anchor distT="0" distB="0" distL="114300" distR="114300" simplePos="0" relativeHeight="251661312" behindDoc="0" locked="0" layoutInCell="1" allowOverlap="1" wp14:anchorId="1EC501C5" wp14:editId="06E19CCA">
                <wp:simplePos x="0" y="0"/>
                <wp:positionH relativeFrom="column">
                  <wp:posOffset>3810</wp:posOffset>
                </wp:positionH>
                <wp:positionV relativeFrom="paragraph">
                  <wp:posOffset>120015</wp:posOffset>
                </wp:positionV>
                <wp:extent cx="5101590" cy="3352800"/>
                <wp:effectExtent l="0" t="0" r="16510" b="12700"/>
                <wp:wrapSquare wrapText="bothSides"/>
                <wp:docPr id="832587894" name="Text Box 832587894"/>
                <wp:cNvGraphicFramePr/>
                <a:graphic xmlns:a="http://schemas.openxmlformats.org/drawingml/2006/main">
                  <a:graphicData uri="http://schemas.microsoft.com/office/word/2010/wordprocessingShape">
                    <wps:wsp>
                      <wps:cNvSpPr txBox="1"/>
                      <wps:spPr>
                        <a:xfrm>
                          <a:off x="0" y="0"/>
                          <a:ext cx="5101590" cy="3352800"/>
                        </a:xfrm>
                        <a:prstGeom prst="rect">
                          <a:avLst/>
                        </a:prstGeom>
                        <a:solidFill>
                          <a:schemeClr val="lt1"/>
                        </a:solidFill>
                        <a:ln w="6350">
                          <a:solidFill>
                            <a:prstClr val="black"/>
                          </a:solidFill>
                        </a:ln>
                      </wps:spPr>
                      <wps:txbx>
                        <w:txbxContent>
                          <w:p w14:paraId="254CB4F4" w14:textId="77777777" w:rsidR="00743027" w:rsidRPr="00A40037" w:rsidRDefault="00743027" w:rsidP="00743027">
                            <w:pPr>
                              <w:rPr>
                                <w:rFonts w:ascii="Arial" w:hAnsi="Arial" w:cs="Arial"/>
                                <w:b/>
                                <w:bCs/>
                                <w:sz w:val="16"/>
                                <w:szCs w:val="16"/>
                              </w:rPr>
                            </w:pPr>
                            <w:r>
                              <w:rPr>
                                <w:noProof/>
                              </w:rPr>
                              <w:drawing>
                                <wp:inline distT="0" distB="0" distL="0" distR="0" wp14:anchorId="63CE6B56" wp14:editId="00F89F3B">
                                  <wp:extent cx="2420816" cy="2013217"/>
                                  <wp:effectExtent l="0" t="0" r="0" b="6350"/>
                                  <wp:docPr id="481097521"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53047" name="drawing"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2531" cy="2056225"/>
                                          </a:xfrm>
                                          <a:prstGeom prst="rect">
                                            <a:avLst/>
                                          </a:prstGeom>
                                        </pic:spPr>
                                      </pic:pic>
                                    </a:graphicData>
                                  </a:graphic>
                                </wp:inline>
                              </w:drawing>
                            </w:r>
                            <w:r>
                              <w:rPr>
                                <w:noProof/>
                              </w:rPr>
                              <w:drawing>
                                <wp:inline distT="0" distB="0" distL="0" distR="0" wp14:anchorId="5D015DDE" wp14:editId="187AF9C6">
                                  <wp:extent cx="2478236" cy="1836484"/>
                                  <wp:effectExtent l="0" t="0" r="0" b="0"/>
                                  <wp:docPr id="415636836" name="drawing" descr="A graph of a positive and expected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36836" name="drawing" descr="A graph of a positive and expected curv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0539" cy="1860422"/>
                                          </a:xfrm>
                                          <a:prstGeom prst="rect">
                                            <a:avLst/>
                                          </a:prstGeom>
                                        </pic:spPr>
                                      </pic:pic>
                                    </a:graphicData>
                                  </a:graphic>
                                </wp:inline>
                              </w:drawing>
                            </w:r>
                            <w:r w:rsidRPr="001C745F">
                              <w:rPr>
                                <w:rFonts w:ascii="Arial" w:eastAsia="Arial" w:hAnsi="Arial" w:cs="Arial"/>
                                <w:b/>
                                <w:bCs/>
                                <w:sz w:val="16"/>
                                <w:szCs w:val="16"/>
                              </w:rPr>
                              <w:t>Figure 2</w:t>
                            </w:r>
                            <w:r w:rsidRPr="001C745F">
                              <w:rPr>
                                <w:rFonts w:ascii="Arial" w:eastAsia="Arial" w:hAnsi="Arial" w:cs="Arial"/>
                                <w:sz w:val="16"/>
                                <w:szCs w:val="16"/>
                              </w:rPr>
                              <w:t>.</w:t>
                            </w:r>
                            <w:r w:rsidRPr="001C745F">
                              <w:rPr>
                                <w:rFonts w:ascii="Arial" w:eastAsia="Arial" w:hAnsi="Arial" w:cs="Arial"/>
                                <w:b/>
                                <w:bCs/>
                                <w:sz w:val="16"/>
                                <w:szCs w:val="16"/>
                              </w:rPr>
                              <w:t xml:space="preserve"> Model schematic and preliminary trial simulation results. </w:t>
                            </w:r>
                            <w:r w:rsidRPr="001C745F">
                              <w:rPr>
                                <w:rFonts w:ascii="Arial" w:eastAsia="Arial" w:hAnsi="Arial" w:cs="Arial"/>
                                <w:sz w:val="16"/>
                                <w:szCs w:val="16"/>
                              </w:rPr>
                              <w:t>(</w:t>
                            </w:r>
                            <w:r>
                              <w:rPr>
                                <w:rFonts w:ascii="Arial" w:eastAsia="Arial" w:hAnsi="Arial" w:cs="Arial"/>
                                <w:sz w:val="16"/>
                                <w:szCs w:val="16"/>
                              </w:rPr>
                              <w:t>Left panel</w:t>
                            </w:r>
                            <w:r w:rsidRPr="001C745F">
                              <w:rPr>
                                <w:rFonts w:ascii="Arial" w:eastAsia="Arial" w:hAnsi="Arial" w:cs="Arial"/>
                                <w:sz w:val="16"/>
                                <w:szCs w:val="16"/>
                              </w:rPr>
                              <w:t>) Illustration of the vaccine trial simulation model. Individuals are sampled randomly from a synthetic population (grey circles). Infection trajectories, consisting of the timing of infection and active TB progression (triangles, squares) are simulated for each person. Sampled individuals without active TB are screened using a diagnostic test with a given DOP (positivity window). Those who test positive (</w:t>
                            </w:r>
                            <w:r w:rsidRPr="001C745F">
                              <w:rPr>
                                <w:rFonts w:ascii="Arial" w:eastAsia="Arial" w:hAnsi="Arial" w:cs="Arial"/>
                                <w:i/>
                                <w:iCs/>
                                <w:sz w:val="16"/>
                                <w:szCs w:val="16"/>
                              </w:rPr>
                              <w:t>i.e.</w:t>
                            </w:r>
                            <w:r w:rsidRPr="001C745F">
                              <w:rPr>
                                <w:rFonts w:ascii="Arial" w:eastAsia="Arial" w:hAnsi="Arial" w:cs="Arial"/>
                                <w:sz w:val="16"/>
                                <w:szCs w:val="16"/>
                              </w:rPr>
                              <w:t>, whose infection occurred within the test’s positivity window) are enrolled. Model outputs are the number of people sampled, screened, and enrolled for a test with a given DOP. (</w:t>
                            </w:r>
                            <w:r>
                              <w:rPr>
                                <w:rFonts w:ascii="Arial" w:eastAsia="Arial" w:hAnsi="Arial" w:cs="Arial"/>
                                <w:sz w:val="16"/>
                                <w:szCs w:val="16"/>
                              </w:rPr>
                              <w:t>Right</w:t>
                            </w:r>
                            <w:r w:rsidRPr="001C745F">
                              <w:rPr>
                                <w:rFonts w:ascii="Arial" w:eastAsia="Arial" w:hAnsi="Arial" w:cs="Arial"/>
                                <w:sz w:val="16"/>
                                <w:szCs w:val="16"/>
                              </w:rPr>
                              <w:t>) Screening (black) and recruitment (blue) numbers for 2,000 simulated vaccine trials. For each simulated trial, enrollment continue</w:t>
                            </w:r>
                            <w:r>
                              <w:rPr>
                                <w:rFonts w:ascii="Arial" w:eastAsia="Arial" w:hAnsi="Arial" w:cs="Arial"/>
                                <w:sz w:val="16"/>
                                <w:szCs w:val="16"/>
                              </w:rPr>
                              <w:t>s</w:t>
                            </w:r>
                            <w:r w:rsidRPr="001C745F">
                              <w:rPr>
                                <w:rFonts w:ascii="Arial" w:eastAsia="Arial" w:hAnsi="Arial" w:cs="Arial"/>
                                <w:sz w:val="16"/>
                                <w:szCs w:val="16"/>
                              </w:rPr>
                              <w:t xml:space="preserve"> until reaching </w:t>
                            </w:r>
                            <w:r w:rsidRPr="001C745F">
                              <w:rPr>
                                <w:rFonts w:ascii="Arial" w:eastAsia="Arial" w:hAnsi="Arial" w:cs="Arial"/>
                                <w:i/>
                                <w:iCs/>
                                <w:sz w:val="16"/>
                                <w:szCs w:val="16"/>
                              </w:rPr>
                              <w:t>N</w:t>
                            </w:r>
                            <w:r w:rsidRPr="001C745F">
                              <w:rPr>
                                <w:rFonts w:ascii="Arial" w:eastAsia="Arial" w:hAnsi="Arial" w:cs="Arial"/>
                                <w:sz w:val="16"/>
                                <w:szCs w:val="16"/>
                              </w:rPr>
                              <w:t xml:space="preserve"> = 50 progressors. Trials were simulated for screening tests with DOP ranging from months (TASA-like) to years (IGRA-like). </w:t>
                            </w:r>
                          </w:p>
                          <w:p w14:paraId="0AC6C9C3" w14:textId="77777777" w:rsidR="00743027" w:rsidRPr="000C4514" w:rsidRDefault="00743027" w:rsidP="00743027">
                            <w:pPr>
                              <w:spacing w:line="240" w:lineRule="auto"/>
                              <w:rPr>
                                <w:rFonts w:ascii="Arial" w:hAnsi="Arial" w:cs="Arial"/>
                                <w:sz w:val="20"/>
                                <w:szCs w:val="20"/>
                              </w:rPr>
                            </w:pPr>
                            <w:r w:rsidRPr="000C4514">
                              <w:rPr>
                                <w:rFonts w:ascii="Arial" w:hAnsi="Arial" w:cs="Arial"/>
                                <w:sz w:val="20"/>
                                <w:szCs w:val="20"/>
                              </w:rPr>
                              <w:t xml:space="preserve"> </w:t>
                            </w:r>
                          </w:p>
                          <w:p w14:paraId="0736FE82" w14:textId="77777777" w:rsidR="00743027" w:rsidRPr="00EB1769" w:rsidRDefault="00743027" w:rsidP="00743027">
                            <w:pPr>
                              <w:rPr>
                                <w:rFonts w:ascii="Arial" w:hAnsi="Arial" w:cs="Arial"/>
                                <w:b/>
                                <w:bCs/>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501C5" id="Text Box 832587894" o:spid="_x0000_s1032" type="#_x0000_t202" style="position:absolute;left:0;text-align:left;margin-left:.3pt;margin-top:9.45pt;width:401.7pt;height: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" fillcolor="white [3201]" strokeweight=".5pt">
                <v:textbox>
                  <w:txbxContent>
                    <w:p w14:paraId="254CB4F4" w14:textId="77777777" w:rsidR="00743027" w:rsidRPr="00A40037" w:rsidRDefault="00743027" w:rsidP="00743027">
                      <w:pPr>
                        <w:rPr>
                          <w:rFonts w:ascii="Arial" w:hAnsi="Arial" w:cs="Arial"/>
                          <w:b/>
                          <w:bCs/>
                          <w:sz w:val="16"/>
                          <w:szCs w:val="16"/>
                        </w:rPr>
                      </w:pPr>
                      <w:r>
                        <w:rPr>
                          <w:noProof/>
                        </w:rPr>
                        <w:drawing>
                          <wp:inline distT="0" distB="0" distL="0" distR="0" wp14:anchorId="63CE6B56" wp14:editId="00F89F3B">
                            <wp:extent cx="2420816" cy="2013217"/>
                            <wp:effectExtent l="0" t="0" r="0" b="6350"/>
                            <wp:docPr id="481097521"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53047" name="drawing" descr="A screenshot of a computer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72531" cy="2056225"/>
                                    </a:xfrm>
                                    <a:prstGeom prst="rect">
                                      <a:avLst/>
                                    </a:prstGeom>
                                  </pic:spPr>
                                </pic:pic>
                              </a:graphicData>
                            </a:graphic>
                          </wp:inline>
                        </w:drawing>
                      </w:r>
                      <w:r>
                        <w:rPr>
                          <w:noProof/>
                        </w:rPr>
                        <w:drawing>
                          <wp:inline distT="0" distB="0" distL="0" distR="0" wp14:anchorId="5D015DDE" wp14:editId="187AF9C6">
                            <wp:extent cx="2478236" cy="1836484"/>
                            <wp:effectExtent l="0" t="0" r="0" b="0"/>
                            <wp:docPr id="415636836" name="drawing" descr="A graph of a positive and expected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36836" name="drawing" descr="A graph of a positive and expected curv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0539" cy="1860422"/>
                                    </a:xfrm>
                                    <a:prstGeom prst="rect">
                                      <a:avLst/>
                                    </a:prstGeom>
                                  </pic:spPr>
                                </pic:pic>
                              </a:graphicData>
                            </a:graphic>
                          </wp:inline>
                        </w:drawing>
                      </w:r>
                      <w:r w:rsidRPr="001C745F">
                        <w:rPr>
                          <w:rFonts w:ascii="Arial" w:eastAsia="Arial" w:hAnsi="Arial" w:cs="Arial"/>
                          <w:b/>
                          <w:bCs/>
                          <w:sz w:val="16"/>
                          <w:szCs w:val="16"/>
                        </w:rPr>
                        <w:t>Figure 2</w:t>
                      </w:r>
                      <w:r w:rsidRPr="001C745F">
                        <w:rPr>
                          <w:rFonts w:ascii="Arial" w:eastAsia="Arial" w:hAnsi="Arial" w:cs="Arial"/>
                          <w:sz w:val="16"/>
                          <w:szCs w:val="16"/>
                        </w:rPr>
                        <w:t>.</w:t>
                      </w:r>
                      <w:r w:rsidRPr="001C745F">
                        <w:rPr>
                          <w:rFonts w:ascii="Arial" w:eastAsia="Arial" w:hAnsi="Arial" w:cs="Arial"/>
                          <w:b/>
                          <w:bCs/>
                          <w:sz w:val="16"/>
                          <w:szCs w:val="16"/>
                        </w:rPr>
                        <w:t xml:space="preserve"> Model schematic and preliminary trial simulation results. </w:t>
                      </w:r>
                      <w:r w:rsidRPr="001C745F">
                        <w:rPr>
                          <w:rFonts w:ascii="Arial" w:eastAsia="Arial" w:hAnsi="Arial" w:cs="Arial"/>
                          <w:sz w:val="16"/>
                          <w:szCs w:val="16"/>
                        </w:rPr>
                        <w:t>(</w:t>
                      </w:r>
                      <w:r>
                        <w:rPr>
                          <w:rFonts w:ascii="Arial" w:eastAsia="Arial" w:hAnsi="Arial" w:cs="Arial"/>
                          <w:sz w:val="16"/>
                          <w:szCs w:val="16"/>
                        </w:rPr>
                        <w:t>Left panel</w:t>
                      </w:r>
                      <w:r w:rsidRPr="001C745F">
                        <w:rPr>
                          <w:rFonts w:ascii="Arial" w:eastAsia="Arial" w:hAnsi="Arial" w:cs="Arial"/>
                          <w:sz w:val="16"/>
                          <w:szCs w:val="16"/>
                        </w:rPr>
                        <w:t>) Illustration of the vaccine trial simulation model. Individuals are sampled randomly from a synthetic population (grey circles). Infection trajectories, consisting of the timing of infection and active TB progression (triangles, squares) are simulated for each person. Sampled individuals without active TB are screened using a diagnostic test with a given DOP (positivity window). Those who test positive (</w:t>
                      </w:r>
                      <w:r w:rsidRPr="001C745F">
                        <w:rPr>
                          <w:rFonts w:ascii="Arial" w:eastAsia="Arial" w:hAnsi="Arial" w:cs="Arial"/>
                          <w:i/>
                          <w:iCs/>
                          <w:sz w:val="16"/>
                          <w:szCs w:val="16"/>
                        </w:rPr>
                        <w:t>i.e.</w:t>
                      </w:r>
                      <w:r w:rsidRPr="001C745F">
                        <w:rPr>
                          <w:rFonts w:ascii="Arial" w:eastAsia="Arial" w:hAnsi="Arial" w:cs="Arial"/>
                          <w:sz w:val="16"/>
                          <w:szCs w:val="16"/>
                        </w:rPr>
                        <w:t>, whose infection occurred within the test’s positivity window) are enrolled. Model outputs are the number of people sampled, screened, and enrolled for a test with a given DOP. (</w:t>
                      </w:r>
                      <w:r>
                        <w:rPr>
                          <w:rFonts w:ascii="Arial" w:eastAsia="Arial" w:hAnsi="Arial" w:cs="Arial"/>
                          <w:sz w:val="16"/>
                          <w:szCs w:val="16"/>
                        </w:rPr>
                        <w:t>Right</w:t>
                      </w:r>
                      <w:r w:rsidRPr="001C745F">
                        <w:rPr>
                          <w:rFonts w:ascii="Arial" w:eastAsia="Arial" w:hAnsi="Arial" w:cs="Arial"/>
                          <w:sz w:val="16"/>
                          <w:szCs w:val="16"/>
                        </w:rPr>
                        <w:t>) Screening (black) and recruitment (blue) numbers for 2,000 simulated vaccine trials. For each simulated trial, enrollment continue</w:t>
                      </w:r>
                      <w:r>
                        <w:rPr>
                          <w:rFonts w:ascii="Arial" w:eastAsia="Arial" w:hAnsi="Arial" w:cs="Arial"/>
                          <w:sz w:val="16"/>
                          <w:szCs w:val="16"/>
                        </w:rPr>
                        <w:t>s</w:t>
                      </w:r>
                      <w:r w:rsidRPr="001C745F">
                        <w:rPr>
                          <w:rFonts w:ascii="Arial" w:eastAsia="Arial" w:hAnsi="Arial" w:cs="Arial"/>
                          <w:sz w:val="16"/>
                          <w:szCs w:val="16"/>
                        </w:rPr>
                        <w:t xml:space="preserve"> until reaching </w:t>
                      </w:r>
                      <w:r w:rsidRPr="001C745F">
                        <w:rPr>
                          <w:rFonts w:ascii="Arial" w:eastAsia="Arial" w:hAnsi="Arial" w:cs="Arial"/>
                          <w:i/>
                          <w:iCs/>
                          <w:sz w:val="16"/>
                          <w:szCs w:val="16"/>
                        </w:rPr>
                        <w:t>N</w:t>
                      </w:r>
                      <w:r w:rsidRPr="001C745F">
                        <w:rPr>
                          <w:rFonts w:ascii="Arial" w:eastAsia="Arial" w:hAnsi="Arial" w:cs="Arial"/>
                          <w:sz w:val="16"/>
                          <w:szCs w:val="16"/>
                        </w:rPr>
                        <w:t xml:space="preserve"> = 50 progressors. Trials were simulated for screening tests with DOP ranging from months (TASA-like) to years (IGRA-like). </w:t>
                      </w:r>
                    </w:p>
                    <w:p w14:paraId="0AC6C9C3" w14:textId="77777777" w:rsidR="00743027" w:rsidRPr="000C4514" w:rsidRDefault="00743027" w:rsidP="00743027">
                      <w:pPr>
                        <w:spacing w:line="240" w:lineRule="auto"/>
                        <w:rPr>
                          <w:rFonts w:ascii="Arial" w:hAnsi="Arial" w:cs="Arial"/>
                          <w:sz w:val="20"/>
                          <w:szCs w:val="20"/>
                        </w:rPr>
                      </w:pPr>
                      <w:r w:rsidRPr="000C4514">
                        <w:rPr>
                          <w:rFonts w:ascii="Arial" w:hAnsi="Arial" w:cs="Arial"/>
                          <w:sz w:val="20"/>
                          <w:szCs w:val="20"/>
                        </w:rPr>
                        <w:t xml:space="preserve"> </w:t>
                      </w:r>
                    </w:p>
                    <w:p w14:paraId="0736FE82" w14:textId="77777777" w:rsidR="00743027" w:rsidRPr="00EB1769" w:rsidRDefault="00743027" w:rsidP="00743027">
                      <w:pPr>
                        <w:rPr>
                          <w:rFonts w:ascii="Arial" w:hAnsi="Arial" w:cs="Arial"/>
                          <w:b/>
                          <w:bCs/>
                          <w:sz w:val="14"/>
                          <w:szCs w:val="14"/>
                        </w:rPr>
                      </w:pPr>
                    </w:p>
                  </w:txbxContent>
                </v:textbox>
                <w10:wrap type="square"/>
              </v:shape>
            </w:pict>
          </mc:Fallback>
        </mc:AlternateContent>
      </w:r>
    </w:p>
    <w:p w14:paraId="1478EF5D" w14:textId="20C1AC88" w:rsidR="00743027" w:rsidRPr="003A4980" w:rsidRDefault="00743027" w:rsidP="00743027">
      <w:pPr>
        <w:spacing w:line="240" w:lineRule="auto"/>
        <w:jc w:val="both"/>
        <w:rPr>
          <w:rFonts w:ascii="Arial" w:eastAsia="Arial" w:hAnsi="Arial" w:cs="Arial"/>
          <w:sz w:val="22"/>
          <w:szCs w:val="22"/>
        </w:rPr>
      </w:pPr>
      <w:r w:rsidRPr="003B37EB">
        <w:rPr>
          <w:rFonts w:ascii="Arial" w:eastAsia="Arial" w:hAnsi="Arial" w:cs="Arial"/>
          <w:sz w:val="22"/>
          <w:szCs w:val="22"/>
          <w:u w:val="single"/>
        </w:rPr>
        <w:t xml:space="preserve">We have </w:t>
      </w:r>
      <w:r w:rsidRPr="11F658F3">
        <w:rPr>
          <w:rFonts w:ascii="Arial" w:eastAsia="Arial" w:hAnsi="Arial" w:cs="Arial"/>
          <w:sz w:val="22"/>
          <w:szCs w:val="22"/>
          <w:u w:val="single"/>
        </w:rPr>
        <w:t>developed a preliminary model</w:t>
      </w:r>
      <w:r>
        <w:rPr>
          <w:rFonts w:ascii="Arial" w:eastAsia="Arial" w:hAnsi="Arial" w:cs="Arial"/>
          <w:sz w:val="22"/>
          <w:szCs w:val="22"/>
          <w:u w:val="single"/>
        </w:rPr>
        <w:t xml:space="preserve">, described in the left panel of </w:t>
      </w:r>
      <w:r w:rsidRPr="00A54DE3">
        <w:rPr>
          <w:rFonts w:ascii="Arial" w:eastAsia="Arial" w:hAnsi="Arial" w:cs="Arial"/>
          <w:b/>
          <w:bCs/>
          <w:sz w:val="22"/>
          <w:szCs w:val="22"/>
          <w:u w:val="single"/>
        </w:rPr>
        <w:t>Figure 2</w:t>
      </w:r>
      <w:r>
        <w:rPr>
          <w:rFonts w:ascii="Arial" w:eastAsia="Arial" w:hAnsi="Arial" w:cs="Arial"/>
          <w:sz w:val="22"/>
          <w:szCs w:val="22"/>
          <w:u w:val="single"/>
        </w:rPr>
        <w:t>,</w:t>
      </w:r>
      <w:r w:rsidRPr="11F658F3">
        <w:rPr>
          <w:rFonts w:ascii="Arial" w:eastAsia="Arial" w:hAnsi="Arial" w:cs="Arial"/>
          <w:sz w:val="22"/>
          <w:szCs w:val="22"/>
          <w:u w:val="single"/>
        </w:rPr>
        <w:t xml:space="preserve"> that can simulate TB vaccine trials</w:t>
      </w:r>
      <w:r w:rsidRPr="11F658F3">
        <w:rPr>
          <w:rFonts w:ascii="Arial" w:eastAsia="Arial" w:hAnsi="Arial" w:cs="Arial"/>
          <w:sz w:val="22"/>
          <w:szCs w:val="22"/>
        </w:rPr>
        <w:t xml:space="preserve"> given a community’s age distribution and the incidence of </w:t>
      </w:r>
      <w:proofErr w:type="spellStart"/>
      <w:r w:rsidRPr="11F658F3">
        <w:rPr>
          <w:rFonts w:ascii="Arial" w:eastAsia="Arial" w:hAnsi="Arial" w:cs="Arial"/>
          <w:i/>
          <w:iCs/>
          <w:sz w:val="22"/>
          <w:szCs w:val="22"/>
        </w:rPr>
        <w:t>Mtb</w:t>
      </w:r>
      <w:proofErr w:type="spellEnd"/>
      <w:r w:rsidRPr="11F658F3">
        <w:rPr>
          <w:rFonts w:ascii="Arial" w:eastAsia="Arial" w:hAnsi="Arial" w:cs="Arial"/>
          <w:sz w:val="22"/>
          <w:szCs w:val="22"/>
        </w:rPr>
        <w:t xml:space="preserve"> infection</w:t>
      </w:r>
      <w:r>
        <w:rPr>
          <w:rFonts w:ascii="Arial" w:eastAsia="Arial" w:hAnsi="Arial" w:cs="Arial"/>
          <w:sz w:val="22"/>
          <w:szCs w:val="22"/>
        </w:rPr>
        <w:t xml:space="preserve">. </w:t>
      </w:r>
      <w:r w:rsidRPr="11F658F3">
        <w:rPr>
          <w:rFonts w:ascii="Arial" w:eastAsia="Arial" w:hAnsi="Arial" w:cs="Arial"/>
          <w:sz w:val="22"/>
          <w:szCs w:val="22"/>
        </w:rPr>
        <w:t xml:space="preserve">For each person in the community, we simulate an “infection trajectory”, consisting of the timing of </w:t>
      </w:r>
      <w:proofErr w:type="spellStart"/>
      <w:r w:rsidRPr="11F658F3">
        <w:rPr>
          <w:rFonts w:ascii="Arial" w:eastAsia="Arial" w:hAnsi="Arial" w:cs="Arial"/>
          <w:i/>
          <w:iCs/>
          <w:sz w:val="22"/>
          <w:szCs w:val="22"/>
        </w:rPr>
        <w:t>Mtb</w:t>
      </w:r>
      <w:proofErr w:type="spellEnd"/>
      <w:r w:rsidRPr="11F658F3">
        <w:rPr>
          <w:rFonts w:ascii="Arial" w:eastAsia="Arial" w:hAnsi="Arial" w:cs="Arial"/>
          <w:sz w:val="22"/>
          <w:szCs w:val="22"/>
        </w:rPr>
        <w:t xml:space="preserve"> infection and of progression to active TB. Then, we sample individuals at random. If they have not developed active TB, they are screened using a test with a DOP of </w:t>
      </w:r>
      <w:r w:rsidRPr="11F658F3">
        <w:rPr>
          <w:rFonts w:ascii="Arial" w:eastAsia="Arial" w:hAnsi="Arial" w:cs="Arial"/>
          <w:i/>
          <w:iCs/>
          <w:sz w:val="22"/>
          <w:szCs w:val="22"/>
        </w:rPr>
        <w:t>k</w:t>
      </w:r>
      <w:r w:rsidRPr="11F658F3">
        <w:rPr>
          <w:rFonts w:ascii="Arial" w:eastAsia="Arial" w:hAnsi="Arial" w:cs="Arial"/>
          <w:sz w:val="22"/>
          <w:szCs w:val="22"/>
        </w:rPr>
        <w:t xml:space="preserve"> years (</w:t>
      </w:r>
      <w:r>
        <w:rPr>
          <w:rFonts w:ascii="Arial" w:eastAsia="Arial" w:hAnsi="Arial" w:cs="Arial"/>
          <w:sz w:val="22"/>
          <w:szCs w:val="22"/>
        </w:rPr>
        <w:t xml:space="preserve">months for </w:t>
      </w:r>
      <w:r w:rsidR="002D4D2B">
        <w:rPr>
          <w:rFonts w:ascii="Arial" w:eastAsia="Arial" w:hAnsi="Arial" w:cs="Arial"/>
          <w:sz w:val="22"/>
          <w:szCs w:val="22"/>
        </w:rPr>
        <w:t>TB-</w:t>
      </w:r>
      <w:r>
        <w:rPr>
          <w:rFonts w:ascii="Arial" w:eastAsia="Arial" w:hAnsi="Arial" w:cs="Arial"/>
          <w:sz w:val="22"/>
          <w:szCs w:val="22"/>
        </w:rPr>
        <w:t>TASA, years for IGRA</w:t>
      </w:r>
      <w:r w:rsidRPr="11F658F3">
        <w:rPr>
          <w:rFonts w:ascii="Arial" w:eastAsia="Arial" w:hAnsi="Arial" w:cs="Arial"/>
          <w:sz w:val="22"/>
          <w:szCs w:val="22"/>
        </w:rPr>
        <w:t>). Individuals who test positive are enrolled</w:t>
      </w:r>
      <w:r>
        <w:rPr>
          <w:rFonts w:ascii="Arial" w:eastAsia="Arial" w:hAnsi="Arial" w:cs="Arial"/>
          <w:sz w:val="22"/>
          <w:szCs w:val="22"/>
        </w:rPr>
        <w:t xml:space="preserve"> and</w:t>
      </w:r>
      <w:r w:rsidRPr="11F658F3">
        <w:rPr>
          <w:rFonts w:ascii="Arial" w:eastAsia="Arial" w:hAnsi="Arial" w:cs="Arial"/>
          <w:sz w:val="22"/>
          <w:szCs w:val="22"/>
        </w:rPr>
        <w:t xml:space="preserve"> we simulate TB progression </w:t>
      </w:r>
      <w:r>
        <w:rPr>
          <w:rFonts w:ascii="Arial" w:eastAsia="Arial" w:hAnsi="Arial" w:cs="Arial"/>
          <w:sz w:val="22"/>
          <w:szCs w:val="22"/>
        </w:rPr>
        <w:t>f</w:t>
      </w:r>
      <w:r w:rsidRPr="11F658F3">
        <w:rPr>
          <w:rFonts w:ascii="Arial" w:eastAsia="Arial" w:hAnsi="Arial" w:cs="Arial"/>
          <w:sz w:val="22"/>
          <w:szCs w:val="22"/>
        </w:rPr>
        <w:t xml:space="preserve">or the enrolled cohort over a 3-year trial period. We continue sampling from the community until we enroll </w:t>
      </w:r>
      <w:r w:rsidRPr="11F658F3">
        <w:rPr>
          <w:rFonts w:ascii="Arial" w:eastAsia="Arial" w:hAnsi="Arial" w:cs="Arial"/>
          <w:i/>
          <w:iCs/>
          <w:sz w:val="22"/>
          <w:szCs w:val="22"/>
        </w:rPr>
        <w:t>N</w:t>
      </w:r>
      <w:r w:rsidRPr="11F658F3">
        <w:rPr>
          <w:rFonts w:ascii="Arial" w:eastAsia="Arial" w:hAnsi="Arial" w:cs="Arial"/>
          <w:sz w:val="22"/>
          <w:szCs w:val="22"/>
        </w:rPr>
        <w:t xml:space="preserve"> individuals who progress during the trial, where </w:t>
      </w:r>
      <w:r w:rsidRPr="11F658F3">
        <w:rPr>
          <w:rFonts w:ascii="Arial" w:eastAsia="Arial" w:hAnsi="Arial" w:cs="Arial"/>
          <w:i/>
          <w:iCs/>
          <w:sz w:val="22"/>
          <w:szCs w:val="22"/>
        </w:rPr>
        <w:t>N</w:t>
      </w:r>
      <w:r w:rsidRPr="11F658F3">
        <w:rPr>
          <w:rFonts w:ascii="Arial" w:eastAsia="Arial" w:hAnsi="Arial" w:cs="Arial"/>
          <w:sz w:val="22"/>
          <w:szCs w:val="22"/>
        </w:rPr>
        <w:t xml:space="preserve"> is a function of the trial’s power. For each simulation, we measure the number of people sampled, screened, and enrolled to reach </w:t>
      </w:r>
      <w:r w:rsidRPr="11F658F3">
        <w:rPr>
          <w:rFonts w:ascii="Arial" w:eastAsia="Arial" w:hAnsi="Arial" w:cs="Arial"/>
          <w:i/>
          <w:iCs/>
          <w:sz w:val="22"/>
          <w:szCs w:val="22"/>
        </w:rPr>
        <w:t>N</w:t>
      </w:r>
      <w:r w:rsidRPr="11F658F3">
        <w:rPr>
          <w:rFonts w:ascii="Arial" w:eastAsia="Arial" w:hAnsi="Arial" w:cs="Arial"/>
          <w:sz w:val="22"/>
          <w:szCs w:val="22"/>
        </w:rPr>
        <w:t xml:space="preserve"> progressors</w:t>
      </w:r>
      <w:commentRangeStart w:id="22"/>
      <w:r w:rsidRPr="11F658F3">
        <w:rPr>
          <w:rFonts w:ascii="Arial" w:eastAsia="Arial" w:hAnsi="Arial" w:cs="Arial"/>
          <w:sz w:val="22"/>
          <w:szCs w:val="22"/>
        </w:rPr>
        <w:t>.</w:t>
      </w:r>
      <w:commentRangeEnd w:id="22"/>
      <w:r>
        <w:rPr>
          <w:rStyle w:val="CommentReference"/>
        </w:rPr>
        <w:commentReference w:id="22"/>
      </w:r>
    </w:p>
    <w:p w14:paraId="7E838D7C" w14:textId="23A17306" w:rsidR="00743027" w:rsidRPr="00705829" w:rsidDel="005B52E1" w:rsidRDefault="00743027" w:rsidP="00743027">
      <w:pPr>
        <w:spacing w:line="240" w:lineRule="auto"/>
        <w:jc w:val="both"/>
        <w:rPr>
          <w:del w:id="23" w:author="Stephen Kissler" w:date="2025-10-01T12:40:00Z" w16du:dateUtc="2025-10-01T18:40:00Z"/>
          <w:rFonts w:ascii="Arial" w:hAnsi="Arial" w:cs="Arial"/>
          <w:sz w:val="22"/>
          <w:szCs w:val="22"/>
        </w:rPr>
      </w:pPr>
      <w:r>
        <w:rPr>
          <w:rFonts w:ascii="Arial" w:eastAsia="Arial" w:hAnsi="Arial" w:cs="Arial"/>
          <w:sz w:val="22"/>
          <w:szCs w:val="22"/>
          <w:u w:val="single"/>
        </w:rPr>
        <w:t>I</w:t>
      </w:r>
      <w:r w:rsidRPr="11F658F3">
        <w:rPr>
          <w:rFonts w:ascii="Arial" w:eastAsia="Arial" w:hAnsi="Arial" w:cs="Arial"/>
          <w:sz w:val="22"/>
          <w:szCs w:val="22"/>
          <w:u w:val="single"/>
        </w:rPr>
        <w:t>n preliminary simulations</w:t>
      </w:r>
      <w:r>
        <w:rPr>
          <w:rFonts w:ascii="Arial" w:eastAsia="Arial" w:hAnsi="Arial" w:cs="Arial"/>
          <w:sz w:val="22"/>
          <w:szCs w:val="22"/>
          <w:u w:val="single"/>
        </w:rPr>
        <w:t>,</w:t>
      </w:r>
      <w:r>
        <w:rPr>
          <w:rFonts w:ascii="Arial" w:eastAsia="Arial" w:hAnsi="Arial" w:cs="Arial"/>
          <w:sz w:val="22"/>
          <w:szCs w:val="22"/>
        </w:rPr>
        <w:t xml:space="preserve"> shown in the right panel of </w:t>
      </w:r>
      <w:r>
        <w:rPr>
          <w:rFonts w:ascii="Arial" w:eastAsia="Arial" w:hAnsi="Arial" w:cs="Arial"/>
          <w:b/>
          <w:bCs/>
          <w:sz w:val="22"/>
          <w:szCs w:val="22"/>
        </w:rPr>
        <w:t>Figure 2</w:t>
      </w:r>
      <w:r>
        <w:rPr>
          <w:rFonts w:ascii="Arial" w:eastAsia="Arial" w:hAnsi="Arial" w:cs="Arial"/>
          <w:sz w:val="22"/>
          <w:szCs w:val="22"/>
        </w:rPr>
        <w:t>,</w:t>
      </w:r>
      <w:r w:rsidRPr="11F658F3">
        <w:rPr>
          <w:rFonts w:ascii="Arial" w:eastAsia="Arial" w:hAnsi="Arial" w:cs="Arial"/>
          <w:sz w:val="22"/>
          <w:szCs w:val="22"/>
        </w:rPr>
        <w:t xml:space="preserve"> the vaccine trial size needed to enroll </w:t>
      </w:r>
      <w:r w:rsidRPr="11F658F3">
        <w:rPr>
          <w:rFonts w:ascii="Arial" w:eastAsia="Arial" w:hAnsi="Arial" w:cs="Arial"/>
          <w:i/>
          <w:iCs/>
          <w:sz w:val="22"/>
          <w:szCs w:val="22"/>
        </w:rPr>
        <w:t>N</w:t>
      </w:r>
      <w:r w:rsidRPr="00373DFB">
        <w:rPr>
          <w:rFonts w:ascii="Arial" w:eastAsia="Arial" w:hAnsi="Arial" w:cs="Arial"/>
          <w:sz w:val="22"/>
          <w:szCs w:val="22"/>
        </w:rPr>
        <w:t>=50</w:t>
      </w:r>
      <w:r w:rsidRPr="11F658F3">
        <w:rPr>
          <w:rFonts w:ascii="Arial" w:eastAsia="Arial" w:hAnsi="Arial" w:cs="Arial"/>
          <w:sz w:val="22"/>
          <w:szCs w:val="22"/>
        </w:rPr>
        <w:t xml:space="preserve"> progressors steadily declines as a test’s DOP shrinks (</w:t>
      </w:r>
      <w:r w:rsidRPr="11F658F3">
        <w:rPr>
          <w:rFonts w:ascii="Arial" w:eastAsia="Arial" w:hAnsi="Arial" w:cs="Arial"/>
          <w:i/>
          <w:iCs/>
          <w:sz w:val="22"/>
          <w:szCs w:val="22"/>
        </w:rPr>
        <w:t>i.e.</w:t>
      </w:r>
      <w:r w:rsidRPr="11F658F3">
        <w:rPr>
          <w:rFonts w:ascii="Arial" w:eastAsia="Arial" w:hAnsi="Arial" w:cs="Arial"/>
          <w:sz w:val="22"/>
          <w:szCs w:val="22"/>
        </w:rPr>
        <w:t>,</w:t>
      </w:r>
      <w:commentRangeStart w:id="24"/>
      <w:commentRangeStart w:id="25"/>
      <w:commentRangeStart w:id="26"/>
      <w:r w:rsidRPr="11F658F3">
        <w:rPr>
          <w:rFonts w:ascii="Arial" w:eastAsia="Arial" w:hAnsi="Arial" w:cs="Arial"/>
          <w:sz w:val="22"/>
          <w:szCs w:val="22"/>
        </w:rPr>
        <w:t xml:space="preserve"> from IGRA-like to </w:t>
      </w:r>
      <w:r>
        <w:rPr>
          <w:rFonts w:ascii="Arial" w:eastAsia="Arial" w:hAnsi="Arial" w:cs="Arial"/>
          <w:sz w:val="22"/>
          <w:szCs w:val="22"/>
        </w:rPr>
        <w:t>TB-</w:t>
      </w:r>
      <w:r w:rsidRPr="11F658F3">
        <w:rPr>
          <w:rFonts w:ascii="Arial" w:eastAsia="Arial" w:hAnsi="Arial" w:cs="Arial"/>
          <w:sz w:val="22"/>
          <w:szCs w:val="22"/>
        </w:rPr>
        <w:t>TASA-like tests</w:t>
      </w:r>
      <w:commentRangeEnd w:id="24"/>
      <w:r>
        <w:rPr>
          <w:rStyle w:val="CommentReference"/>
        </w:rPr>
        <w:commentReference w:id="24"/>
      </w:r>
      <w:commentRangeEnd w:id="25"/>
      <w:r>
        <w:rPr>
          <w:rStyle w:val="CommentReference"/>
        </w:rPr>
        <w:commentReference w:id="25"/>
      </w:r>
      <w:commentRangeEnd w:id="26"/>
      <w:r w:rsidR="00573CCE">
        <w:rPr>
          <w:rStyle w:val="CommentReference"/>
        </w:rPr>
        <w:commentReference w:id="26"/>
      </w:r>
      <w:r w:rsidRPr="11F658F3">
        <w:rPr>
          <w:rFonts w:ascii="Arial" w:eastAsia="Arial" w:hAnsi="Arial" w:cs="Arial"/>
          <w:sz w:val="22"/>
          <w:szCs w:val="22"/>
        </w:rPr>
        <w:t xml:space="preserve">). This is because screening tests with a short DOP help exclude individuals with long-standing persistent </w:t>
      </w:r>
      <w:proofErr w:type="spellStart"/>
      <w:r w:rsidRPr="11F658F3">
        <w:rPr>
          <w:rFonts w:ascii="Arial" w:eastAsia="Arial" w:hAnsi="Arial" w:cs="Arial"/>
          <w:i/>
          <w:iCs/>
          <w:sz w:val="22"/>
          <w:szCs w:val="22"/>
        </w:rPr>
        <w:t>Mtb</w:t>
      </w:r>
      <w:proofErr w:type="spellEnd"/>
      <w:r w:rsidRPr="11F658F3">
        <w:rPr>
          <w:rFonts w:ascii="Arial" w:eastAsia="Arial" w:hAnsi="Arial" w:cs="Arial"/>
          <w:i/>
          <w:iCs/>
          <w:sz w:val="22"/>
          <w:szCs w:val="22"/>
        </w:rPr>
        <w:t xml:space="preserve"> </w:t>
      </w:r>
      <w:r w:rsidRPr="11F658F3">
        <w:rPr>
          <w:rFonts w:ascii="Arial" w:eastAsia="Arial" w:hAnsi="Arial" w:cs="Arial"/>
          <w:sz w:val="22"/>
          <w:szCs w:val="22"/>
        </w:rPr>
        <w:t xml:space="preserve">infection. In one scenario, relative to an IGRA-like test, a </w:t>
      </w:r>
      <w:r>
        <w:rPr>
          <w:rFonts w:ascii="Arial" w:eastAsia="Arial" w:hAnsi="Arial" w:cs="Arial"/>
          <w:sz w:val="22"/>
          <w:szCs w:val="22"/>
        </w:rPr>
        <w:t>TB-</w:t>
      </w:r>
      <w:r w:rsidRPr="11F658F3">
        <w:rPr>
          <w:rFonts w:ascii="Arial" w:eastAsia="Arial" w:hAnsi="Arial" w:cs="Arial"/>
          <w:sz w:val="22"/>
          <w:szCs w:val="22"/>
        </w:rPr>
        <w:t xml:space="preserve">TASA-like test with a 6-month DOP could yield an expected 32-fold reduction in trial size (121 </w:t>
      </w:r>
      <w:r w:rsidRPr="11F658F3">
        <w:rPr>
          <w:rFonts w:ascii="Arial" w:eastAsia="Arial" w:hAnsi="Arial" w:cs="Arial"/>
          <w:i/>
          <w:iCs/>
          <w:sz w:val="22"/>
          <w:szCs w:val="22"/>
        </w:rPr>
        <w:t>vs.</w:t>
      </w:r>
      <w:r w:rsidRPr="11F658F3">
        <w:rPr>
          <w:rFonts w:ascii="Arial" w:eastAsia="Arial" w:hAnsi="Arial" w:cs="Arial"/>
          <w:sz w:val="22"/>
          <w:szCs w:val="22"/>
        </w:rPr>
        <w:t xml:space="preserve"> 3,879 enrolled) with </w:t>
      </w:r>
      <w:r>
        <w:rPr>
          <w:rFonts w:ascii="Arial" w:eastAsia="Arial" w:hAnsi="Arial" w:cs="Arial"/>
          <w:sz w:val="22"/>
          <w:szCs w:val="22"/>
        </w:rPr>
        <w:t xml:space="preserve">only </w:t>
      </w:r>
      <w:r w:rsidRPr="11F658F3">
        <w:rPr>
          <w:rFonts w:ascii="Arial" w:eastAsia="Arial" w:hAnsi="Arial" w:cs="Arial"/>
          <w:sz w:val="22"/>
          <w:szCs w:val="22"/>
        </w:rPr>
        <w:t>a 1.9-fold increase in the number screened (17,720 vs. 9,234 screened). A test with a modestly longer DOP, e.g., one year, could generate a similar 26-fold expected reduction in trial size (147 enrolled) with just a 1.3-fold increase in the number screened (11,982 screened)</w:t>
      </w:r>
      <w:commentRangeStart w:id="27"/>
      <w:commentRangeStart w:id="28"/>
      <w:r w:rsidRPr="11F658F3">
        <w:rPr>
          <w:rFonts w:ascii="Arial" w:eastAsia="Arial" w:hAnsi="Arial" w:cs="Arial"/>
          <w:sz w:val="22"/>
          <w:szCs w:val="22"/>
        </w:rPr>
        <w:t>.</w:t>
      </w:r>
      <w:r>
        <w:rPr>
          <w:rFonts w:ascii="Arial" w:eastAsia="Arial" w:hAnsi="Arial" w:cs="Arial"/>
          <w:sz w:val="22"/>
          <w:szCs w:val="22"/>
        </w:rPr>
        <w:t xml:space="preserve"> </w:t>
      </w:r>
      <w:commentRangeEnd w:id="27"/>
      <w:r>
        <w:rPr>
          <w:rStyle w:val="CommentReference"/>
        </w:rPr>
        <w:commentReference w:id="27"/>
      </w:r>
      <w:commentRangeEnd w:id="28"/>
      <w:r w:rsidR="005B52E1">
        <w:rPr>
          <w:rStyle w:val="CommentReference"/>
        </w:rPr>
        <w:commentReference w:id="28"/>
      </w:r>
      <w:ins w:id="29" w:author="Stephen Kissler" w:date="2025-10-01T11:51:00Z" w16du:dateUtc="2025-10-01T17:51:00Z">
        <w:r w:rsidR="00573CCE">
          <w:rPr>
            <w:rFonts w:ascii="Arial" w:eastAsia="Arial" w:hAnsi="Arial" w:cs="Arial"/>
            <w:sz w:val="22"/>
            <w:szCs w:val="22"/>
          </w:rPr>
          <w:t xml:space="preserve"> </w:t>
        </w:r>
      </w:ins>
      <w:ins w:id="30" w:author="Stephen Kissler" w:date="2025-10-01T12:33:00Z" w16du:dateUtc="2025-10-01T18:33:00Z">
        <w:r w:rsidR="005B52E1">
          <w:rPr>
            <w:rFonts w:ascii="Arial" w:eastAsia="Arial" w:hAnsi="Arial" w:cs="Arial"/>
            <w:sz w:val="22"/>
            <w:szCs w:val="22"/>
          </w:rPr>
          <w:t xml:space="preserve">These findings </w:t>
        </w:r>
      </w:ins>
      <w:ins w:id="31" w:author="Stephen Kissler" w:date="2025-10-01T12:34:00Z" w16du:dateUtc="2025-10-01T18:34:00Z">
        <w:r w:rsidR="005B52E1">
          <w:rPr>
            <w:rFonts w:ascii="Arial" w:eastAsia="Arial" w:hAnsi="Arial" w:cs="Arial"/>
            <w:sz w:val="22"/>
            <w:szCs w:val="22"/>
          </w:rPr>
          <w:t xml:space="preserve">are based on various assumptions, including </w:t>
        </w:r>
      </w:ins>
      <w:ins w:id="32" w:author="Stephen Kissler" w:date="2025-10-01T12:35:00Z" w16du:dateUtc="2025-10-01T18:35:00Z">
        <w:r w:rsidR="005B52E1">
          <w:rPr>
            <w:rFonts w:ascii="Arial" w:eastAsia="Arial" w:hAnsi="Arial" w:cs="Arial"/>
            <w:sz w:val="22"/>
            <w:szCs w:val="22"/>
          </w:rPr>
          <w:t>a uniform age distribution</w:t>
        </w:r>
      </w:ins>
      <w:ins w:id="33" w:author="Stephen Kissler" w:date="2025-10-01T12:38:00Z" w16du:dateUtc="2025-10-01T18:38:00Z">
        <w:r w:rsidR="005B52E1">
          <w:rPr>
            <w:rFonts w:ascii="Arial" w:eastAsia="Arial" w:hAnsi="Arial" w:cs="Arial"/>
            <w:sz w:val="22"/>
            <w:szCs w:val="22"/>
          </w:rPr>
          <w:t xml:space="preserve">, </w:t>
        </w:r>
      </w:ins>
      <w:ins w:id="34" w:author="Stephen Kissler" w:date="2025-10-01T12:36:00Z" w16du:dateUtc="2025-10-01T18:36:00Z">
        <w:r w:rsidR="005B52E1">
          <w:rPr>
            <w:rFonts w:ascii="Arial" w:eastAsia="Arial" w:hAnsi="Arial" w:cs="Arial"/>
            <w:sz w:val="22"/>
            <w:szCs w:val="22"/>
          </w:rPr>
          <w:t xml:space="preserve">constant TB incidence, </w:t>
        </w:r>
      </w:ins>
      <w:ins w:id="35" w:author="Stephen Kissler" w:date="2025-10-01T12:37:00Z" w16du:dateUtc="2025-10-01T18:37:00Z">
        <w:r w:rsidR="005B52E1">
          <w:rPr>
            <w:rFonts w:ascii="Arial" w:eastAsia="Arial" w:hAnsi="Arial" w:cs="Arial"/>
            <w:sz w:val="22"/>
            <w:szCs w:val="22"/>
          </w:rPr>
          <w:t xml:space="preserve">and perfect test sensitivity/specificity within the test’s positivity window. </w:t>
        </w:r>
      </w:ins>
      <w:ins w:id="36" w:author="Stephen Kissler" w:date="2025-10-01T12:40:00Z" w16du:dateUtc="2025-10-01T18:40:00Z">
        <w:r w:rsidR="005B52E1">
          <w:rPr>
            <w:rFonts w:ascii="Arial" w:eastAsia="Arial" w:hAnsi="Arial" w:cs="Arial"/>
            <w:sz w:val="22"/>
            <w:szCs w:val="22"/>
          </w:rPr>
          <w:t xml:space="preserve">Nevertheless, this modeling framework provides a strong basis for simulating trials under more realistic conditions. </w:t>
        </w:r>
      </w:ins>
    </w:p>
    <w:p w14:paraId="61365376" w14:textId="77777777" w:rsidR="00743027" w:rsidRPr="00705829" w:rsidRDefault="00743027" w:rsidP="00770E46">
      <w:pPr>
        <w:spacing w:line="240" w:lineRule="auto"/>
        <w:jc w:val="both"/>
        <w:rPr>
          <w:rFonts w:ascii="Arial" w:hAnsi="Arial" w:cs="Arial"/>
          <w:sz w:val="22"/>
          <w:szCs w:val="22"/>
        </w:rPr>
      </w:pPr>
    </w:p>
    <w:p w14:paraId="166537A7" w14:textId="16CDBBE4" w:rsidR="008F17FA" w:rsidRPr="00742A6F" w:rsidRDefault="00352EE3" w:rsidP="00770E46">
      <w:pPr>
        <w:spacing w:line="240" w:lineRule="auto"/>
        <w:jc w:val="both"/>
        <w:rPr>
          <w:rFonts w:ascii="Arial" w:hAnsi="Arial"/>
          <w:b/>
          <w:sz w:val="22"/>
        </w:rPr>
      </w:pPr>
      <w:r>
        <w:rPr>
          <w:rFonts w:ascii="Arial" w:hAnsi="Arial" w:cs="Arial"/>
          <w:b/>
          <w:bCs/>
          <w:sz w:val="22"/>
          <w:szCs w:val="22"/>
        </w:rPr>
        <w:t xml:space="preserve">B. </w:t>
      </w:r>
      <w:commentRangeStart w:id="37"/>
      <w:r w:rsidR="008F17FA" w:rsidRPr="00742A6F">
        <w:rPr>
          <w:rFonts w:ascii="Arial" w:hAnsi="Arial"/>
          <w:b/>
          <w:sz w:val="22"/>
        </w:rPr>
        <w:t>INNOVATION</w:t>
      </w:r>
      <w:commentRangeEnd w:id="37"/>
      <w:r>
        <w:rPr>
          <w:rStyle w:val="CommentReference"/>
        </w:rPr>
        <w:commentReference w:id="37"/>
      </w:r>
    </w:p>
    <w:p w14:paraId="4414AD80" w14:textId="7099C992" w:rsidR="008F17FA" w:rsidRPr="00132959" w:rsidRDefault="008F17FA" w:rsidP="00C7768F">
      <w:pPr>
        <w:spacing w:line="240" w:lineRule="auto"/>
        <w:jc w:val="both"/>
        <w:rPr>
          <w:rFonts w:ascii="Arial" w:hAnsi="Arial" w:cs="Arial"/>
          <w:sz w:val="22"/>
          <w:szCs w:val="22"/>
        </w:rPr>
      </w:pPr>
      <w:r w:rsidRPr="27BB8721">
        <w:rPr>
          <w:rFonts w:ascii="Arial" w:hAnsi="Arial" w:cs="Arial"/>
          <w:sz w:val="22"/>
          <w:szCs w:val="22"/>
        </w:rPr>
        <w:t xml:space="preserve">This will be the first study to assess </w:t>
      </w:r>
      <w:del w:id="38" w:author="Stephen Kissler" w:date="2025-10-01T11:18:00Z" w16du:dateUtc="2025-10-01T17:18:00Z">
        <w:r w:rsidRPr="27BB8721" w:rsidDel="00CB3273">
          <w:rPr>
            <w:rFonts w:ascii="Arial" w:hAnsi="Arial" w:cs="Arial"/>
            <w:sz w:val="22"/>
            <w:szCs w:val="22"/>
          </w:rPr>
          <w:delText>the possible utility of</w:delText>
        </w:r>
      </w:del>
      <w:ins w:id="39" w:author="Stephen Kissler" w:date="2025-10-01T11:18:00Z" w16du:dateUtc="2025-10-01T17:18:00Z">
        <w:r w:rsidR="00CB3273">
          <w:rPr>
            <w:rFonts w:ascii="Arial" w:hAnsi="Arial" w:cs="Arial"/>
            <w:sz w:val="22"/>
            <w:szCs w:val="22"/>
          </w:rPr>
          <w:t>how</w:t>
        </w:r>
      </w:ins>
      <w:r w:rsidRPr="27BB8721">
        <w:rPr>
          <w:rFonts w:ascii="Arial" w:hAnsi="Arial" w:cs="Arial"/>
          <w:sz w:val="22"/>
          <w:szCs w:val="22"/>
        </w:rPr>
        <w:t xml:space="preserve"> a test for recent infection </w:t>
      </w:r>
      <w:del w:id="40" w:author="Stephen Kissler" w:date="2025-10-01T11:18:00Z" w16du:dateUtc="2025-10-01T17:18:00Z">
        <w:r w:rsidRPr="27BB8721" w:rsidDel="00CB3273">
          <w:rPr>
            <w:rFonts w:ascii="Arial" w:hAnsi="Arial" w:cs="Arial"/>
            <w:sz w:val="22"/>
            <w:szCs w:val="22"/>
          </w:rPr>
          <w:delText xml:space="preserve">in </w:delText>
        </w:r>
      </w:del>
      <w:ins w:id="41" w:author="Stephen Kissler" w:date="2025-10-01T11:18:00Z" w16du:dateUtc="2025-10-01T17:18:00Z">
        <w:r w:rsidR="00CB3273">
          <w:rPr>
            <w:rFonts w:ascii="Arial" w:hAnsi="Arial" w:cs="Arial"/>
            <w:sz w:val="22"/>
            <w:szCs w:val="22"/>
          </w:rPr>
          <w:t>might</w:t>
        </w:r>
        <w:r w:rsidR="00CB3273" w:rsidRPr="27BB8721">
          <w:rPr>
            <w:rFonts w:ascii="Arial" w:hAnsi="Arial" w:cs="Arial"/>
            <w:sz w:val="22"/>
            <w:szCs w:val="22"/>
          </w:rPr>
          <w:t xml:space="preserve"> </w:t>
        </w:r>
      </w:ins>
      <w:r w:rsidRPr="27BB8721">
        <w:rPr>
          <w:rFonts w:ascii="Arial" w:hAnsi="Arial" w:cs="Arial"/>
          <w:sz w:val="22"/>
          <w:szCs w:val="22"/>
        </w:rPr>
        <w:t>revolutioniz</w:t>
      </w:r>
      <w:ins w:id="42" w:author="Stephen Kissler" w:date="2025-10-01T11:18:00Z" w16du:dateUtc="2025-10-01T17:18:00Z">
        <w:r w:rsidR="00CB3273">
          <w:rPr>
            <w:rFonts w:ascii="Arial" w:hAnsi="Arial" w:cs="Arial"/>
            <w:sz w:val="22"/>
            <w:szCs w:val="22"/>
          </w:rPr>
          <w:t>e</w:t>
        </w:r>
      </w:ins>
      <w:del w:id="43" w:author="Stephen Kissler" w:date="2025-10-01T11:18:00Z" w16du:dateUtc="2025-10-01T17:18:00Z">
        <w:r w:rsidRPr="27BB8721" w:rsidDel="00CB3273">
          <w:rPr>
            <w:rFonts w:ascii="Arial" w:hAnsi="Arial" w:cs="Arial"/>
            <w:sz w:val="22"/>
            <w:szCs w:val="22"/>
          </w:rPr>
          <w:delText>ing</w:delText>
        </w:r>
      </w:del>
      <w:r w:rsidRPr="27BB8721">
        <w:rPr>
          <w:rFonts w:ascii="Arial" w:hAnsi="Arial" w:cs="Arial"/>
          <w:sz w:val="22"/>
          <w:szCs w:val="22"/>
        </w:rPr>
        <w:t xml:space="preserve"> </w:t>
      </w:r>
      <w:ins w:id="44" w:author="Stephen Kissler" w:date="2025-10-01T11:19:00Z" w16du:dateUtc="2025-10-01T17:19:00Z">
        <w:r w:rsidR="00CB3273">
          <w:rPr>
            <w:rFonts w:ascii="Arial" w:hAnsi="Arial" w:cs="Arial"/>
            <w:sz w:val="22"/>
            <w:szCs w:val="22"/>
          </w:rPr>
          <w:t xml:space="preserve">TB </w:t>
        </w:r>
      </w:ins>
      <w:del w:id="45" w:author="Stephen Kissler" w:date="2025-10-01T11:18:00Z" w16du:dateUtc="2025-10-01T17:18:00Z">
        <w:r w:rsidRPr="27BB8721" w:rsidDel="00CB3273">
          <w:rPr>
            <w:rFonts w:ascii="Arial" w:hAnsi="Arial" w:cs="Arial"/>
            <w:sz w:val="22"/>
            <w:szCs w:val="22"/>
          </w:rPr>
          <w:delText xml:space="preserve">methods for </w:delText>
        </w:r>
      </w:del>
      <w:r w:rsidRPr="27BB8721">
        <w:rPr>
          <w:rFonts w:ascii="Arial" w:hAnsi="Arial" w:cs="Arial"/>
          <w:sz w:val="22"/>
          <w:szCs w:val="22"/>
        </w:rPr>
        <w:t xml:space="preserve">vaccine trial design and </w:t>
      </w:r>
      <w:del w:id="46" w:author="Stephen Kissler" w:date="2025-10-01T11:19:00Z" w16du:dateUtc="2025-10-01T17:19:00Z">
        <w:r w:rsidRPr="27BB8721" w:rsidDel="00CB3273">
          <w:rPr>
            <w:rFonts w:ascii="Arial" w:hAnsi="Arial" w:cs="Arial"/>
            <w:sz w:val="22"/>
            <w:szCs w:val="22"/>
          </w:rPr>
          <w:delText xml:space="preserve">monitoring </w:delText>
        </w:r>
      </w:del>
      <w:r w:rsidRPr="27BB8721">
        <w:rPr>
          <w:rFonts w:ascii="Arial" w:hAnsi="Arial" w:cs="Arial"/>
          <w:sz w:val="22"/>
          <w:szCs w:val="22"/>
        </w:rPr>
        <w:t>intervention efficacy</w:t>
      </w:r>
      <w:ins w:id="47" w:author="Stephen Kissler" w:date="2025-10-01T11:19:00Z" w16du:dateUtc="2025-10-01T17:19:00Z">
        <w:r w:rsidR="00CB3273">
          <w:rPr>
            <w:rFonts w:ascii="Arial" w:hAnsi="Arial" w:cs="Arial"/>
            <w:sz w:val="22"/>
            <w:szCs w:val="22"/>
          </w:rPr>
          <w:t xml:space="preserve"> monitoring</w:t>
        </w:r>
      </w:ins>
      <w:r w:rsidRPr="27BB8721">
        <w:rPr>
          <w:rFonts w:ascii="Arial" w:hAnsi="Arial" w:cs="Arial"/>
          <w:sz w:val="22"/>
          <w:szCs w:val="22"/>
        </w:rPr>
        <w:t xml:space="preserve">. Our study is innovative in </w:t>
      </w:r>
      <w:r>
        <w:rPr>
          <w:rFonts w:ascii="Arial" w:hAnsi="Arial" w:cs="Arial"/>
          <w:sz w:val="22"/>
          <w:szCs w:val="22"/>
        </w:rPr>
        <w:t>four</w:t>
      </w:r>
      <w:commentRangeStart w:id="48"/>
      <w:r w:rsidRPr="27BB8721">
        <w:rPr>
          <w:rFonts w:ascii="Arial" w:hAnsi="Arial" w:cs="Arial"/>
          <w:sz w:val="22"/>
          <w:szCs w:val="22"/>
        </w:rPr>
        <w:t xml:space="preserve"> </w:t>
      </w:r>
      <w:commentRangeEnd w:id="48"/>
      <w:r w:rsidRPr="27BB8721">
        <w:rPr>
          <w:rStyle w:val="CommentReference"/>
          <w:rFonts w:ascii="Arial" w:hAnsi="Arial" w:cs="Arial"/>
          <w:sz w:val="22"/>
          <w:szCs w:val="22"/>
        </w:rPr>
        <w:commentReference w:id="48"/>
      </w:r>
      <w:r w:rsidRPr="27BB8721">
        <w:rPr>
          <w:rFonts w:ascii="Arial" w:hAnsi="Arial" w:cs="Arial"/>
          <w:sz w:val="22"/>
          <w:szCs w:val="22"/>
        </w:rPr>
        <w:t>ways:</w:t>
      </w:r>
    </w:p>
    <w:p w14:paraId="50385F22" w14:textId="093CEF75" w:rsidR="00F50716" w:rsidRPr="007222F8" w:rsidRDefault="00F50716" w:rsidP="007222F8">
      <w:pPr>
        <w:pStyle w:val="ListParagraph"/>
        <w:numPr>
          <w:ilvl w:val="0"/>
          <w:numId w:val="7"/>
        </w:numPr>
        <w:spacing w:line="240" w:lineRule="auto"/>
        <w:ind w:left="360"/>
        <w:jc w:val="both"/>
        <w:rPr>
          <w:rFonts w:ascii="Arial" w:hAnsi="Arial" w:cs="Arial"/>
          <w:b/>
          <w:bCs/>
          <w:sz w:val="22"/>
          <w:szCs w:val="22"/>
        </w:rPr>
      </w:pPr>
      <w:r w:rsidRPr="00CB312A">
        <w:rPr>
          <w:rFonts w:ascii="Arial" w:hAnsi="Arial" w:cs="Arial"/>
          <w:b/>
          <w:bCs/>
          <w:sz w:val="22"/>
          <w:szCs w:val="22"/>
        </w:rPr>
        <w:t xml:space="preserve">We will </w:t>
      </w:r>
      <w:r>
        <w:rPr>
          <w:rFonts w:ascii="Arial" w:hAnsi="Arial" w:cs="Arial"/>
          <w:b/>
          <w:bCs/>
          <w:sz w:val="22"/>
          <w:szCs w:val="22"/>
        </w:rPr>
        <w:t xml:space="preserve">assess the potential of </w:t>
      </w:r>
      <w:r w:rsidRPr="002B44C7">
        <w:rPr>
          <w:rFonts w:ascii="Arial" w:hAnsi="Arial" w:cs="Arial"/>
          <w:b/>
          <w:bCs/>
          <w:sz w:val="22"/>
          <w:szCs w:val="22"/>
        </w:rPr>
        <w:t>cutting-edge assays</w:t>
      </w:r>
      <w:r>
        <w:rPr>
          <w:rFonts w:ascii="Arial" w:hAnsi="Arial" w:cs="Arial"/>
          <w:b/>
          <w:bCs/>
          <w:sz w:val="22"/>
          <w:szCs w:val="22"/>
        </w:rPr>
        <w:t xml:space="preserve"> to</w:t>
      </w:r>
      <w:r w:rsidRPr="002B44C7">
        <w:rPr>
          <w:rFonts w:ascii="Arial" w:hAnsi="Arial" w:cs="Arial"/>
          <w:b/>
          <w:bCs/>
          <w:sz w:val="22"/>
          <w:szCs w:val="22"/>
        </w:rPr>
        <w:t xml:space="preserve"> </w:t>
      </w:r>
      <w:r w:rsidR="00352EE3">
        <w:rPr>
          <w:rFonts w:ascii="Arial" w:hAnsi="Arial" w:cs="Arial"/>
          <w:b/>
          <w:bCs/>
          <w:sz w:val="22"/>
          <w:szCs w:val="22"/>
        </w:rPr>
        <w:t>advance high-priority goals for global</w:t>
      </w:r>
      <w:r w:rsidRPr="002B44C7">
        <w:rPr>
          <w:rFonts w:ascii="Arial" w:hAnsi="Arial" w:cs="Arial"/>
          <w:b/>
          <w:bCs/>
          <w:sz w:val="22"/>
          <w:szCs w:val="22"/>
        </w:rPr>
        <w:t xml:space="preserve"> TB control</w:t>
      </w:r>
      <w:r w:rsidRPr="00CB312A">
        <w:rPr>
          <w:rFonts w:ascii="Arial" w:hAnsi="Arial" w:cs="Arial"/>
          <w:b/>
          <w:bCs/>
          <w:sz w:val="22"/>
          <w:szCs w:val="22"/>
        </w:rPr>
        <w:t>.</w:t>
      </w:r>
      <w:r>
        <w:rPr>
          <w:rFonts w:ascii="Arial" w:hAnsi="Arial" w:cs="Arial"/>
          <w:sz w:val="22"/>
          <w:szCs w:val="22"/>
        </w:rPr>
        <w:t xml:space="preserve"> </w:t>
      </w:r>
      <w:r w:rsidR="009934FC">
        <w:rPr>
          <w:rFonts w:ascii="Arial" w:hAnsi="Arial" w:cs="Arial"/>
          <w:sz w:val="22"/>
          <w:szCs w:val="22"/>
        </w:rPr>
        <w:t>The field of TB</w:t>
      </w:r>
      <w:r>
        <w:rPr>
          <w:rFonts w:ascii="Arial" w:hAnsi="Arial" w:cs="Arial"/>
          <w:sz w:val="22"/>
          <w:szCs w:val="22"/>
        </w:rPr>
        <w:t xml:space="preserve"> </w:t>
      </w:r>
      <w:r w:rsidR="00352EE3">
        <w:rPr>
          <w:rFonts w:ascii="Arial" w:hAnsi="Arial" w:cs="Arial"/>
          <w:sz w:val="22"/>
          <w:szCs w:val="22"/>
        </w:rPr>
        <w:t xml:space="preserve">has </w:t>
      </w:r>
      <w:r w:rsidR="009934FC">
        <w:rPr>
          <w:rFonts w:ascii="Arial" w:hAnsi="Arial" w:cs="Arial"/>
          <w:sz w:val="22"/>
          <w:szCs w:val="22"/>
        </w:rPr>
        <w:t>become accustomed</w:t>
      </w:r>
      <w:r w:rsidR="00352EE3">
        <w:rPr>
          <w:rFonts w:ascii="Arial" w:hAnsi="Arial" w:cs="Arial"/>
          <w:sz w:val="22"/>
          <w:szCs w:val="22"/>
        </w:rPr>
        <w:t xml:space="preserve"> to </w:t>
      </w:r>
      <w:r>
        <w:rPr>
          <w:rFonts w:ascii="Arial" w:hAnsi="Arial" w:cs="Arial"/>
          <w:sz w:val="22"/>
          <w:szCs w:val="22"/>
        </w:rPr>
        <w:t>suboptimal tools (</w:t>
      </w:r>
      <w:r w:rsidRPr="00056462">
        <w:rPr>
          <w:rFonts w:ascii="Arial" w:hAnsi="Arial" w:cs="Arial"/>
          <w:i/>
          <w:iCs/>
          <w:sz w:val="22"/>
          <w:szCs w:val="22"/>
        </w:rPr>
        <w:t>i.e.,</w:t>
      </w:r>
      <w:r>
        <w:rPr>
          <w:rFonts w:ascii="Arial" w:hAnsi="Arial" w:cs="Arial"/>
          <w:sz w:val="22"/>
          <w:szCs w:val="22"/>
        </w:rPr>
        <w:t xml:space="preserve"> IGRA) to assess infection status and lagged</w:t>
      </w:r>
      <w:r w:rsidR="00352EE3">
        <w:rPr>
          <w:rFonts w:ascii="Arial" w:hAnsi="Arial" w:cs="Arial"/>
          <w:sz w:val="22"/>
          <w:szCs w:val="22"/>
        </w:rPr>
        <w:t>, problematic</w:t>
      </w:r>
      <w:r>
        <w:rPr>
          <w:rFonts w:ascii="Arial" w:hAnsi="Arial" w:cs="Arial"/>
          <w:sz w:val="22"/>
          <w:szCs w:val="22"/>
        </w:rPr>
        <w:t xml:space="preserve"> metrics (</w:t>
      </w:r>
      <w:r w:rsidRPr="00056462">
        <w:rPr>
          <w:rFonts w:ascii="Arial" w:hAnsi="Arial" w:cs="Arial"/>
          <w:i/>
          <w:iCs/>
          <w:sz w:val="22"/>
          <w:szCs w:val="22"/>
        </w:rPr>
        <w:t>i.e.</w:t>
      </w:r>
      <w:r>
        <w:rPr>
          <w:rFonts w:ascii="Arial" w:hAnsi="Arial" w:cs="Arial"/>
          <w:sz w:val="22"/>
          <w:szCs w:val="22"/>
        </w:rPr>
        <w:t xml:space="preserve">, case </w:t>
      </w:r>
      <w:r w:rsidR="00352EE3">
        <w:rPr>
          <w:rFonts w:ascii="Arial" w:hAnsi="Arial" w:cs="Arial"/>
          <w:sz w:val="22"/>
          <w:szCs w:val="22"/>
        </w:rPr>
        <w:t>notification rates</w:t>
      </w:r>
      <w:r>
        <w:rPr>
          <w:rFonts w:ascii="Arial" w:hAnsi="Arial" w:cs="Arial"/>
          <w:sz w:val="22"/>
          <w:szCs w:val="22"/>
        </w:rPr>
        <w:t>) to monitor TB program performance</w:t>
      </w:r>
      <w:r w:rsidR="007222F8">
        <w:rPr>
          <w:rFonts w:ascii="Arial" w:hAnsi="Arial" w:cs="Arial"/>
          <w:sz w:val="22"/>
          <w:szCs w:val="22"/>
        </w:rPr>
        <w:t>, a reality that is unacceptable in the fac</w:t>
      </w:r>
      <w:ins w:id="49" w:author="Stephen Kissler" w:date="2025-10-01T11:20:00Z" w16du:dateUtc="2025-10-01T17:20:00Z">
        <w:r w:rsidR="00CB3273">
          <w:rPr>
            <w:rFonts w:ascii="Arial" w:hAnsi="Arial" w:cs="Arial"/>
            <w:sz w:val="22"/>
            <w:szCs w:val="22"/>
          </w:rPr>
          <w:t>e</w:t>
        </w:r>
      </w:ins>
      <w:del w:id="50" w:author="Stephen Kissler" w:date="2025-10-01T11:20:00Z" w16du:dateUtc="2025-10-01T17:20:00Z">
        <w:r w:rsidR="007222F8" w:rsidDel="00CB3273">
          <w:rPr>
            <w:rFonts w:ascii="Arial" w:hAnsi="Arial" w:cs="Arial"/>
            <w:sz w:val="22"/>
            <w:szCs w:val="22"/>
          </w:rPr>
          <w:delText>t</w:delText>
        </w:r>
      </w:del>
      <w:r w:rsidR="007222F8">
        <w:rPr>
          <w:rFonts w:ascii="Arial" w:hAnsi="Arial" w:cs="Arial"/>
          <w:sz w:val="22"/>
          <w:szCs w:val="22"/>
        </w:rPr>
        <w:t xml:space="preserve"> of this massive public health challenge</w:t>
      </w:r>
      <w:r>
        <w:rPr>
          <w:rFonts w:ascii="Arial" w:hAnsi="Arial" w:cs="Arial"/>
          <w:sz w:val="22"/>
          <w:szCs w:val="22"/>
        </w:rPr>
        <w:t xml:space="preserve">. </w:t>
      </w:r>
      <w:r w:rsidR="009934FC">
        <w:rPr>
          <w:rFonts w:ascii="Arial" w:hAnsi="Arial" w:cs="Arial"/>
          <w:sz w:val="22"/>
          <w:szCs w:val="22"/>
        </w:rPr>
        <w:t>U</w:t>
      </w:r>
      <w:r>
        <w:rPr>
          <w:rFonts w:ascii="Arial" w:hAnsi="Arial" w:cs="Arial"/>
          <w:sz w:val="22"/>
          <w:szCs w:val="22"/>
        </w:rPr>
        <w:t>sing rigorous model-based approaches</w:t>
      </w:r>
      <w:r w:rsidR="009934FC">
        <w:rPr>
          <w:rFonts w:ascii="Arial" w:hAnsi="Arial" w:cs="Arial"/>
          <w:sz w:val="22"/>
          <w:szCs w:val="22"/>
        </w:rPr>
        <w:t xml:space="preserve"> to identify </w:t>
      </w:r>
      <w:r w:rsidR="00EC6D40">
        <w:rPr>
          <w:rFonts w:ascii="Arial" w:hAnsi="Arial" w:cs="Arial"/>
          <w:sz w:val="22"/>
          <w:szCs w:val="22"/>
        </w:rPr>
        <w:t xml:space="preserve">practical applications for promising new tools </w:t>
      </w:r>
      <w:r w:rsidRPr="007222F8">
        <w:rPr>
          <w:rFonts w:ascii="Arial" w:hAnsi="Arial" w:cs="Arial"/>
          <w:sz w:val="22"/>
          <w:szCs w:val="22"/>
        </w:rPr>
        <w:t>is a</w:t>
      </w:r>
      <w:r w:rsidR="00352EE3" w:rsidRPr="007222F8">
        <w:rPr>
          <w:rFonts w:ascii="Arial" w:hAnsi="Arial" w:cs="Arial"/>
          <w:sz w:val="22"/>
          <w:szCs w:val="22"/>
        </w:rPr>
        <w:t xml:space="preserve"> </w:t>
      </w:r>
      <w:r w:rsidRPr="007222F8">
        <w:rPr>
          <w:rFonts w:ascii="Arial" w:hAnsi="Arial" w:cs="Arial"/>
          <w:sz w:val="22"/>
          <w:szCs w:val="22"/>
        </w:rPr>
        <w:t>novel</w:t>
      </w:r>
      <w:r w:rsidR="00352EE3" w:rsidRPr="007222F8">
        <w:rPr>
          <w:rFonts w:ascii="Arial" w:hAnsi="Arial" w:cs="Arial"/>
          <w:sz w:val="22"/>
          <w:szCs w:val="22"/>
        </w:rPr>
        <w:t xml:space="preserve"> scientific</w:t>
      </w:r>
      <w:r w:rsidRPr="007222F8">
        <w:rPr>
          <w:rFonts w:ascii="Arial" w:hAnsi="Arial" w:cs="Arial"/>
          <w:sz w:val="22"/>
          <w:szCs w:val="22"/>
        </w:rPr>
        <w:t xml:space="preserve"> approach </w:t>
      </w:r>
      <w:r w:rsidR="00352EE3" w:rsidRPr="007222F8">
        <w:rPr>
          <w:rFonts w:ascii="Arial" w:hAnsi="Arial" w:cs="Arial"/>
          <w:sz w:val="22"/>
          <w:szCs w:val="22"/>
        </w:rPr>
        <w:t xml:space="preserve">that </w:t>
      </w:r>
      <w:r w:rsidR="005C0F2A">
        <w:rPr>
          <w:rFonts w:ascii="Arial" w:hAnsi="Arial" w:cs="Arial"/>
          <w:sz w:val="22"/>
          <w:szCs w:val="22"/>
        </w:rPr>
        <w:t>can</w:t>
      </w:r>
      <w:r w:rsidR="00352EE3" w:rsidRPr="007222F8">
        <w:rPr>
          <w:rFonts w:ascii="Arial" w:hAnsi="Arial" w:cs="Arial"/>
          <w:sz w:val="22"/>
          <w:szCs w:val="22"/>
        </w:rPr>
        <w:t xml:space="preserve"> accelerate and expand the impact of these new tools.</w:t>
      </w:r>
    </w:p>
    <w:p w14:paraId="6850EB4D" w14:textId="2CD60BDC" w:rsidR="008F17FA" w:rsidRDefault="008F17FA" w:rsidP="00C7768F">
      <w:pPr>
        <w:pStyle w:val="ListParagraph"/>
        <w:numPr>
          <w:ilvl w:val="0"/>
          <w:numId w:val="7"/>
        </w:numPr>
        <w:spacing w:line="240" w:lineRule="auto"/>
        <w:ind w:left="360"/>
        <w:jc w:val="both"/>
        <w:rPr>
          <w:rFonts w:ascii="Arial" w:hAnsi="Arial" w:cs="Arial"/>
          <w:sz w:val="22"/>
          <w:szCs w:val="22"/>
        </w:rPr>
      </w:pPr>
      <w:commentRangeStart w:id="51"/>
      <w:commentRangeStart w:id="52"/>
      <w:r w:rsidRPr="00AD0474">
        <w:rPr>
          <w:rFonts w:ascii="Arial" w:hAnsi="Arial" w:cs="Arial"/>
          <w:b/>
          <w:bCs/>
          <w:sz w:val="22"/>
          <w:szCs w:val="22"/>
        </w:rPr>
        <w:t xml:space="preserve">We will leverage innovative methods that can </w:t>
      </w:r>
      <w:r w:rsidRPr="002B44C7">
        <w:rPr>
          <w:rFonts w:ascii="Arial" w:hAnsi="Arial" w:cs="Arial"/>
          <w:b/>
          <w:bCs/>
          <w:sz w:val="22"/>
          <w:szCs w:val="22"/>
        </w:rPr>
        <w:t>clearly delineate recent and persistent infection</w:t>
      </w:r>
      <w:r w:rsidRPr="00AD0474">
        <w:rPr>
          <w:rFonts w:ascii="Arial" w:hAnsi="Arial" w:cs="Arial"/>
          <w:b/>
          <w:bCs/>
          <w:sz w:val="22"/>
          <w:szCs w:val="22"/>
        </w:rPr>
        <w:t xml:space="preserve"> using immunological signatures of </w:t>
      </w:r>
      <w:proofErr w:type="spellStart"/>
      <w:r w:rsidRPr="00AD0474">
        <w:rPr>
          <w:rFonts w:ascii="Arial" w:hAnsi="Arial" w:cs="Arial"/>
          <w:b/>
          <w:bCs/>
          <w:i/>
          <w:iCs/>
          <w:sz w:val="22"/>
          <w:szCs w:val="22"/>
        </w:rPr>
        <w:t>Mtb</w:t>
      </w:r>
      <w:proofErr w:type="spellEnd"/>
      <w:r w:rsidRPr="00AD0474">
        <w:rPr>
          <w:rFonts w:ascii="Arial" w:hAnsi="Arial" w:cs="Arial"/>
          <w:b/>
          <w:bCs/>
          <w:sz w:val="22"/>
          <w:szCs w:val="22"/>
        </w:rPr>
        <w:t xml:space="preserve"> antigen-specific T cell activation (</w:t>
      </w:r>
      <w:r w:rsidR="00B655AD">
        <w:rPr>
          <w:rFonts w:ascii="Arial" w:hAnsi="Arial" w:cs="Arial"/>
          <w:b/>
          <w:bCs/>
          <w:sz w:val="22"/>
          <w:szCs w:val="22"/>
        </w:rPr>
        <w:t>TB-</w:t>
      </w:r>
      <w:r w:rsidRPr="00AD0474">
        <w:rPr>
          <w:rFonts w:ascii="Arial" w:hAnsi="Arial" w:cs="Arial"/>
          <w:b/>
          <w:bCs/>
          <w:sz w:val="22"/>
          <w:szCs w:val="22"/>
        </w:rPr>
        <w:t>TASA).</w:t>
      </w:r>
      <w:r w:rsidRPr="00D54DF8">
        <w:rPr>
          <w:rFonts w:ascii="Arial" w:hAnsi="Arial" w:cs="Arial"/>
          <w:sz w:val="22"/>
          <w:szCs w:val="22"/>
        </w:rPr>
        <w:t xml:space="preserve"> </w:t>
      </w:r>
      <w:r w:rsidR="00B655AD">
        <w:rPr>
          <w:rFonts w:ascii="Arial" w:hAnsi="Arial" w:cs="Arial"/>
          <w:sz w:val="22"/>
          <w:szCs w:val="22"/>
        </w:rPr>
        <w:t>TB-</w:t>
      </w:r>
      <w:r w:rsidRPr="00D54DF8">
        <w:rPr>
          <w:rFonts w:ascii="Arial" w:hAnsi="Arial" w:cs="Arial"/>
          <w:sz w:val="22"/>
          <w:szCs w:val="22"/>
        </w:rPr>
        <w:t xml:space="preserve">TASA is a novel immune-cell based diagnostic that measures the activation of </w:t>
      </w:r>
      <w:proofErr w:type="spellStart"/>
      <w:r w:rsidRPr="00D54DF8">
        <w:rPr>
          <w:rFonts w:ascii="Arial" w:hAnsi="Arial" w:cs="Arial"/>
          <w:i/>
          <w:iCs/>
          <w:sz w:val="22"/>
          <w:szCs w:val="22"/>
        </w:rPr>
        <w:t>Mtb</w:t>
      </w:r>
      <w:proofErr w:type="spellEnd"/>
      <w:r w:rsidRPr="00D54DF8">
        <w:rPr>
          <w:rFonts w:ascii="Arial" w:hAnsi="Arial" w:cs="Arial"/>
          <w:sz w:val="22"/>
          <w:szCs w:val="22"/>
        </w:rPr>
        <w:t xml:space="preserve">-specific T-cells, a biomarker directly responsive to host </w:t>
      </w:r>
      <w:proofErr w:type="spellStart"/>
      <w:r w:rsidRPr="00D54DF8">
        <w:rPr>
          <w:rFonts w:ascii="Arial" w:hAnsi="Arial" w:cs="Arial"/>
          <w:i/>
          <w:iCs/>
          <w:sz w:val="22"/>
          <w:szCs w:val="22"/>
        </w:rPr>
        <w:t>Mtb</w:t>
      </w:r>
      <w:proofErr w:type="spellEnd"/>
      <w:r w:rsidRPr="00D54DF8">
        <w:rPr>
          <w:rFonts w:ascii="Arial" w:hAnsi="Arial" w:cs="Arial"/>
          <w:sz w:val="22"/>
          <w:szCs w:val="22"/>
        </w:rPr>
        <w:t xml:space="preserve"> antigen load and bacillary burden. </w:t>
      </w:r>
      <w:r>
        <w:rPr>
          <w:rFonts w:ascii="Arial" w:hAnsi="Arial" w:cs="Arial"/>
          <w:sz w:val="22"/>
          <w:szCs w:val="22"/>
        </w:rPr>
        <w:t xml:space="preserve">This is one of the first assays to distinguish between recent and persistent infection and </w:t>
      </w:r>
      <w:r w:rsidR="00250B82">
        <w:rPr>
          <w:rFonts w:ascii="Arial" w:hAnsi="Arial" w:cs="Arial"/>
          <w:sz w:val="22"/>
          <w:szCs w:val="22"/>
        </w:rPr>
        <w:t>could</w:t>
      </w:r>
      <w:r>
        <w:rPr>
          <w:rFonts w:ascii="Arial" w:hAnsi="Arial" w:cs="Arial"/>
          <w:sz w:val="22"/>
          <w:szCs w:val="22"/>
        </w:rPr>
        <w:t xml:space="preserve"> revolutionize our understanding of TB epidemiology and transmission. </w:t>
      </w:r>
      <w:commentRangeEnd w:id="51"/>
      <w:r w:rsidR="00352EE3">
        <w:rPr>
          <w:rStyle w:val="CommentReference"/>
        </w:rPr>
        <w:commentReference w:id="51"/>
      </w:r>
      <w:commentRangeEnd w:id="52"/>
      <w:r w:rsidR="00E709D1">
        <w:rPr>
          <w:rStyle w:val="CommentReference"/>
        </w:rPr>
        <w:commentReference w:id="52"/>
      </w:r>
    </w:p>
    <w:p w14:paraId="035FE715" w14:textId="6D7C47C3" w:rsidR="008F17FA" w:rsidRPr="0065762E" w:rsidRDefault="008F17FA" w:rsidP="00C7768F">
      <w:pPr>
        <w:pStyle w:val="ListParagraph"/>
        <w:numPr>
          <w:ilvl w:val="0"/>
          <w:numId w:val="7"/>
        </w:numPr>
        <w:spacing w:line="240" w:lineRule="auto"/>
        <w:ind w:left="360"/>
        <w:jc w:val="both"/>
        <w:rPr>
          <w:rFonts w:ascii="Arial" w:hAnsi="Arial" w:cs="Arial"/>
          <w:sz w:val="22"/>
          <w:szCs w:val="22"/>
        </w:rPr>
      </w:pPr>
      <w:r w:rsidRPr="35E89CD1">
        <w:rPr>
          <w:rFonts w:ascii="Arial" w:hAnsi="Arial" w:cs="Arial"/>
          <w:b/>
          <w:bCs/>
          <w:sz w:val="22"/>
          <w:szCs w:val="22"/>
        </w:rPr>
        <w:t xml:space="preserve">We will expand the use-cases for this assay beyond clinical management of </w:t>
      </w:r>
      <w:r w:rsidRPr="35E89CD1">
        <w:rPr>
          <w:rFonts w:ascii="Arial" w:hAnsi="Arial" w:cs="Arial"/>
          <w:b/>
          <w:bCs/>
          <w:i/>
          <w:iCs/>
          <w:sz w:val="22"/>
          <w:szCs w:val="22"/>
        </w:rPr>
        <w:t>Mtb</w:t>
      </w:r>
      <w:r w:rsidRPr="35E89CD1">
        <w:rPr>
          <w:rFonts w:ascii="Arial" w:hAnsi="Arial" w:cs="Arial"/>
          <w:b/>
          <w:bCs/>
          <w:sz w:val="22"/>
          <w:szCs w:val="22"/>
        </w:rPr>
        <w:t xml:space="preserve">-exposed persons, to understand the enormous breadth of applications of a test for recent </w:t>
      </w:r>
      <w:proofErr w:type="spellStart"/>
      <w:r w:rsidRPr="35E89CD1">
        <w:rPr>
          <w:rFonts w:ascii="Arial" w:hAnsi="Arial" w:cs="Arial"/>
          <w:b/>
          <w:bCs/>
          <w:i/>
          <w:iCs/>
          <w:sz w:val="22"/>
          <w:szCs w:val="22"/>
        </w:rPr>
        <w:t>Mtb</w:t>
      </w:r>
      <w:proofErr w:type="spellEnd"/>
      <w:r w:rsidRPr="35E89CD1">
        <w:rPr>
          <w:rFonts w:ascii="Arial" w:hAnsi="Arial" w:cs="Arial"/>
          <w:b/>
          <w:bCs/>
          <w:sz w:val="22"/>
          <w:szCs w:val="22"/>
        </w:rPr>
        <w:t xml:space="preserve"> infection</w:t>
      </w:r>
      <w:commentRangeStart w:id="53"/>
      <w:r w:rsidRPr="35E89CD1">
        <w:rPr>
          <w:rFonts w:ascii="Arial" w:hAnsi="Arial" w:cs="Arial"/>
          <w:b/>
          <w:bCs/>
          <w:sz w:val="22"/>
          <w:szCs w:val="22"/>
        </w:rPr>
        <w:t>.</w:t>
      </w:r>
      <w:commentRangeEnd w:id="53"/>
      <w:r w:rsidR="00EC4C4D">
        <w:rPr>
          <w:rStyle w:val="CommentReference"/>
        </w:rPr>
        <w:commentReference w:id="53"/>
      </w:r>
      <w:r w:rsidRPr="35E89CD1">
        <w:rPr>
          <w:rFonts w:ascii="Arial" w:hAnsi="Arial" w:cs="Arial"/>
          <w:sz w:val="22"/>
          <w:szCs w:val="22"/>
        </w:rPr>
        <w:t xml:space="preserve"> Previous development and validation of this assay </w:t>
      </w:r>
      <w:del w:id="54" w:author="Stephen Kissler" w:date="2025-10-01T11:20:00Z" w16du:dateUtc="2025-10-01T17:20:00Z">
        <w:r w:rsidRPr="35E89CD1" w:rsidDel="00596C01">
          <w:rPr>
            <w:rFonts w:ascii="Arial" w:hAnsi="Arial" w:cs="Arial"/>
            <w:sz w:val="22"/>
            <w:szCs w:val="22"/>
          </w:rPr>
          <w:delText>has</w:delText>
        </w:r>
      </w:del>
      <w:ins w:id="55" w:author="Stephen Kissler" w:date="2025-10-01T11:20:00Z" w16du:dateUtc="2025-10-01T17:20:00Z">
        <w:r w:rsidR="00596C01" w:rsidRPr="35E89CD1">
          <w:rPr>
            <w:rFonts w:ascii="Arial" w:hAnsi="Arial" w:cs="Arial"/>
            <w:sz w:val="22"/>
            <w:szCs w:val="22"/>
          </w:rPr>
          <w:t>have</w:t>
        </w:r>
      </w:ins>
      <w:r w:rsidRPr="35E89CD1">
        <w:rPr>
          <w:rFonts w:ascii="Arial" w:hAnsi="Arial" w:cs="Arial"/>
          <w:sz w:val="22"/>
          <w:szCs w:val="22"/>
        </w:rPr>
        <w:t xml:space="preserve"> focused on determining eligibility for TB preventive therapy. </w:t>
      </w:r>
      <w:r w:rsidRPr="35E89CD1">
        <w:rPr>
          <w:rFonts w:ascii="Arial" w:hAnsi="Arial" w:cs="Arial"/>
          <w:sz w:val="22"/>
          <w:szCs w:val="22"/>
        </w:rPr>
        <w:lastRenderedPageBreak/>
        <w:t>We propose to explore the potential of this new assay to significantly advance the fields of vaccine clinical trial design and TB program surveillance and evaluation.</w:t>
      </w:r>
    </w:p>
    <w:p w14:paraId="15284545" w14:textId="6CBE75F4" w:rsidR="008F17FA" w:rsidRDefault="008F17FA" w:rsidP="00C7768F">
      <w:pPr>
        <w:pStyle w:val="ListParagraph"/>
        <w:numPr>
          <w:ilvl w:val="0"/>
          <w:numId w:val="7"/>
        </w:numPr>
        <w:spacing w:line="240" w:lineRule="auto"/>
        <w:ind w:left="360"/>
        <w:jc w:val="both"/>
        <w:rPr>
          <w:rFonts w:ascii="Arial" w:hAnsi="Arial" w:cs="Arial"/>
          <w:sz w:val="22"/>
          <w:szCs w:val="22"/>
        </w:rPr>
      </w:pPr>
      <w:r w:rsidRPr="00ED4CE2">
        <w:rPr>
          <w:rFonts w:ascii="Arial" w:hAnsi="Arial" w:cs="Arial"/>
          <w:b/>
          <w:bCs/>
          <w:sz w:val="22"/>
          <w:szCs w:val="22"/>
        </w:rPr>
        <w:t>We propose an innovative</w:t>
      </w:r>
      <w:r w:rsidR="00E43326">
        <w:rPr>
          <w:rFonts w:ascii="Arial" w:hAnsi="Arial" w:cs="Arial"/>
          <w:b/>
          <w:bCs/>
          <w:sz w:val="22"/>
          <w:szCs w:val="22"/>
        </w:rPr>
        <w:t>, results-focused</w:t>
      </w:r>
      <w:r w:rsidRPr="00ED4CE2">
        <w:rPr>
          <w:rFonts w:ascii="Arial" w:hAnsi="Arial" w:cs="Arial"/>
          <w:b/>
          <w:bCs/>
          <w:sz w:val="22"/>
          <w:szCs w:val="22"/>
        </w:rPr>
        <w:t xml:space="preserve"> partnership between test developers (SATVI), vaccine clinical trialists (IAVI), epidemiologists, and mathematical modelers. </w:t>
      </w:r>
      <w:r w:rsidRPr="00ED4CE2">
        <w:rPr>
          <w:rFonts w:ascii="Arial" w:hAnsi="Arial" w:cs="Arial"/>
          <w:sz w:val="22"/>
          <w:szCs w:val="22"/>
        </w:rPr>
        <w:t>We will build a broad team</w:t>
      </w:r>
      <w:r w:rsidR="00E43326">
        <w:rPr>
          <w:rFonts w:ascii="Arial" w:hAnsi="Arial" w:cs="Arial"/>
          <w:sz w:val="22"/>
          <w:szCs w:val="22"/>
        </w:rPr>
        <w:t xml:space="preserve"> </w:t>
      </w:r>
      <w:r w:rsidRPr="00ED4CE2">
        <w:rPr>
          <w:rFonts w:ascii="Arial" w:hAnsi="Arial" w:cs="Arial"/>
          <w:sz w:val="22"/>
          <w:szCs w:val="22"/>
        </w:rPr>
        <w:t>th</w:t>
      </w:r>
      <w:r w:rsidR="00E43326">
        <w:rPr>
          <w:rFonts w:ascii="Arial" w:hAnsi="Arial" w:cs="Arial"/>
          <w:sz w:val="22"/>
          <w:szCs w:val="22"/>
        </w:rPr>
        <w:t>at</w:t>
      </w:r>
      <w:r w:rsidRPr="00ED4CE2">
        <w:rPr>
          <w:rFonts w:ascii="Arial" w:hAnsi="Arial" w:cs="Arial"/>
          <w:sz w:val="22"/>
          <w:szCs w:val="22"/>
        </w:rPr>
        <w:t xml:space="preserve"> </w:t>
      </w:r>
      <w:r w:rsidR="00E43326">
        <w:rPr>
          <w:rFonts w:ascii="Arial" w:hAnsi="Arial" w:cs="Arial"/>
          <w:sz w:val="22"/>
          <w:szCs w:val="22"/>
        </w:rPr>
        <w:t>contains</w:t>
      </w:r>
      <w:r w:rsidRPr="00ED4CE2">
        <w:rPr>
          <w:rFonts w:ascii="Arial" w:hAnsi="Arial" w:cs="Arial"/>
          <w:sz w:val="22"/>
          <w:szCs w:val="22"/>
        </w:rPr>
        <w:t xml:space="preserve"> expertise required to rapidly develop and roll out a new assay for use in key public health applications. We will work closely with each partner to ensure that modeling work is reflective of and responsive to scientific and practical considerations for each use-case. We will ensure that the outputs of this work (</w:t>
      </w:r>
      <w:r w:rsidRPr="00056462">
        <w:rPr>
          <w:rFonts w:ascii="Arial" w:hAnsi="Arial" w:cs="Arial"/>
          <w:i/>
          <w:iCs/>
          <w:sz w:val="22"/>
          <w:szCs w:val="22"/>
        </w:rPr>
        <w:t>i.e.</w:t>
      </w:r>
      <w:r>
        <w:rPr>
          <w:rFonts w:ascii="Arial" w:hAnsi="Arial" w:cs="Arial"/>
          <w:sz w:val="22"/>
          <w:szCs w:val="22"/>
        </w:rPr>
        <w:t xml:space="preserve">, </w:t>
      </w:r>
      <w:r w:rsidRPr="00ED4CE2">
        <w:rPr>
          <w:rFonts w:ascii="Arial" w:hAnsi="Arial" w:cs="Arial"/>
          <w:sz w:val="22"/>
          <w:szCs w:val="22"/>
        </w:rPr>
        <w:t>recommendations for vaccine trial designs</w:t>
      </w:r>
      <w:r>
        <w:rPr>
          <w:rFonts w:ascii="Arial" w:hAnsi="Arial" w:cs="Arial"/>
          <w:sz w:val="22"/>
          <w:szCs w:val="22"/>
        </w:rPr>
        <w:t xml:space="preserve"> and further observational studies to characterize test performance) are practical and actionable.</w:t>
      </w:r>
    </w:p>
    <w:p w14:paraId="32FB391B" w14:textId="598DA383" w:rsidR="008F17FA" w:rsidRDefault="00352EE3">
      <w:pPr>
        <w:spacing w:line="240" w:lineRule="auto"/>
        <w:jc w:val="both"/>
        <w:rPr>
          <w:rFonts w:ascii="Arial" w:hAnsi="Arial"/>
          <w:b/>
          <w:sz w:val="22"/>
        </w:rPr>
      </w:pPr>
      <w:commentRangeStart w:id="56"/>
      <w:r>
        <w:rPr>
          <w:rFonts w:ascii="Arial" w:hAnsi="Arial" w:cs="Arial"/>
          <w:b/>
          <w:bCs/>
          <w:sz w:val="22"/>
          <w:szCs w:val="22"/>
        </w:rPr>
        <w:t>C</w:t>
      </w:r>
      <w:commentRangeEnd w:id="56"/>
      <w:r w:rsidR="00054AEF">
        <w:rPr>
          <w:rStyle w:val="CommentReference"/>
        </w:rPr>
        <w:commentReference w:id="56"/>
      </w:r>
      <w:r>
        <w:rPr>
          <w:rFonts w:ascii="Arial" w:hAnsi="Arial" w:cs="Arial"/>
          <w:b/>
          <w:bCs/>
          <w:sz w:val="22"/>
          <w:szCs w:val="22"/>
        </w:rPr>
        <w:t xml:space="preserve">. </w:t>
      </w:r>
      <w:r w:rsidR="008F17FA" w:rsidRPr="00742A6F">
        <w:rPr>
          <w:rFonts w:ascii="Arial" w:hAnsi="Arial"/>
          <w:b/>
          <w:sz w:val="22"/>
        </w:rPr>
        <w:t>APPROACH</w:t>
      </w:r>
    </w:p>
    <w:p w14:paraId="65FB1AD2" w14:textId="2EDFC90F" w:rsidR="00521569" w:rsidRPr="00A75262" w:rsidRDefault="00867896" w:rsidP="00521569">
      <w:pPr>
        <w:spacing w:line="240" w:lineRule="auto"/>
        <w:jc w:val="both"/>
        <w:rPr>
          <w:rFonts w:ascii="Arial" w:hAnsi="Arial" w:cs="Arial"/>
          <w:sz w:val="22"/>
          <w:szCs w:val="22"/>
        </w:rPr>
      </w:pPr>
      <w:r>
        <w:rPr>
          <w:rFonts w:ascii="Arial" w:hAnsi="Arial"/>
          <w:bCs/>
          <w:sz w:val="22"/>
          <w:u w:val="single"/>
        </w:rPr>
        <w:t>Our</w:t>
      </w:r>
      <w:r w:rsidR="00C93736" w:rsidRPr="00C93736">
        <w:rPr>
          <w:rFonts w:ascii="Arial" w:hAnsi="Arial"/>
          <w:bCs/>
          <w:sz w:val="22"/>
          <w:u w:val="single"/>
        </w:rPr>
        <w:t xml:space="preserve"> </w:t>
      </w:r>
      <w:r w:rsidR="004C7672">
        <w:rPr>
          <w:rFonts w:ascii="Arial" w:hAnsi="Arial"/>
          <w:bCs/>
          <w:sz w:val="22"/>
          <w:u w:val="single"/>
        </w:rPr>
        <w:t>t</w:t>
      </w:r>
      <w:r w:rsidR="00C93736" w:rsidRPr="00C93736">
        <w:rPr>
          <w:rFonts w:ascii="Arial" w:hAnsi="Arial"/>
          <w:bCs/>
          <w:sz w:val="22"/>
          <w:u w:val="single"/>
        </w:rPr>
        <w:t>eam</w:t>
      </w:r>
      <w:r w:rsidR="00C93736">
        <w:rPr>
          <w:rFonts w:ascii="Arial" w:hAnsi="Arial"/>
          <w:bCs/>
          <w:sz w:val="22"/>
        </w:rPr>
        <w:t xml:space="preserve">. </w:t>
      </w:r>
      <w:r w:rsidR="00521569" w:rsidRPr="00521569">
        <w:rPr>
          <w:rFonts w:ascii="Arial" w:hAnsi="Arial"/>
          <w:bCs/>
          <w:sz w:val="22"/>
        </w:rPr>
        <w:t xml:space="preserve">We </w:t>
      </w:r>
      <w:r w:rsidR="00521569">
        <w:rPr>
          <w:rFonts w:ascii="Arial" w:hAnsi="Arial"/>
          <w:bCs/>
          <w:sz w:val="22"/>
        </w:rPr>
        <w:t xml:space="preserve">have convened a </w:t>
      </w:r>
      <w:r w:rsidR="00E940C9">
        <w:rPr>
          <w:rFonts w:ascii="Arial" w:hAnsi="Arial"/>
          <w:bCs/>
          <w:sz w:val="22"/>
        </w:rPr>
        <w:t xml:space="preserve">multidisciplinary team </w:t>
      </w:r>
      <w:r w:rsidR="00031120">
        <w:rPr>
          <w:rFonts w:ascii="Arial" w:hAnsi="Arial"/>
          <w:bCs/>
          <w:sz w:val="22"/>
        </w:rPr>
        <w:t xml:space="preserve">of </w:t>
      </w:r>
      <w:r w:rsidR="005F0E37">
        <w:rPr>
          <w:rFonts w:ascii="Arial" w:hAnsi="Arial"/>
          <w:bCs/>
          <w:sz w:val="22"/>
        </w:rPr>
        <w:t>epidemiologists (Dr. Nelson), clinicians (Dr. Brown), mathematical modelers (Dr. Kissler)</w:t>
      </w:r>
      <w:r w:rsidR="0011459F">
        <w:rPr>
          <w:rFonts w:ascii="Arial" w:hAnsi="Arial"/>
          <w:bCs/>
          <w:sz w:val="22"/>
        </w:rPr>
        <w:t xml:space="preserve">, </w:t>
      </w:r>
      <w:r w:rsidR="00F7657B">
        <w:rPr>
          <w:rFonts w:ascii="Arial" w:hAnsi="Arial"/>
          <w:bCs/>
          <w:sz w:val="22"/>
        </w:rPr>
        <w:t xml:space="preserve">diagnostics specialists and </w:t>
      </w:r>
      <w:r w:rsidR="0011459F">
        <w:rPr>
          <w:rFonts w:ascii="Arial" w:hAnsi="Arial"/>
          <w:bCs/>
          <w:sz w:val="22"/>
        </w:rPr>
        <w:t>TB-TASA</w:t>
      </w:r>
      <w:r w:rsidR="00F7657B">
        <w:rPr>
          <w:rFonts w:ascii="Arial" w:hAnsi="Arial"/>
          <w:bCs/>
          <w:sz w:val="22"/>
        </w:rPr>
        <w:t xml:space="preserve"> developers (Dr. </w:t>
      </w:r>
      <w:proofErr w:type="spellStart"/>
      <w:r w:rsidR="00F7657B">
        <w:rPr>
          <w:rFonts w:ascii="Arial" w:hAnsi="Arial"/>
          <w:bCs/>
          <w:sz w:val="22"/>
        </w:rPr>
        <w:t>Musvosvi</w:t>
      </w:r>
      <w:proofErr w:type="spellEnd"/>
      <w:r w:rsidR="00F7657B">
        <w:rPr>
          <w:rFonts w:ascii="Arial" w:hAnsi="Arial"/>
          <w:bCs/>
          <w:sz w:val="22"/>
        </w:rPr>
        <w:t xml:space="preserve">, SATVI, see </w:t>
      </w:r>
      <w:proofErr w:type="spellStart"/>
      <w:r w:rsidR="00F7657B">
        <w:rPr>
          <w:rFonts w:ascii="Arial" w:hAnsi="Arial"/>
          <w:bCs/>
          <w:sz w:val="22"/>
        </w:rPr>
        <w:t>LoS</w:t>
      </w:r>
      <w:proofErr w:type="spellEnd"/>
      <w:r w:rsidR="00F7657B">
        <w:rPr>
          <w:rFonts w:ascii="Arial" w:hAnsi="Arial"/>
          <w:bCs/>
          <w:sz w:val="22"/>
        </w:rPr>
        <w:t>)</w:t>
      </w:r>
      <w:r w:rsidR="001C50D7">
        <w:rPr>
          <w:rFonts w:ascii="Arial" w:hAnsi="Arial"/>
          <w:bCs/>
          <w:sz w:val="22"/>
        </w:rPr>
        <w:t>, and</w:t>
      </w:r>
      <w:r w:rsidR="0011459F">
        <w:rPr>
          <w:rFonts w:ascii="Arial" w:hAnsi="Arial"/>
          <w:bCs/>
          <w:sz w:val="22"/>
        </w:rPr>
        <w:t xml:space="preserve"> vaccine </w:t>
      </w:r>
      <w:r w:rsidR="001C50D7">
        <w:rPr>
          <w:rFonts w:ascii="Arial" w:hAnsi="Arial"/>
          <w:bCs/>
          <w:sz w:val="22"/>
        </w:rPr>
        <w:t>triallists</w:t>
      </w:r>
      <w:r w:rsidR="0011459F">
        <w:rPr>
          <w:rFonts w:ascii="Arial" w:hAnsi="Arial"/>
          <w:bCs/>
          <w:sz w:val="22"/>
        </w:rPr>
        <w:t xml:space="preserve"> (Dr. Pelzer, </w:t>
      </w:r>
      <w:r w:rsidR="00F7657B">
        <w:rPr>
          <w:rFonts w:ascii="Arial" w:hAnsi="Arial"/>
          <w:bCs/>
          <w:sz w:val="22"/>
        </w:rPr>
        <w:t xml:space="preserve">IAVI, </w:t>
      </w:r>
      <w:r w:rsidR="0011459F">
        <w:rPr>
          <w:rFonts w:ascii="Arial" w:hAnsi="Arial"/>
          <w:bCs/>
          <w:sz w:val="22"/>
        </w:rPr>
        <w:t xml:space="preserve">see </w:t>
      </w:r>
      <w:proofErr w:type="spellStart"/>
      <w:r w:rsidR="0011459F">
        <w:rPr>
          <w:rFonts w:ascii="Arial" w:hAnsi="Arial"/>
          <w:bCs/>
          <w:sz w:val="22"/>
        </w:rPr>
        <w:t>LoS</w:t>
      </w:r>
      <w:proofErr w:type="spellEnd"/>
      <w:r w:rsidR="0011459F">
        <w:rPr>
          <w:rFonts w:ascii="Arial" w:hAnsi="Arial"/>
          <w:bCs/>
          <w:sz w:val="22"/>
        </w:rPr>
        <w:t>)</w:t>
      </w:r>
      <w:r w:rsidR="001C50D7">
        <w:rPr>
          <w:rFonts w:ascii="Arial" w:hAnsi="Arial"/>
          <w:bCs/>
          <w:sz w:val="22"/>
        </w:rPr>
        <w:t xml:space="preserve"> to carry out this work.</w:t>
      </w:r>
      <w:r w:rsidR="004736EF">
        <w:rPr>
          <w:rFonts w:ascii="Arial" w:hAnsi="Arial"/>
          <w:bCs/>
          <w:sz w:val="22"/>
        </w:rPr>
        <w:t xml:space="preserve"> The investigator team (Drs. Nelson, Brown, and Kissler) will consult directly with TB-TASA developers and vaccine triallists routinely through the project</w:t>
      </w:r>
      <w:r w:rsidR="00193E83">
        <w:rPr>
          <w:rFonts w:ascii="Arial" w:hAnsi="Arial"/>
          <w:bCs/>
          <w:sz w:val="22"/>
        </w:rPr>
        <w:t xml:space="preserve"> (bimonthly meetings with Dr. </w:t>
      </w:r>
      <w:proofErr w:type="spellStart"/>
      <w:r w:rsidR="00193E83">
        <w:rPr>
          <w:rFonts w:ascii="Arial" w:hAnsi="Arial"/>
          <w:bCs/>
          <w:sz w:val="22"/>
        </w:rPr>
        <w:t>Musvosvi</w:t>
      </w:r>
      <w:proofErr w:type="spellEnd"/>
      <w:r w:rsidR="00193E83">
        <w:rPr>
          <w:rFonts w:ascii="Arial" w:hAnsi="Arial"/>
          <w:bCs/>
          <w:sz w:val="22"/>
        </w:rPr>
        <w:t>, quarterly meetings with Dr. Pelzer)</w:t>
      </w:r>
      <w:r w:rsidR="004736EF">
        <w:rPr>
          <w:rFonts w:ascii="Arial" w:hAnsi="Arial"/>
          <w:bCs/>
          <w:sz w:val="22"/>
        </w:rPr>
        <w:t xml:space="preserve">. Their input will shape the development of models and modeling scenarios as well as the </w:t>
      </w:r>
      <w:r w:rsidR="00DD0AB0">
        <w:rPr>
          <w:rFonts w:ascii="Arial" w:hAnsi="Arial"/>
          <w:bCs/>
          <w:sz w:val="22"/>
        </w:rPr>
        <w:t xml:space="preserve">interpretation and </w:t>
      </w:r>
      <w:r w:rsidR="004736EF">
        <w:rPr>
          <w:rFonts w:ascii="Arial" w:hAnsi="Arial"/>
          <w:bCs/>
          <w:sz w:val="22"/>
        </w:rPr>
        <w:t xml:space="preserve">presentation of results. </w:t>
      </w:r>
      <w:r w:rsidR="00A75262">
        <w:rPr>
          <w:rFonts w:ascii="Arial" w:hAnsi="Arial"/>
          <w:bCs/>
          <w:sz w:val="22"/>
        </w:rPr>
        <w:t xml:space="preserve">Collectively, this team is dedicated to </w:t>
      </w:r>
      <w:r w:rsidR="00A75262">
        <w:rPr>
          <w:rFonts w:ascii="Arial" w:hAnsi="Arial" w:cs="Arial"/>
          <w:sz w:val="22"/>
          <w:szCs w:val="22"/>
        </w:rPr>
        <w:t xml:space="preserve">the translation of leading-edge tests for recent </w:t>
      </w:r>
      <w:proofErr w:type="spellStart"/>
      <w:r w:rsidR="00A75262">
        <w:rPr>
          <w:rFonts w:ascii="Arial" w:hAnsi="Arial" w:cs="Arial"/>
          <w:i/>
          <w:iCs/>
          <w:sz w:val="22"/>
          <w:szCs w:val="22"/>
        </w:rPr>
        <w:t>Mtb</w:t>
      </w:r>
      <w:proofErr w:type="spellEnd"/>
      <w:r w:rsidR="00A75262">
        <w:rPr>
          <w:rFonts w:ascii="Arial" w:hAnsi="Arial" w:cs="Arial"/>
          <w:i/>
          <w:iCs/>
          <w:sz w:val="22"/>
          <w:szCs w:val="22"/>
        </w:rPr>
        <w:t xml:space="preserve"> </w:t>
      </w:r>
      <w:r w:rsidR="00A75262">
        <w:rPr>
          <w:rFonts w:ascii="Arial" w:hAnsi="Arial" w:cs="Arial"/>
          <w:sz w:val="22"/>
          <w:szCs w:val="22"/>
        </w:rPr>
        <w:t>infection into key practical applications for TB vaccine development and epidemiological surveillance</w:t>
      </w:r>
      <w:r w:rsidR="006744B3">
        <w:rPr>
          <w:rFonts w:ascii="Arial" w:hAnsi="Arial" w:cs="Arial"/>
          <w:sz w:val="22"/>
          <w:szCs w:val="22"/>
        </w:rPr>
        <w:t>. Our work will proceed through the following two aims:</w:t>
      </w:r>
    </w:p>
    <w:p w14:paraId="6956D07A" w14:textId="77777777" w:rsidR="00743027" w:rsidRDefault="00743027" w:rsidP="00743027">
      <w:pPr>
        <w:spacing w:after="120" w:line="240" w:lineRule="auto"/>
        <w:jc w:val="both"/>
        <w:rPr>
          <w:rFonts w:ascii="Arial" w:hAnsi="Arial" w:cs="Arial"/>
          <w:sz w:val="22"/>
          <w:szCs w:val="22"/>
        </w:rPr>
      </w:pPr>
      <w:r w:rsidRPr="00014E28">
        <w:rPr>
          <w:rFonts w:ascii="Arial" w:hAnsi="Arial" w:cs="Arial"/>
          <w:b/>
          <w:bCs/>
          <w:smallCaps/>
          <w:sz w:val="22"/>
          <w:szCs w:val="22"/>
        </w:rPr>
        <w:t>Aim 1</w:t>
      </w:r>
      <w:r w:rsidRPr="00014E28">
        <w:rPr>
          <w:rFonts w:ascii="Arial" w:hAnsi="Arial" w:cs="Arial"/>
          <w:b/>
          <w:bCs/>
          <w:sz w:val="22"/>
          <w:szCs w:val="22"/>
        </w:rPr>
        <w:t>.</w:t>
      </w:r>
      <w:r w:rsidRPr="00D35FF0">
        <w:rPr>
          <w:rFonts w:ascii="Arial" w:hAnsi="Arial" w:cs="Arial"/>
          <w:sz w:val="22"/>
          <w:szCs w:val="22"/>
        </w:rPr>
        <w:t xml:space="preserve"> </w:t>
      </w:r>
      <w:r w:rsidRPr="00014E28">
        <w:rPr>
          <w:rFonts w:ascii="Arial" w:hAnsi="Arial" w:cs="Arial"/>
          <w:sz w:val="22"/>
          <w:szCs w:val="22"/>
        </w:rPr>
        <w:t xml:space="preserve">Define the </w:t>
      </w:r>
      <w:commentRangeStart w:id="57"/>
      <w:commentRangeStart w:id="58"/>
      <w:r>
        <w:rPr>
          <w:rFonts w:ascii="Arial" w:hAnsi="Arial" w:cs="Arial"/>
          <w:sz w:val="22"/>
          <w:szCs w:val="22"/>
        </w:rPr>
        <w:t>requisite</w:t>
      </w:r>
      <w:commentRangeEnd w:id="57"/>
      <w:r w:rsidR="00832BF1">
        <w:rPr>
          <w:rStyle w:val="CommentReference"/>
        </w:rPr>
        <w:commentReference w:id="57"/>
      </w:r>
      <w:commentRangeEnd w:id="58"/>
      <w:r w:rsidR="005B52E1">
        <w:rPr>
          <w:rStyle w:val="CommentReference"/>
        </w:rPr>
        <w:commentReference w:id="58"/>
      </w:r>
      <w:r>
        <w:rPr>
          <w:rFonts w:ascii="Arial" w:hAnsi="Arial" w:cs="Arial"/>
          <w:sz w:val="22"/>
          <w:szCs w:val="22"/>
        </w:rPr>
        <w:t xml:space="preserve"> performance characteristics</w:t>
      </w:r>
      <w:r w:rsidRPr="00014E28">
        <w:rPr>
          <w:rFonts w:ascii="Arial" w:hAnsi="Arial" w:cs="Arial"/>
          <w:sz w:val="22"/>
          <w:szCs w:val="22"/>
        </w:rPr>
        <w:t xml:space="preserve"> </w:t>
      </w:r>
      <w:r>
        <w:rPr>
          <w:rFonts w:ascii="Arial" w:hAnsi="Arial" w:cs="Arial"/>
          <w:sz w:val="22"/>
          <w:szCs w:val="22"/>
        </w:rPr>
        <w:t>of</w:t>
      </w:r>
      <w:r w:rsidRPr="00014E28">
        <w:rPr>
          <w:rFonts w:ascii="Arial" w:hAnsi="Arial" w:cs="Arial"/>
          <w:sz w:val="22"/>
          <w:szCs w:val="22"/>
        </w:rPr>
        <w:t xml:space="preserve"> a test for recent </w:t>
      </w:r>
      <w:proofErr w:type="spellStart"/>
      <w:r w:rsidRPr="00014E28">
        <w:rPr>
          <w:rFonts w:ascii="Arial" w:hAnsi="Arial" w:cs="Arial"/>
          <w:i/>
          <w:iCs/>
          <w:sz w:val="22"/>
          <w:szCs w:val="22"/>
        </w:rPr>
        <w:t>Mtb</w:t>
      </w:r>
      <w:proofErr w:type="spellEnd"/>
      <w:r w:rsidRPr="00014E28">
        <w:rPr>
          <w:rFonts w:ascii="Arial" w:hAnsi="Arial" w:cs="Arial"/>
          <w:sz w:val="22"/>
          <w:szCs w:val="22"/>
        </w:rPr>
        <w:t xml:space="preserve"> infection to inform planning and execution of more efficient TB vaccine trials. </w:t>
      </w:r>
    </w:p>
    <w:p w14:paraId="42870337" w14:textId="13DA23C8" w:rsidR="008F17FA" w:rsidRDefault="008F17FA" w:rsidP="000C58E8">
      <w:pPr>
        <w:spacing w:line="240" w:lineRule="auto"/>
        <w:jc w:val="both"/>
        <w:rPr>
          <w:rFonts w:ascii="Arial" w:hAnsi="Arial" w:cs="Arial"/>
          <w:sz w:val="22"/>
          <w:szCs w:val="22"/>
        </w:rPr>
      </w:pPr>
      <w:r w:rsidRPr="00976A7E">
        <w:rPr>
          <w:rFonts w:ascii="Arial" w:hAnsi="Arial" w:cs="Arial"/>
          <w:sz w:val="22"/>
          <w:szCs w:val="22"/>
          <w:u w:val="single"/>
        </w:rPr>
        <w:t>Rationale</w:t>
      </w:r>
      <w:r>
        <w:rPr>
          <w:rFonts w:ascii="Arial" w:hAnsi="Arial" w:cs="Arial"/>
          <w:sz w:val="22"/>
          <w:szCs w:val="22"/>
        </w:rPr>
        <w:t xml:space="preserve">: To observe enough cases of TB to reliably estimate efficacy, vaccine trials must be sited in locations where the incidence of TB is sufficiently high and include individuals who are at high risk of progression to TB. Most efficacy trials currently address this challenge by carrying out resource-intensive IGRA prevalence studies at potential trial sites and, once trial sites are selected, recruiting </w:t>
      </w:r>
      <w:r w:rsidR="009F5068">
        <w:rPr>
          <w:rFonts w:ascii="Arial" w:hAnsi="Arial" w:cs="Arial"/>
          <w:sz w:val="22"/>
          <w:szCs w:val="22"/>
        </w:rPr>
        <w:t>already-</w:t>
      </w:r>
      <w:r w:rsidR="00A11996">
        <w:rPr>
          <w:rFonts w:ascii="Arial" w:hAnsi="Arial" w:cs="Arial"/>
          <w:sz w:val="22"/>
          <w:szCs w:val="22"/>
        </w:rPr>
        <w:t>infected (</w:t>
      </w:r>
      <w:r>
        <w:rPr>
          <w:rFonts w:ascii="Arial" w:hAnsi="Arial" w:cs="Arial"/>
          <w:sz w:val="22"/>
          <w:szCs w:val="22"/>
        </w:rPr>
        <w:t>IGRA+</w:t>
      </w:r>
      <w:r w:rsidR="00A11996">
        <w:rPr>
          <w:rFonts w:ascii="Arial" w:hAnsi="Arial" w:cs="Arial"/>
          <w:sz w:val="22"/>
          <w:szCs w:val="22"/>
        </w:rPr>
        <w:t>)</w:t>
      </w:r>
      <w:r>
        <w:rPr>
          <w:rFonts w:ascii="Arial" w:hAnsi="Arial" w:cs="Arial"/>
          <w:sz w:val="22"/>
          <w:szCs w:val="22"/>
        </w:rPr>
        <w:t xml:space="preserve"> individuals into trials. </w:t>
      </w:r>
      <w:r w:rsidR="009B5808">
        <w:rPr>
          <w:rFonts w:ascii="Arial" w:hAnsi="Arial" w:cs="Arial"/>
          <w:sz w:val="22"/>
          <w:szCs w:val="22"/>
        </w:rPr>
        <w:t>T</w:t>
      </w:r>
      <w:r w:rsidRPr="35E89CD1">
        <w:rPr>
          <w:rFonts w:ascii="Arial" w:hAnsi="Arial" w:cs="Arial"/>
          <w:sz w:val="22"/>
          <w:szCs w:val="22"/>
        </w:rPr>
        <w:t xml:space="preserve">ests for recent </w:t>
      </w:r>
      <w:proofErr w:type="spellStart"/>
      <w:r w:rsidR="00AC5937">
        <w:rPr>
          <w:rFonts w:ascii="Arial" w:hAnsi="Arial" w:cs="Arial"/>
          <w:i/>
          <w:iCs/>
          <w:sz w:val="22"/>
          <w:szCs w:val="22"/>
        </w:rPr>
        <w:t>Mtb</w:t>
      </w:r>
      <w:proofErr w:type="spellEnd"/>
      <w:r w:rsidR="00AC5937">
        <w:rPr>
          <w:rFonts w:ascii="Arial" w:hAnsi="Arial" w:cs="Arial"/>
          <w:i/>
          <w:iCs/>
          <w:sz w:val="22"/>
          <w:szCs w:val="22"/>
        </w:rPr>
        <w:t xml:space="preserve"> </w:t>
      </w:r>
      <w:r w:rsidRPr="35E89CD1">
        <w:rPr>
          <w:rFonts w:ascii="Arial" w:hAnsi="Arial" w:cs="Arial"/>
          <w:sz w:val="22"/>
          <w:szCs w:val="22"/>
        </w:rPr>
        <w:t>infection could be used to more precisely estimate annual risk of infection leading to more informed trial siting decisions</w:t>
      </w:r>
      <w:r w:rsidR="009B5808">
        <w:rPr>
          <w:rFonts w:ascii="Arial" w:hAnsi="Arial" w:cs="Arial"/>
          <w:sz w:val="22"/>
          <w:szCs w:val="22"/>
        </w:rPr>
        <w:t xml:space="preserve"> </w:t>
      </w:r>
      <w:r w:rsidRPr="35E89CD1">
        <w:rPr>
          <w:rFonts w:ascii="Arial" w:hAnsi="Arial" w:cs="Arial"/>
          <w:sz w:val="22"/>
          <w:szCs w:val="22"/>
        </w:rPr>
        <w:t xml:space="preserve">and </w:t>
      </w:r>
      <w:r w:rsidR="009B5808">
        <w:rPr>
          <w:rFonts w:ascii="Arial" w:hAnsi="Arial" w:cs="Arial"/>
          <w:sz w:val="22"/>
          <w:szCs w:val="22"/>
        </w:rPr>
        <w:t>allow for</w:t>
      </w:r>
      <w:r w:rsidR="00C65A18">
        <w:rPr>
          <w:rFonts w:ascii="Arial" w:hAnsi="Arial" w:cs="Arial"/>
          <w:sz w:val="22"/>
          <w:szCs w:val="22"/>
        </w:rPr>
        <w:t xml:space="preserve"> </w:t>
      </w:r>
      <w:r w:rsidR="009B5808">
        <w:rPr>
          <w:rFonts w:ascii="Arial" w:hAnsi="Arial" w:cs="Arial"/>
          <w:sz w:val="22"/>
          <w:szCs w:val="22"/>
        </w:rPr>
        <w:t>selection of</w:t>
      </w:r>
      <w:r w:rsidRPr="35E89CD1">
        <w:rPr>
          <w:rFonts w:ascii="Arial" w:hAnsi="Arial" w:cs="Arial"/>
          <w:sz w:val="22"/>
          <w:szCs w:val="22"/>
        </w:rPr>
        <w:t xml:space="preserve"> trial participants </w:t>
      </w:r>
      <w:r w:rsidR="00C65A18">
        <w:rPr>
          <w:rFonts w:ascii="Arial" w:hAnsi="Arial" w:cs="Arial"/>
          <w:sz w:val="22"/>
          <w:szCs w:val="22"/>
        </w:rPr>
        <w:t>who have been recently infected and therefore have</w:t>
      </w:r>
      <w:r w:rsidRPr="35E89CD1">
        <w:rPr>
          <w:rFonts w:ascii="Arial" w:hAnsi="Arial" w:cs="Arial"/>
          <w:sz w:val="22"/>
          <w:szCs w:val="22"/>
        </w:rPr>
        <w:t xml:space="preserve"> the highest risk of progressing to TB, ensuring the rate of endpoint accrual required for a successful trial.</w:t>
      </w:r>
      <w:r>
        <w:rPr>
          <w:rFonts w:ascii="Arial" w:hAnsi="Arial" w:cs="Arial"/>
          <w:sz w:val="22"/>
          <w:szCs w:val="22"/>
        </w:rPr>
        <w:t xml:space="preserve"> To compare a novel test for recent infection against the field-standard IGRA for both applications, we </w:t>
      </w:r>
      <w:r w:rsidRPr="0086029F">
        <w:rPr>
          <w:rFonts w:ascii="Arial" w:hAnsi="Arial" w:cs="Arial"/>
          <w:sz w:val="22"/>
          <w:szCs w:val="22"/>
        </w:rPr>
        <w:t xml:space="preserve">will </w:t>
      </w:r>
      <w:r>
        <w:rPr>
          <w:rFonts w:ascii="Arial" w:hAnsi="Arial" w:cs="Arial"/>
          <w:sz w:val="22"/>
          <w:szCs w:val="22"/>
        </w:rPr>
        <w:t xml:space="preserve">undertake two simulation studies. </w:t>
      </w:r>
    </w:p>
    <w:p w14:paraId="67E37EEF" w14:textId="41D05EDB" w:rsidR="0053519E" w:rsidRDefault="0053519E" w:rsidP="0053519E">
      <w:pPr>
        <w:spacing w:after="0" w:line="240" w:lineRule="auto"/>
        <w:jc w:val="both"/>
        <w:rPr>
          <w:rFonts w:ascii="Arial" w:hAnsi="Arial" w:cs="Arial"/>
          <w:sz w:val="22"/>
          <w:szCs w:val="22"/>
        </w:rPr>
      </w:pPr>
      <w:r w:rsidRPr="000345A9">
        <w:rPr>
          <w:rFonts w:ascii="Arial" w:hAnsi="Arial" w:cs="Arial"/>
          <w:sz w:val="22"/>
          <w:szCs w:val="22"/>
        </w:rPr>
        <w:t>We will</w:t>
      </w:r>
      <w:r>
        <w:rPr>
          <w:rFonts w:ascii="Arial" w:hAnsi="Arial" w:cs="Arial"/>
          <w:b/>
          <w:bCs/>
          <w:sz w:val="22"/>
          <w:szCs w:val="22"/>
        </w:rPr>
        <w:t xml:space="preserve"> </w:t>
      </w:r>
      <w:r>
        <w:rPr>
          <w:rFonts w:ascii="Arial" w:hAnsi="Arial" w:cs="Arial"/>
          <w:sz w:val="22"/>
          <w:szCs w:val="22"/>
        </w:rPr>
        <w:t xml:space="preserve">simulate use of a recent infection test in vaccine efficacy trials under different </w:t>
      </w:r>
      <w:r w:rsidR="009F5C32">
        <w:rPr>
          <w:rFonts w:ascii="Arial" w:hAnsi="Arial" w:cs="Arial"/>
          <w:sz w:val="22"/>
          <w:szCs w:val="22"/>
        </w:rPr>
        <w:t xml:space="preserve">assumptions about test characteristics </w:t>
      </w:r>
      <w:r>
        <w:rPr>
          <w:rFonts w:ascii="Arial" w:hAnsi="Arial" w:cs="Arial"/>
          <w:sz w:val="22"/>
          <w:szCs w:val="22"/>
        </w:rPr>
        <w:t xml:space="preserve">to: </w:t>
      </w:r>
    </w:p>
    <w:p w14:paraId="1D8988A5" w14:textId="77777777" w:rsidR="0053519E" w:rsidRPr="0078258D" w:rsidRDefault="0053519E" w:rsidP="0053519E">
      <w:pPr>
        <w:pStyle w:val="ListParagraph"/>
        <w:numPr>
          <w:ilvl w:val="1"/>
          <w:numId w:val="17"/>
        </w:numPr>
        <w:spacing w:after="0" w:line="240" w:lineRule="auto"/>
        <w:ind w:left="720"/>
        <w:jc w:val="both"/>
        <w:rPr>
          <w:rFonts w:ascii="Arial" w:hAnsi="Arial" w:cs="Arial"/>
          <w:b/>
          <w:bCs/>
          <w:sz w:val="22"/>
          <w:szCs w:val="22"/>
        </w:rPr>
      </w:pPr>
      <w:r>
        <w:rPr>
          <w:rFonts w:ascii="Arial" w:hAnsi="Arial" w:cs="Arial"/>
          <w:sz w:val="22"/>
          <w:szCs w:val="22"/>
        </w:rPr>
        <w:t xml:space="preserve">Calculate </w:t>
      </w:r>
      <w:r w:rsidRPr="00401414">
        <w:rPr>
          <w:rFonts w:ascii="Arial" w:hAnsi="Arial" w:cs="Arial"/>
          <w:sz w:val="22"/>
          <w:szCs w:val="22"/>
        </w:rPr>
        <w:t xml:space="preserve">the </w:t>
      </w:r>
      <w:commentRangeStart w:id="59"/>
      <w:r w:rsidRPr="00B07DCA">
        <w:rPr>
          <w:rFonts w:ascii="Arial" w:hAnsi="Arial" w:cs="Arial"/>
          <w:sz w:val="22"/>
          <w:szCs w:val="22"/>
          <w:highlight w:val="yellow"/>
        </w:rPr>
        <w:t>annual r</w:t>
      </w:r>
      <w:r>
        <w:rPr>
          <w:rFonts w:ascii="Arial" w:hAnsi="Arial" w:cs="Arial"/>
          <w:sz w:val="22"/>
          <w:szCs w:val="22"/>
          <w:highlight w:val="yellow"/>
        </w:rPr>
        <w:t>isk</w:t>
      </w:r>
      <w:r w:rsidRPr="00B07DCA">
        <w:rPr>
          <w:rFonts w:ascii="Arial" w:hAnsi="Arial" w:cs="Arial"/>
          <w:sz w:val="22"/>
          <w:szCs w:val="22"/>
          <w:highlight w:val="yellow"/>
        </w:rPr>
        <w:t xml:space="preserve"> of </w:t>
      </w:r>
      <w:proofErr w:type="spellStart"/>
      <w:r w:rsidRPr="00B07DCA">
        <w:rPr>
          <w:rFonts w:ascii="Arial" w:hAnsi="Arial" w:cs="Arial"/>
          <w:i/>
          <w:iCs/>
          <w:sz w:val="22"/>
          <w:szCs w:val="22"/>
          <w:highlight w:val="yellow"/>
        </w:rPr>
        <w:t>Mtb</w:t>
      </w:r>
      <w:proofErr w:type="spellEnd"/>
      <w:r w:rsidRPr="00B07DCA">
        <w:rPr>
          <w:rFonts w:ascii="Arial" w:hAnsi="Arial" w:cs="Arial"/>
          <w:i/>
          <w:iCs/>
          <w:sz w:val="22"/>
          <w:szCs w:val="22"/>
          <w:highlight w:val="yellow"/>
        </w:rPr>
        <w:t xml:space="preserve"> </w:t>
      </w:r>
      <w:r w:rsidRPr="00B07DCA">
        <w:rPr>
          <w:rFonts w:ascii="Arial" w:hAnsi="Arial" w:cs="Arial"/>
          <w:sz w:val="22"/>
          <w:szCs w:val="22"/>
          <w:highlight w:val="yellow"/>
        </w:rPr>
        <w:t>infection</w:t>
      </w:r>
      <w:r>
        <w:rPr>
          <w:rFonts w:ascii="Arial" w:hAnsi="Arial" w:cs="Arial"/>
          <w:sz w:val="22"/>
          <w:szCs w:val="22"/>
        </w:rPr>
        <w:t xml:space="preserve"> </w:t>
      </w:r>
      <w:commentRangeEnd w:id="59"/>
      <w:r w:rsidR="007B1C52">
        <w:rPr>
          <w:rStyle w:val="CommentReference"/>
        </w:rPr>
        <w:commentReference w:id="59"/>
      </w:r>
      <w:r>
        <w:rPr>
          <w:rFonts w:ascii="Arial" w:hAnsi="Arial" w:cs="Arial"/>
          <w:sz w:val="22"/>
          <w:szCs w:val="22"/>
        </w:rPr>
        <w:t>to optimize trial site selection</w:t>
      </w:r>
      <w:r w:rsidRPr="00401414">
        <w:rPr>
          <w:rFonts w:ascii="Arial" w:hAnsi="Arial" w:cs="Arial"/>
          <w:sz w:val="22"/>
          <w:szCs w:val="22"/>
        </w:rPr>
        <w:t>.</w:t>
      </w:r>
    </w:p>
    <w:p w14:paraId="404BD20C" w14:textId="4F47030A" w:rsidR="0053519E" w:rsidRPr="0078258D" w:rsidRDefault="0053519E" w:rsidP="0053519E">
      <w:pPr>
        <w:pStyle w:val="ListParagraph"/>
        <w:numPr>
          <w:ilvl w:val="1"/>
          <w:numId w:val="17"/>
        </w:numPr>
        <w:spacing w:after="0" w:line="240" w:lineRule="auto"/>
        <w:ind w:left="720"/>
        <w:jc w:val="both"/>
        <w:rPr>
          <w:rFonts w:ascii="Arial" w:hAnsi="Arial" w:cs="Arial"/>
          <w:b/>
          <w:bCs/>
          <w:sz w:val="22"/>
          <w:szCs w:val="22"/>
        </w:rPr>
      </w:pPr>
      <w:r>
        <w:rPr>
          <w:rFonts w:ascii="Arial" w:hAnsi="Arial" w:cs="Arial"/>
          <w:sz w:val="22"/>
          <w:szCs w:val="22"/>
        </w:rPr>
        <w:t>S</w:t>
      </w:r>
      <w:r w:rsidRPr="00401414">
        <w:rPr>
          <w:rFonts w:ascii="Arial" w:hAnsi="Arial" w:cs="Arial"/>
          <w:sz w:val="22"/>
          <w:szCs w:val="22"/>
        </w:rPr>
        <w:t xml:space="preserve">creen </w:t>
      </w:r>
      <w:r>
        <w:rPr>
          <w:rFonts w:ascii="Arial" w:hAnsi="Arial" w:cs="Arial"/>
          <w:sz w:val="22"/>
          <w:szCs w:val="22"/>
        </w:rPr>
        <w:t xml:space="preserve">potential trial participants to enrich trial populations for individuals likely to develop TB.  </w:t>
      </w:r>
    </w:p>
    <w:p w14:paraId="793DE74A" w14:textId="643DA711" w:rsidR="0053519E" w:rsidRPr="00D839CD" w:rsidRDefault="0053519E" w:rsidP="000C58E8">
      <w:pPr>
        <w:spacing w:line="240" w:lineRule="auto"/>
        <w:jc w:val="both"/>
        <w:rPr>
          <w:rFonts w:ascii="Arial" w:hAnsi="Arial" w:cs="Arial"/>
          <w:b/>
          <w:bCs/>
          <w:sz w:val="22"/>
          <w:szCs w:val="22"/>
        </w:rPr>
      </w:pPr>
      <w:r w:rsidRPr="00275C29">
        <w:rPr>
          <w:rFonts w:ascii="Arial" w:hAnsi="Arial" w:cs="Arial"/>
          <w:sz w:val="22"/>
          <w:szCs w:val="22"/>
        </w:rPr>
        <w:t>We will quantify the added value of a test for recent</w:t>
      </w:r>
      <w:r>
        <w:rPr>
          <w:rFonts w:ascii="Arial" w:hAnsi="Arial" w:cs="Arial"/>
          <w:sz w:val="22"/>
          <w:szCs w:val="22"/>
        </w:rPr>
        <w:t xml:space="preserve"> </w:t>
      </w:r>
      <w:proofErr w:type="spellStart"/>
      <w:r>
        <w:rPr>
          <w:rFonts w:ascii="Arial" w:hAnsi="Arial" w:cs="Arial"/>
          <w:i/>
          <w:iCs/>
          <w:sz w:val="22"/>
          <w:szCs w:val="22"/>
        </w:rPr>
        <w:t>Mtb</w:t>
      </w:r>
      <w:proofErr w:type="spellEnd"/>
      <w:r w:rsidRPr="00275C29">
        <w:rPr>
          <w:rFonts w:ascii="Arial" w:hAnsi="Arial" w:cs="Arial"/>
          <w:sz w:val="22"/>
          <w:szCs w:val="22"/>
        </w:rPr>
        <w:t xml:space="preserve"> infection on vaccine trial power and sample size requirements and identify the optimal and acceptable test characteristics</w:t>
      </w:r>
      <w:r>
        <w:rPr>
          <w:rFonts w:ascii="Arial" w:hAnsi="Arial" w:cs="Arial"/>
          <w:sz w:val="22"/>
          <w:szCs w:val="22"/>
        </w:rPr>
        <w:t xml:space="preserve"> for each use</w:t>
      </w:r>
      <w:r w:rsidRPr="00275C29">
        <w:rPr>
          <w:rFonts w:ascii="Arial" w:hAnsi="Arial" w:cs="Arial"/>
          <w:sz w:val="22"/>
          <w:szCs w:val="22"/>
        </w:rPr>
        <w:t xml:space="preserve">. </w:t>
      </w:r>
      <w:r w:rsidRPr="004F7776">
        <w:rPr>
          <w:rFonts w:ascii="Arial" w:hAnsi="Arial" w:cs="Arial"/>
          <w:sz w:val="22"/>
          <w:szCs w:val="22"/>
        </w:rPr>
        <w:t xml:space="preserve">We will evaluate the </w:t>
      </w:r>
      <w:r w:rsidRPr="008118F0">
        <w:rPr>
          <w:rFonts w:ascii="Arial" w:hAnsi="Arial" w:cs="Arial"/>
          <w:sz w:val="22"/>
          <w:szCs w:val="22"/>
          <w:u w:val="single"/>
        </w:rPr>
        <w:t>suitability of TB-TASA</w:t>
      </w:r>
      <w:r w:rsidRPr="00275C29">
        <w:rPr>
          <w:rFonts w:ascii="Arial" w:hAnsi="Arial" w:cs="Arial"/>
          <w:sz w:val="22"/>
          <w:szCs w:val="22"/>
        </w:rPr>
        <w:t xml:space="preserve"> for use in vaccine trials</w:t>
      </w:r>
      <w:r>
        <w:rPr>
          <w:rFonts w:ascii="Arial" w:hAnsi="Arial" w:cs="Arial"/>
          <w:sz w:val="22"/>
          <w:szCs w:val="22"/>
        </w:rPr>
        <w:t xml:space="preserve"> and </w:t>
      </w:r>
      <w:r w:rsidRPr="008118F0">
        <w:rPr>
          <w:rFonts w:ascii="Arial" w:hAnsi="Arial" w:cs="Arial"/>
          <w:sz w:val="22"/>
          <w:szCs w:val="22"/>
          <w:u w:val="single"/>
        </w:rPr>
        <w:t>define the epidemiologic conditions</w:t>
      </w:r>
      <w:r>
        <w:rPr>
          <w:rFonts w:ascii="Arial" w:hAnsi="Arial" w:cs="Arial"/>
          <w:sz w:val="22"/>
          <w:szCs w:val="22"/>
        </w:rPr>
        <w:t xml:space="preserve"> under which it could be deployed for this </w:t>
      </w:r>
      <w:r w:rsidRPr="00275C29">
        <w:rPr>
          <w:rFonts w:ascii="Arial" w:hAnsi="Arial" w:cs="Arial"/>
          <w:sz w:val="22"/>
          <w:szCs w:val="22"/>
        </w:rPr>
        <w:t>purpose.</w:t>
      </w:r>
    </w:p>
    <w:p w14:paraId="5093230E" w14:textId="6A2C6174" w:rsidR="008F17FA" w:rsidRDefault="008F17FA" w:rsidP="000C58E8">
      <w:pPr>
        <w:spacing w:line="240" w:lineRule="auto"/>
        <w:jc w:val="both"/>
        <w:rPr>
          <w:rFonts w:ascii="Arial" w:hAnsi="Arial" w:cs="Arial"/>
          <w:sz w:val="22"/>
          <w:szCs w:val="22"/>
        </w:rPr>
      </w:pPr>
      <w:commentRangeStart w:id="60"/>
      <w:commentRangeStart w:id="61"/>
      <w:r>
        <w:rPr>
          <w:rFonts w:ascii="Arial" w:hAnsi="Arial" w:cs="Arial"/>
          <w:sz w:val="22"/>
          <w:szCs w:val="22"/>
          <w:u w:val="single"/>
        </w:rPr>
        <w:t>Models</w:t>
      </w:r>
      <w:commentRangeEnd w:id="60"/>
      <w:r w:rsidR="00352EE3">
        <w:rPr>
          <w:rStyle w:val="CommentReference"/>
        </w:rPr>
        <w:commentReference w:id="60"/>
      </w:r>
      <w:commentRangeEnd w:id="61"/>
      <w:r w:rsidR="002052B4">
        <w:rPr>
          <w:rStyle w:val="CommentReference"/>
        </w:rPr>
        <w:commentReference w:id="61"/>
      </w:r>
      <w:r>
        <w:rPr>
          <w:rFonts w:ascii="Arial" w:hAnsi="Arial" w:cs="Arial"/>
          <w:sz w:val="22"/>
          <w:szCs w:val="22"/>
          <w:u w:val="single"/>
        </w:rPr>
        <w:t xml:space="preserve"> (Aim 1.</w:t>
      </w:r>
      <w:commentRangeStart w:id="62"/>
      <w:r>
        <w:rPr>
          <w:rFonts w:ascii="Arial" w:hAnsi="Arial" w:cs="Arial"/>
          <w:sz w:val="22"/>
          <w:szCs w:val="22"/>
          <w:u w:val="single"/>
        </w:rPr>
        <w:t>1</w:t>
      </w:r>
      <w:commentRangeEnd w:id="62"/>
      <w:r w:rsidR="000F132C">
        <w:rPr>
          <w:rStyle w:val="CommentReference"/>
        </w:rPr>
        <w:commentReference w:id="62"/>
      </w:r>
      <w:r>
        <w:rPr>
          <w:rFonts w:ascii="Arial" w:hAnsi="Arial" w:cs="Arial"/>
          <w:sz w:val="22"/>
          <w:szCs w:val="22"/>
          <w:u w:val="single"/>
        </w:rPr>
        <w:t>)</w:t>
      </w:r>
      <w:r w:rsidRPr="00976A7E">
        <w:rPr>
          <w:rFonts w:ascii="Arial" w:hAnsi="Arial" w:cs="Arial"/>
          <w:sz w:val="22"/>
          <w:szCs w:val="22"/>
        </w:rPr>
        <w:t>:</w:t>
      </w:r>
      <w:r>
        <w:rPr>
          <w:rFonts w:ascii="Arial" w:hAnsi="Arial" w:cs="Arial"/>
          <w:sz w:val="22"/>
          <w:szCs w:val="22"/>
        </w:rPr>
        <w:t xml:space="preserve"> We </w:t>
      </w:r>
      <w:commentRangeStart w:id="63"/>
      <w:r>
        <w:rPr>
          <w:rFonts w:ascii="Arial" w:hAnsi="Arial" w:cs="Arial"/>
          <w:sz w:val="22"/>
          <w:szCs w:val="22"/>
        </w:rPr>
        <w:t xml:space="preserve">will simulate </w:t>
      </w:r>
      <w:commentRangeEnd w:id="63"/>
      <w:r w:rsidR="004A07FD">
        <w:rPr>
          <w:rStyle w:val="CommentReference"/>
        </w:rPr>
        <w:commentReference w:id="63"/>
      </w:r>
      <w:r>
        <w:rPr>
          <w:rFonts w:ascii="Arial" w:hAnsi="Arial" w:cs="Arial"/>
          <w:sz w:val="22"/>
          <w:szCs w:val="22"/>
        </w:rPr>
        <w:t xml:space="preserve">a comparison between IGRA prevalence surveys and surveys using a </w:t>
      </w:r>
      <w:r w:rsidR="00853B11">
        <w:rPr>
          <w:rFonts w:ascii="Arial" w:hAnsi="Arial" w:cs="Arial"/>
          <w:sz w:val="22"/>
          <w:szCs w:val="22"/>
        </w:rPr>
        <w:t xml:space="preserve">novel </w:t>
      </w:r>
      <w:r>
        <w:rPr>
          <w:rFonts w:ascii="Arial" w:hAnsi="Arial" w:cs="Arial"/>
          <w:sz w:val="22"/>
          <w:szCs w:val="22"/>
        </w:rPr>
        <w:t xml:space="preserve">test for recent infection to estimate the annual risk of </w:t>
      </w:r>
      <w:proofErr w:type="spellStart"/>
      <w:r w:rsidRPr="00567901">
        <w:rPr>
          <w:rFonts w:ascii="Arial" w:hAnsi="Arial" w:cs="Arial"/>
          <w:i/>
          <w:iCs/>
          <w:sz w:val="22"/>
          <w:szCs w:val="22"/>
        </w:rPr>
        <w:t>Mtb</w:t>
      </w:r>
      <w:proofErr w:type="spellEnd"/>
      <w:r w:rsidRPr="00567901">
        <w:rPr>
          <w:rFonts w:ascii="Arial" w:hAnsi="Arial" w:cs="Arial"/>
          <w:i/>
          <w:iCs/>
          <w:sz w:val="22"/>
          <w:szCs w:val="22"/>
        </w:rPr>
        <w:t xml:space="preserve"> </w:t>
      </w:r>
      <w:r>
        <w:rPr>
          <w:rFonts w:ascii="Arial" w:hAnsi="Arial" w:cs="Arial"/>
          <w:sz w:val="22"/>
          <w:szCs w:val="22"/>
        </w:rPr>
        <w:t xml:space="preserve">infection (ARI). </w:t>
      </w:r>
      <w:commentRangeStart w:id="64"/>
      <w:r>
        <w:rPr>
          <w:rFonts w:ascii="Arial" w:hAnsi="Arial" w:cs="Arial"/>
          <w:sz w:val="22"/>
          <w:szCs w:val="22"/>
        </w:rPr>
        <w:t>W</w:t>
      </w:r>
      <w:commentRangeEnd w:id="64"/>
      <w:r w:rsidR="002E5CC0">
        <w:rPr>
          <w:rStyle w:val="CommentReference"/>
        </w:rPr>
        <w:commentReference w:id="64"/>
      </w:r>
      <w:r>
        <w:rPr>
          <w:rFonts w:ascii="Arial" w:hAnsi="Arial" w:cs="Arial"/>
          <w:sz w:val="22"/>
          <w:szCs w:val="22"/>
        </w:rPr>
        <w:t>e will explore the differences in the requisite sample size of prevalence surveys under different assumptions about the true ARI, with values that reflect the likely range across high</w:t>
      </w:r>
      <w:r w:rsidR="00853B11">
        <w:rPr>
          <w:rFonts w:ascii="Arial" w:hAnsi="Arial" w:cs="Arial"/>
          <w:sz w:val="22"/>
          <w:szCs w:val="22"/>
        </w:rPr>
        <w:t xml:space="preserve"> TB </w:t>
      </w:r>
      <w:r>
        <w:rPr>
          <w:rFonts w:ascii="Arial" w:hAnsi="Arial" w:cs="Arial"/>
          <w:sz w:val="22"/>
          <w:szCs w:val="22"/>
        </w:rPr>
        <w:t xml:space="preserve">burden countries. We will use well-established values for the test characteristics of IGRA but vary the characteristics of the test for recent infection, including </w:t>
      </w:r>
      <w:r w:rsidR="009F5C32">
        <w:rPr>
          <w:rFonts w:ascii="Arial" w:hAnsi="Arial" w:cs="Arial"/>
          <w:sz w:val="22"/>
          <w:szCs w:val="22"/>
        </w:rPr>
        <w:t xml:space="preserve">duration of positivity, </w:t>
      </w:r>
      <w:r w:rsidRPr="000345A9">
        <w:rPr>
          <w:rFonts w:ascii="Arial" w:hAnsi="Arial" w:cs="Arial"/>
          <w:sz w:val="22"/>
          <w:szCs w:val="22"/>
        </w:rPr>
        <w:t>sensitivity</w:t>
      </w:r>
      <w:r>
        <w:rPr>
          <w:rFonts w:ascii="Arial" w:hAnsi="Arial" w:cs="Arial"/>
          <w:sz w:val="22"/>
          <w:szCs w:val="22"/>
        </w:rPr>
        <w:t xml:space="preserve"> and</w:t>
      </w:r>
      <w:r w:rsidRPr="000345A9">
        <w:rPr>
          <w:rFonts w:ascii="Arial" w:hAnsi="Arial" w:cs="Arial"/>
          <w:sz w:val="22"/>
          <w:szCs w:val="22"/>
        </w:rPr>
        <w:t xml:space="preserve"> specificity</w:t>
      </w:r>
      <w:r>
        <w:rPr>
          <w:rFonts w:ascii="Arial" w:hAnsi="Arial" w:cs="Arial"/>
          <w:sz w:val="22"/>
          <w:szCs w:val="22"/>
        </w:rPr>
        <w:t xml:space="preserve"> </w:t>
      </w:r>
      <w:r w:rsidR="00D21CDB">
        <w:rPr>
          <w:rFonts w:ascii="Arial" w:hAnsi="Arial" w:cs="Arial"/>
          <w:sz w:val="22"/>
          <w:szCs w:val="22"/>
        </w:rPr>
        <w:t xml:space="preserve">to identify recent </w:t>
      </w:r>
      <w:proofErr w:type="spellStart"/>
      <w:r w:rsidR="00D21CDB">
        <w:rPr>
          <w:rFonts w:ascii="Arial" w:hAnsi="Arial" w:cs="Arial"/>
          <w:i/>
          <w:iCs/>
          <w:sz w:val="22"/>
          <w:szCs w:val="22"/>
        </w:rPr>
        <w:t>Mtb</w:t>
      </w:r>
      <w:proofErr w:type="spellEnd"/>
      <w:r w:rsidR="00D21CDB">
        <w:rPr>
          <w:rFonts w:ascii="Arial" w:hAnsi="Arial" w:cs="Arial"/>
          <w:i/>
          <w:iCs/>
          <w:sz w:val="22"/>
          <w:szCs w:val="22"/>
        </w:rPr>
        <w:t xml:space="preserve"> </w:t>
      </w:r>
      <w:r w:rsidR="00D21CDB" w:rsidRPr="00D21CDB">
        <w:rPr>
          <w:rFonts w:ascii="Arial" w:hAnsi="Arial" w:cs="Arial"/>
          <w:sz w:val="22"/>
          <w:szCs w:val="22"/>
        </w:rPr>
        <w:t>infection</w:t>
      </w:r>
      <w:r w:rsidR="00853B11">
        <w:rPr>
          <w:rFonts w:ascii="Arial" w:hAnsi="Arial" w:cs="Arial"/>
          <w:sz w:val="22"/>
          <w:szCs w:val="22"/>
        </w:rPr>
        <w:t xml:space="preserve"> </w:t>
      </w:r>
      <w:r w:rsidR="00853B11" w:rsidRPr="00853B11">
        <w:rPr>
          <w:rFonts w:ascii="Arial" w:hAnsi="Arial" w:cs="Arial"/>
          <w:sz w:val="22"/>
          <w:szCs w:val="22"/>
        </w:rPr>
        <w:t>(</w:t>
      </w:r>
      <w:r w:rsidR="00853B11">
        <w:rPr>
          <w:rFonts w:ascii="Arial" w:hAnsi="Arial" w:cs="Arial"/>
          <w:b/>
          <w:bCs/>
          <w:sz w:val="22"/>
          <w:szCs w:val="22"/>
        </w:rPr>
        <w:t>Figure 1</w:t>
      </w:r>
      <w:r w:rsidR="00853B11" w:rsidRPr="00853B11">
        <w:rPr>
          <w:rFonts w:ascii="Arial" w:hAnsi="Arial" w:cs="Arial"/>
          <w:sz w:val="22"/>
          <w:szCs w:val="22"/>
        </w:rPr>
        <w:t>)</w:t>
      </w:r>
      <w:r>
        <w:rPr>
          <w:rFonts w:ascii="Arial" w:hAnsi="Arial" w:cs="Arial"/>
          <w:sz w:val="22"/>
          <w:szCs w:val="22"/>
        </w:rPr>
        <w:t>.</w:t>
      </w:r>
      <w:ins w:id="65" w:author="Stephen Kissler" w:date="2025-10-01T13:29:00Z" w16du:dateUtc="2025-10-01T19:29:00Z">
        <w:r w:rsidR="0097600E">
          <w:rPr>
            <w:rFonts w:ascii="Arial" w:hAnsi="Arial" w:cs="Arial"/>
            <w:sz w:val="22"/>
            <w:szCs w:val="22"/>
          </w:rPr>
          <w:t xml:space="preserve"> </w:t>
        </w:r>
      </w:ins>
      <w:ins w:id="66" w:author="Stephen Kissler" w:date="2025-10-01T13:32:00Z" w16du:dateUtc="2025-10-01T19:32:00Z">
        <w:r w:rsidR="00FF26C8">
          <w:rPr>
            <w:rFonts w:ascii="Arial" w:hAnsi="Arial" w:cs="Arial"/>
            <w:sz w:val="22"/>
            <w:szCs w:val="22"/>
          </w:rPr>
          <w:t xml:space="preserve">As a basis for these simulations, we will create synthetic populations with </w:t>
        </w:r>
      </w:ins>
      <w:ins w:id="67" w:author="Stephen Kissler" w:date="2025-10-01T13:34:00Z" w16du:dateUtc="2025-10-01T19:34:00Z">
        <w:r w:rsidR="00C67E3A">
          <w:rPr>
            <w:rFonts w:ascii="Arial" w:hAnsi="Arial" w:cs="Arial"/>
            <w:sz w:val="22"/>
            <w:szCs w:val="22"/>
          </w:rPr>
          <w:t xml:space="preserve">simulated </w:t>
        </w:r>
      </w:ins>
      <w:ins w:id="68" w:author="Stephen Kissler" w:date="2025-10-01T13:32:00Z" w16du:dateUtc="2025-10-01T19:32:00Z">
        <w:r w:rsidR="00FF26C8">
          <w:rPr>
            <w:rFonts w:ascii="Arial" w:hAnsi="Arial" w:cs="Arial"/>
            <w:sz w:val="22"/>
            <w:szCs w:val="22"/>
          </w:rPr>
          <w:t xml:space="preserve">individual-level </w:t>
        </w:r>
      </w:ins>
      <w:ins w:id="69" w:author="Stephen Kissler" w:date="2025-10-01T13:34:00Z" w16du:dateUtc="2025-10-01T19:34:00Z">
        <w:r w:rsidR="00E9438E">
          <w:rPr>
            <w:rFonts w:ascii="Arial" w:hAnsi="Arial" w:cs="Arial"/>
            <w:sz w:val="22"/>
            <w:szCs w:val="22"/>
          </w:rPr>
          <w:t xml:space="preserve">TB </w:t>
        </w:r>
      </w:ins>
      <w:ins w:id="70" w:author="Stephen Kissler" w:date="2025-10-01T13:32:00Z" w16du:dateUtc="2025-10-01T19:32:00Z">
        <w:r w:rsidR="00FF26C8">
          <w:rPr>
            <w:rFonts w:ascii="Arial" w:hAnsi="Arial" w:cs="Arial"/>
            <w:sz w:val="22"/>
            <w:szCs w:val="22"/>
          </w:rPr>
          <w:t>infection histories</w:t>
        </w:r>
      </w:ins>
      <w:ins w:id="71" w:author="Stephen Kissler" w:date="2025-10-01T13:33:00Z" w16du:dateUtc="2025-10-01T19:33:00Z">
        <w:r w:rsidR="00FF26C8">
          <w:rPr>
            <w:rFonts w:ascii="Arial" w:hAnsi="Arial" w:cs="Arial"/>
            <w:sz w:val="22"/>
            <w:szCs w:val="22"/>
          </w:rPr>
          <w:t>, which we will derive</w:t>
        </w:r>
      </w:ins>
      <w:ins w:id="72" w:author="Stephen Kissler" w:date="2025-10-01T13:32:00Z" w16du:dateUtc="2025-10-01T19:32:00Z">
        <w:r w:rsidR="00FF26C8">
          <w:rPr>
            <w:rFonts w:ascii="Arial" w:hAnsi="Arial" w:cs="Arial"/>
            <w:sz w:val="22"/>
            <w:szCs w:val="22"/>
          </w:rPr>
          <w:t xml:space="preserve"> using </w:t>
        </w:r>
      </w:ins>
      <w:ins w:id="73" w:author="Stephen Kissler" w:date="2025-10-01T13:30:00Z" w16du:dateUtc="2025-10-01T19:30:00Z">
        <w:r w:rsidR="0097600E">
          <w:rPr>
            <w:rFonts w:ascii="Arial" w:hAnsi="Arial" w:cs="Arial"/>
            <w:sz w:val="22"/>
            <w:szCs w:val="22"/>
          </w:rPr>
          <w:t>the population’s age structure and historical TB incidence.</w:t>
        </w:r>
        <w:r w:rsidR="00FF26C8">
          <w:rPr>
            <w:rFonts w:ascii="Arial" w:hAnsi="Arial" w:cs="Arial"/>
            <w:sz w:val="22"/>
            <w:szCs w:val="22"/>
          </w:rPr>
          <w:t xml:space="preserve"> [</w:t>
        </w:r>
        <w:commentRangeStart w:id="74"/>
        <w:r w:rsidR="00FF26C8">
          <w:rPr>
            <w:rFonts w:ascii="Arial" w:hAnsi="Arial" w:cs="Arial"/>
            <w:sz w:val="22"/>
            <w:szCs w:val="22"/>
          </w:rPr>
          <w:fldChar w:fldCharType="begin"/>
        </w:r>
        <w:r w:rsidR="00FF26C8">
          <w:rPr>
            <w:rFonts w:ascii="Arial" w:hAnsi="Arial" w:cs="Arial"/>
            <w:sz w:val="22"/>
            <w:szCs w:val="22"/>
          </w:rPr>
          <w:instrText>HYPERLINK "https://www.science.org/doi/full/10.1126/sciadv.adk5108"</w:instrText>
        </w:r>
        <w:r w:rsidR="00FF26C8">
          <w:rPr>
            <w:rFonts w:ascii="Arial" w:hAnsi="Arial" w:cs="Arial"/>
            <w:sz w:val="22"/>
            <w:szCs w:val="22"/>
          </w:rPr>
        </w:r>
        <w:r w:rsidR="00FF26C8">
          <w:rPr>
            <w:rFonts w:ascii="Arial" w:hAnsi="Arial" w:cs="Arial"/>
            <w:sz w:val="22"/>
            <w:szCs w:val="22"/>
          </w:rPr>
          <w:fldChar w:fldCharType="separate"/>
        </w:r>
        <w:r w:rsidR="00FF26C8" w:rsidRPr="00FF26C8">
          <w:rPr>
            <w:rStyle w:val="Hyperlink"/>
            <w:rFonts w:ascii="Arial" w:hAnsi="Arial" w:cs="Arial"/>
            <w:sz w:val="22"/>
            <w:szCs w:val="22"/>
          </w:rPr>
          <w:t>x</w:t>
        </w:r>
        <w:r w:rsidR="00FF26C8">
          <w:rPr>
            <w:rFonts w:ascii="Arial" w:hAnsi="Arial" w:cs="Arial"/>
            <w:sz w:val="22"/>
            <w:szCs w:val="22"/>
          </w:rPr>
          <w:fldChar w:fldCharType="end"/>
        </w:r>
      </w:ins>
      <w:commentRangeEnd w:id="74"/>
      <w:ins w:id="75" w:author="Stephen Kissler" w:date="2025-10-01T13:46:00Z" w16du:dateUtc="2025-10-01T19:46:00Z">
        <w:r w:rsidR="00A234F6">
          <w:rPr>
            <w:rStyle w:val="CommentReference"/>
          </w:rPr>
          <w:commentReference w:id="74"/>
        </w:r>
      </w:ins>
      <w:ins w:id="76" w:author="Stephen Kissler" w:date="2025-10-01T13:30:00Z" w16du:dateUtc="2025-10-01T19:30:00Z">
        <w:r w:rsidR="00FF26C8">
          <w:rPr>
            <w:rFonts w:ascii="Arial" w:hAnsi="Arial" w:cs="Arial"/>
            <w:sz w:val="22"/>
            <w:szCs w:val="22"/>
          </w:rPr>
          <w:t>]</w:t>
        </w:r>
      </w:ins>
      <w:r>
        <w:rPr>
          <w:rFonts w:ascii="Arial" w:hAnsi="Arial" w:cs="Arial"/>
          <w:sz w:val="22"/>
          <w:szCs w:val="22"/>
        </w:rPr>
        <w:t xml:space="preserve"> </w:t>
      </w:r>
      <w:commentRangeStart w:id="77"/>
      <w:r>
        <w:rPr>
          <w:rFonts w:ascii="Arial" w:hAnsi="Arial" w:cs="Arial"/>
          <w:sz w:val="22"/>
          <w:szCs w:val="22"/>
        </w:rPr>
        <w:t>We will then simulate clinical trials under the estimated ARIs to determine the differences in trial sample size required based on whether ARI is calculated using IGRA or a novel test for recent infection.</w:t>
      </w:r>
      <w:commentRangeEnd w:id="77"/>
      <w:r w:rsidR="0097600E">
        <w:rPr>
          <w:rStyle w:val="CommentReference"/>
        </w:rPr>
        <w:commentReference w:id="77"/>
      </w:r>
      <w:r>
        <w:rPr>
          <w:rFonts w:ascii="Arial" w:hAnsi="Arial" w:cs="Arial"/>
          <w:sz w:val="22"/>
          <w:szCs w:val="22"/>
        </w:rPr>
        <w:t xml:space="preserve"> We will propose </w:t>
      </w:r>
      <w:del w:id="78" w:author="Stephen Kissler" w:date="2025-10-01T13:35:00Z" w16du:dateUtc="2025-10-01T19:35:00Z">
        <w:r w:rsidDel="00C1288A">
          <w:rPr>
            <w:rFonts w:ascii="Arial" w:hAnsi="Arial" w:cs="Arial"/>
            <w:sz w:val="22"/>
            <w:szCs w:val="22"/>
          </w:rPr>
          <w:delText xml:space="preserve">an </w:delText>
        </w:r>
      </w:del>
      <w:r>
        <w:rPr>
          <w:rFonts w:ascii="Arial" w:hAnsi="Arial" w:cs="Arial"/>
          <w:sz w:val="22"/>
          <w:szCs w:val="22"/>
        </w:rPr>
        <w:t xml:space="preserve">optimal (greatly outperforms IGRA in all conditions) and acceptable (moderately outperforms IGRA under most conditions) </w:t>
      </w:r>
      <w:r w:rsidR="001F6B97">
        <w:rPr>
          <w:rFonts w:ascii="Arial" w:hAnsi="Arial" w:cs="Arial"/>
          <w:sz w:val="22"/>
          <w:szCs w:val="22"/>
        </w:rPr>
        <w:t>test performance characteristics</w:t>
      </w:r>
      <w:r>
        <w:rPr>
          <w:rFonts w:ascii="Arial" w:hAnsi="Arial" w:cs="Arial"/>
          <w:sz w:val="22"/>
          <w:szCs w:val="22"/>
        </w:rPr>
        <w:t xml:space="preserve"> </w:t>
      </w:r>
      <w:del w:id="79" w:author="Stephen Kissler" w:date="2025-10-01T13:35:00Z" w16du:dateUtc="2025-10-01T19:35:00Z">
        <w:r w:rsidDel="00C1288A">
          <w:rPr>
            <w:rFonts w:ascii="Arial" w:hAnsi="Arial" w:cs="Arial"/>
            <w:sz w:val="22"/>
            <w:szCs w:val="22"/>
          </w:rPr>
          <w:delText xml:space="preserve">for </w:delText>
        </w:r>
      </w:del>
      <w:ins w:id="80" w:author="Stephen Kissler" w:date="2025-10-01T13:35:00Z" w16du:dateUtc="2025-10-01T19:35:00Z">
        <w:r w:rsidR="00C1288A">
          <w:rPr>
            <w:rFonts w:ascii="Arial" w:hAnsi="Arial" w:cs="Arial"/>
            <w:sz w:val="22"/>
            <w:szCs w:val="22"/>
          </w:rPr>
          <w:t>of</w:t>
        </w:r>
        <w:r w:rsidR="00C1288A">
          <w:rPr>
            <w:rFonts w:ascii="Arial" w:hAnsi="Arial" w:cs="Arial"/>
            <w:sz w:val="22"/>
            <w:szCs w:val="22"/>
          </w:rPr>
          <w:t xml:space="preserve"> </w:t>
        </w:r>
      </w:ins>
      <w:r>
        <w:rPr>
          <w:rFonts w:ascii="Arial" w:hAnsi="Arial" w:cs="Arial"/>
          <w:sz w:val="22"/>
          <w:szCs w:val="22"/>
        </w:rPr>
        <w:t>a novel test of recent</w:t>
      </w:r>
      <w:r w:rsidR="001F6B97">
        <w:rPr>
          <w:rFonts w:ascii="Arial" w:hAnsi="Arial" w:cs="Arial"/>
          <w:sz w:val="22"/>
          <w:szCs w:val="22"/>
        </w:rPr>
        <w:t xml:space="preserve"> </w:t>
      </w:r>
      <w:proofErr w:type="spellStart"/>
      <w:r w:rsidR="001F6B97">
        <w:rPr>
          <w:rFonts w:ascii="Arial" w:hAnsi="Arial" w:cs="Arial"/>
          <w:i/>
          <w:iCs/>
          <w:sz w:val="22"/>
          <w:szCs w:val="22"/>
        </w:rPr>
        <w:t>Mtb</w:t>
      </w:r>
      <w:proofErr w:type="spellEnd"/>
      <w:r>
        <w:rPr>
          <w:rFonts w:ascii="Arial" w:hAnsi="Arial" w:cs="Arial"/>
          <w:sz w:val="22"/>
          <w:szCs w:val="22"/>
        </w:rPr>
        <w:t xml:space="preserve"> infection</w:t>
      </w:r>
      <w:ins w:id="81" w:author="Stephen Kissler" w:date="2025-10-01T13:35:00Z" w16du:dateUtc="2025-10-01T19:35:00Z">
        <w:r w:rsidR="00C1288A">
          <w:rPr>
            <w:rFonts w:ascii="Arial" w:hAnsi="Arial" w:cs="Arial"/>
            <w:sz w:val="22"/>
            <w:szCs w:val="22"/>
          </w:rPr>
          <w:t xml:space="preserve"> for accurately determining ARI. </w:t>
        </w:r>
      </w:ins>
      <w:del w:id="82" w:author="Stephen Kissler" w:date="2025-10-01T13:35:00Z" w16du:dateUtc="2025-10-01T19:35:00Z">
        <w:r w:rsidDel="00C1288A">
          <w:rPr>
            <w:rFonts w:ascii="Arial" w:hAnsi="Arial" w:cs="Arial"/>
            <w:sz w:val="22"/>
            <w:szCs w:val="22"/>
          </w:rPr>
          <w:delText>.</w:delText>
        </w:r>
        <w:r w:rsidR="00060C72" w:rsidDel="00C1288A">
          <w:rPr>
            <w:rFonts w:ascii="Arial" w:hAnsi="Arial" w:cs="Arial"/>
            <w:sz w:val="22"/>
            <w:szCs w:val="22"/>
          </w:rPr>
          <w:delText xml:space="preserve"> </w:delText>
        </w:r>
      </w:del>
    </w:p>
    <w:p w14:paraId="37B4B444" w14:textId="5EBFA1E2" w:rsidR="008F17FA" w:rsidRDefault="008F17FA" w:rsidP="000C58E8">
      <w:pPr>
        <w:spacing w:line="240" w:lineRule="auto"/>
        <w:jc w:val="both"/>
        <w:rPr>
          <w:rFonts w:ascii="Arial" w:eastAsia="Arial" w:hAnsi="Arial" w:cs="Arial"/>
          <w:sz w:val="22"/>
          <w:szCs w:val="22"/>
        </w:rPr>
      </w:pPr>
      <w:commentRangeStart w:id="83"/>
      <w:commentRangeEnd w:id="83"/>
      <w:r>
        <w:rPr>
          <w:rStyle w:val="CommentReference"/>
        </w:rPr>
        <w:commentReference w:id="83"/>
      </w:r>
      <w:r>
        <w:rPr>
          <w:rFonts w:ascii="Arial" w:hAnsi="Arial" w:cs="Arial"/>
          <w:sz w:val="22"/>
          <w:szCs w:val="22"/>
          <w:u w:val="single"/>
        </w:rPr>
        <w:t>Models (Aim 1.2)</w:t>
      </w:r>
      <w:r w:rsidRPr="00976A7E">
        <w:rPr>
          <w:rFonts w:ascii="Arial" w:hAnsi="Arial" w:cs="Arial"/>
          <w:sz w:val="22"/>
          <w:szCs w:val="22"/>
        </w:rPr>
        <w:t>:</w:t>
      </w:r>
      <w:r>
        <w:rPr>
          <w:rFonts w:ascii="Arial" w:hAnsi="Arial" w:cs="Arial"/>
          <w:sz w:val="22"/>
          <w:szCs w:val="22"/>
        </w:rPr>
        <w:t xml:space="preserve"> </w:t>
      </w:r>
      <w:r w:rsidR="0040250B">
        <w:rPr>
          <w:rFonts w:ascii="Arial" w:eastAsia="Arial" w:hAnsi="Arial" w:cs="Arial"/>
          <w:sz w:val="22"/>
          <w:szCs w:val="22"/>
        </w:rPr>
        <w:t>W</w:t>
      </w:r>
      <w:r w:rsidRPr="7D48B11A">
        <w:rPr>
          <w:rFonts w:ascii="Arial" w:eastAsia="Arial" w:hAnsi="Arial" w:cs="Arial"/>
          <w:sz w:val="22"/>
          <w:szCs w:val="22"/>
        </w:rPr>
        <w:t xml:space="preserve">e will simulate TB vaccine trial recruitment. We will assess how different assumptions about ARI, trial catchment area, trial power, and test </w:t>
      </w:r>
      <w:r w:rsidR="00853B11">
        <w:rPr>
          <w:rFonts w:ascii="Arial" w:eastAsia="Arial" w:hAnsi="Arial" w:cs="Arial"/>
          <w:sz w:val="22"/>
          <w:szCs w:val="22"/>
        </w:rPr>
        <w:t>characteristics</w:t>
      </w:r>
      <w:r w:rsidRPr="7D48B11A">
        <w:rPr>
          <w:rFonts w:ascii="Arial" w:eastAsia="Arial" w:hAnsi="Arial" w:cs="Arial"/>
          <w:sz w:val="22"/>
          <w:szCs w:val="22"/>
        </w:rPr>
        <w:t xml:space="preserve"> (</w:t>
      </w:r>
      <w:r w:rsidRPr="7D48B11A">
        <w:rPr>
          <w:rFonts w:ascii="Arial" w:eastAsia="Arial" w:hAnsi="Arial" w:cs="Arial"/>
          <w:i/>
          <w:iCs/>
          <w:sz w:val="22"/>
          <w:szCs w:val="22"/>
        </w:rPr>
        <w:t>e.g.</w:t>
      </w:r>
      <w:r w:rsidRPr="7D48B11A">
        <w:rPr>
          <w:rFonts w:ascii="Arial" w:eastAsia="Arial" w:hAnsi="Arial" w:cs="Arial"/>
          <w:sz w:val="22"/>
          <w:szCs w:val="22"/>
        </w:rPr>
        <w:t xml:space="preserve">, sensitivity, specificity, and DOP) impact the </w:t>
      </w:r>
      <w:r w:rsidRPr="7D48B11A">
        <w:rPr>
          <w:rFonts w:ascii="Arial" w:eastAsia="Arial" w:hAnsi="Arial" w:cs="Arial"/>
          <w:sz w:val="22"/>
          <w:szCs w:val="22"/>
        </w:rPr>
        <w:lastRenderedPageBreak/>
        <w:t>total number of people screened and enrolled in a trial. We will determine how recruitment effort, measured in terms of the number of people screened and the time needed to reach enrollment targets, varies as a function of the screening test’s DOP, with DOP ranging from</w:t>
      </w:r>
      <w:r w:rsidR="00853B11">
        <w:rPr>
          <w:rFonts w:ascii="Arial" w:eastAsia="Arial" w:hAnsi="Arial" w:cs="Arial"/>
          <w:sz w:val="22"/>
          <w:szCs w:val="22"/>
        </w:rPr>
        <w:t xml:space="preserve"> </w:t>
      </w:r>
      <w:r w:rsidRPr="7D48B11A">
        <w:rPr>
          <w:rFonts w:ascii="Arial" w:eastAsia="Arial" w:hAnsi="Arial" w:cs="Arial"/>
          <w:sz w:val="22"/>
          <w:szCs w:val="22"/>
        </w:rPr>
        <w:t>months (</w:t>
      </w:r>
      <w:r w:rsidR="00F62E3C">
        <w:rPr>
          <w:rFonts w:ascii="Arial" w:eastAsia="Arial" w:hAnsi="Arial" w:cs="Arial"/>
          <w:sz w:val="22"/>
          <w:szCs w:val="22"/>
        </w:rPr>
        <w:t>TB-</w:t>
      </w:r>
      <w:r w:rsidRPr="7D48B11A">
        <w:rPr>
          <w:rFonts w:ascii="Arial" w:eastAsia="Arial" w:hAnsi="Arial" w:cs="Arial"/>
          <w:sz w:val="22"/>
          <w:szCs w:val="22"/>
        </w:rPr>
        <w:t xml:space="preserve">TASA-like) to years (IGRA-like). </w:t>
      </w:r>
      <w:ins w:id="84" w:author="Stephen Kissler" w:date="2025-10-01T13:45:00Z" w16du:dateUtc="2025-10-01T19:45:00Z">
        <w:r w:rsidR="00A234F6">
          <w:rPr>
            <w:rFonts w:ascii="Arial" w:eastAsia="Arial" w:hAnsi="Arial" w:cs="Arial"/>
            <w:sz w:val="22"/>
            <w:szCs w:val="22"/>
          </w:rPr>
          <w:t xml:space="preserve">We will extend previous methods to </w:t>
        </w:r>
      </w:ins>
      <w:ins w:id="85" w:author="Stephen Kissler" w:date="2025-10-01T13:47:00Z" w16du:dateUtc="2025-10-01T19:47:00Z">
        <w:r w:rsidR="008304E0">
          <w:rPr>
            <w:rFonts w:ascii="Arial" w:eastAsia="Arial" w:hAnsi="Arial" w:cs="Arial"/>
            <w:sz w:val="22"/>
            <w:szCs w:val="22"/>
          </w:rPr>
          <w:t>determine</w:t>
        </w:r>
      </w:ins>
      <w:ins w:id="86" w:author="Stephen Kissler" w:date="2025-10-01T13:45:00Z" w16du:dateUtc="2025-10-01T19:45:00Z">
        <w:r w:rsidR="00A234F6">
          <w:rPr>
            <w:rFonts w:ascii="Arial" w:eastAsia="Arial" w:hAnsi="Arial" w:cs="Arial"/>
            <w:sz w:val="22"/>
            <w:szCs w:val="22"/>
          </w:rPr>
          <w:t xml:space="preserve"> enrollment targets </w:t>
        </w:r>
      </w:ins>
      <w:ins w:id="87" w:author="Stephen Kissler" w:date="2025-10-01T13:47:00Z" w16du:dateUtc="2025-10-01T19:47:00Z">
        <w:r w:rsidR="00F14F5C">
          <w:rPr>
            <w:rFonts w:ascii="Arial" w:eastAsia="Arial" w:hAnsi="Arial" w:cs="Arial"/>
            <w:sz w:val="22"/>
            <w:szCs w:val="22"/>
          </w:rPr>
          <w:t>that</w:t>
        </w:r>
      </w:ins>
      <w:ins w:id="88" w:author="Stephen Kissler" w:date="2025-10-01T13:45:00Z" w16du:dateUtc="2025-10-01T19:45:00Z">
        <w:r w:rsidR="00A234F6">
          <w:rPr>
            <w:rFonts w:ascii="Arial" w:eastAsia="Arial" w:hAnsi="Arial" w:cs="Arial"/>
            <w:sz w:val="22"/>
            <w:szCs w:val="22"/>
          </w:rPr>
          <w:t xml:space="preserve"> achieve 80% power for </w:t>
        </w:r>
      </w:ins>
      <w:ins w:id="89" w:author="Stephen Kissler" w:date="2025-10-01T13:46:00Z" w16du:dateUtc="2025-10-01T19:46:00Z">
        <w:r w:rsidR="00A234F6">
          <w:rPr>
            <w:rFonts w:ascii="Arial" w:eastAsia="Arial" w:hAnsi="Arial" w:cs="Arial"/>
            <w:sz w:val="22"/>
            <w:szCs w:val="22"/>
          </w:rPr>
          <w:t>det</w:t>
        </w:r>
      </w:ins>
      <w:ins w:id="90" w:author="Stephen Kissler" w:date="2025-10-01T13:47:00Z" w16du:dateUtc="2025-10-01T19:47:00Z">
        <w:r w:rsidR="00A234F6">
          <w:rPr>
            <w:rFonts w:ascii="Arial" w:eastAsia="Arial" w:hAnsi="Arial" w:cs="Arial"/>
            <w:sz w:val="22"/>
            <w:szCs w:val="22"/>
          </w:rPr>
          <w:t xml:space="preserve">ecting a range of vaccine </w:t>
        </w:r>
      </w:ins>
      <w:ins w:id="91" w:author="Stephen Kissler" w:date="2025-10-01T13:46:00Z" w16du:dateUtc="2025-10-01T19:46:00Z">
        <w:r w:rsidR="00A234F6">
          <w:rPr>
            <w:rFonts w:ascii="Arial" w:eastAsia="Arial" w:hAnsi="Arial" w:cs="Arial"/>
            <w:sz w:val="22"/>
            <w:szCs w:val="22"/>
          </w:rPr>
          <w:t>efficacies</w:t>
        </w:r>
      </w:ins>
      <w:ins w:id="92" w:author="Stephen Kissler" w:date="2025-10-01T13:47:00Z" w16du:dateUtc="2025-10-01T19:47:00Z">
        <w:r w:rsidR="008304E0">
          <w:rPr>
            <w:rFonts w:ascii="Arial" w:eastAsia="Arial" w:hAnsi="Arial" w:cs="Arial"/>
            <w:sz w:val="22"/>
            <w:szCs w:val="22"/>
          </w:rPr>
          <w:t>, given the gating test</w:t>
        </w:r>
      </w:ins>
      <w:ins w:id="93" w:author="Stephen Kissler" w:date="2025-10-01T13:48:00Z" w16du:dateUtc="2025-10-01T19:48:00Z">
        <w:r w:rsidR="008304E0">
          <w:rPr>
            <w:rFonts w:ascii="Arial" w:eastAsia="Arial" w:hAnsi="Arial" w:cs="Arial"/>
            <w:sz w:val="22"/>
            <w:szCs w:val="22"/>
          </w:rPr>
          <w:t>’s</w:t>
        </w:r>
      </w:ins>
      <w:ins w:id="94" w:author="Stephen Kissler" w:date="2025-10-01T13:47:00Z" w16du:dateUtc="2025-10-01T19:47:00Z">
        <w:r w:rsidR="008304E0">
          <w:rPr>
            <w:rFonts w:ascii="Arial" w:eastAsia="Arial" w:hAnsi="Arial" w:cs="Arial"/>
            <w:sz w:val="22"/>
            <w:szCs w:val="22"/>
          </w:rPr>
          <w:t xml:space="preserve"> characteristics</w:t>
        </w:r>
      </w:ins>
      <w:ins w:id="95" w:author="Stephen Kissler" w:date="2025-10-01T13:46:00Z" w16du:dateUtc="2025-10-01T19:46:00Z">
        <w:r w:rsidR="00A234F6">
          <w:rPr>
            <w:rFonts w:ascii="Arial" w:eastAsia="Arial" w:hAnsi="Arial" w:cs="Arial"/>
            <w:sz w:val="22"/>
            <w:szCs w:val="22"/>
          </w:rPr>
          <w:t>. [</w:t>
        </w:r>
        <w:commentRangeStart w:id="96"/>
        <w:r w:rsidR="00A234F6">
          <w:rPr>
            <w:rFonts w:ascii="Arial" w:eastAsia="Arial" w:hAnsi="Arial" w:cs="Arial"/>
            <w:sz w:val="22"/>
            <w:szCs w:val="22"/>
          </w:rPr>
          <w:t>x</w:t>
        </w:r>
        <w:commentRangeEnd w:id="96"/>
        <w:r w:rsidR="00A234F6">
          <w:rPr>
            <w:rStyle w:val="CommentReference"/>
          </w:rPr>
          <w:commentReference w:id="96"/>
        </w:r>
        <w:r w:rsidR="00A234F6">
          <w:rPr>
            <w:rFonts w:ascii="Arial" w:eastAsia="Arial" w:hAnsi="Arial" w:cs="Arial"/>
            <w:sz w:val="22"/>
            <w:szCs w:val="22"/>
          </w:rPr>
          <w:t xml:space="preserve">] </w:t>
        </w:r>
      </w:ins>
      <w:r w:rsidRPr="7D48B11A">
        <w:rPr>
          <w:rFonts w:ascii="Arial" w:eastAsia="Arial" w:hAnsi="Arial" w:cs="Arial"/>
          <w:sz w:val="22"/>
          <w:szCs w:val="22"/>
        </w:rPr>
        <w:t>Based on this analysis, we will identify optimal and acceptable screening test characteristics</w:t>
      </w:r>
      <w:r w:rsidR="00853B11">
        <w:rPr>
          <w:rFonts w:ascii="Arial" w:eastAsia="Arial" w:hAnsi="Arial" w:cs="Arial"/>
          <w:sz w:val="22"/>
          <w:szCs w:val="22"/>
        </w:rPr>
        <w:t>, as in Aim 1.1</w:t>
      </w:r>
      <w:commentRangeStart w:id="97"/>
      <w:commentRangeStart w:id="98"/>
      <w:r w:rsidRPr="7D48B11A">
        <w:rPr>
          <w:rFonts w:ascii="Arial" w:eastAsia="Arial" w:hAnsi="Arial" w:cs="Arial"/>
          <w:sz w:val="22"/>
          <w:szCs w:val="22"/>
        </w:rPr>
        <w:t>.</w:t>
      </w:r>
      <w:commentRangeEnd w:id="97"/>
      <w:r w:rsidR="00BA2348">
        <w:rPr>
          <w:rStyle w:val="CommentReference"/>
        </w:rPr>
        <w:commentReference w:id="97"/>
      </w:r>
      <w:commentRangeEnd w:id="98"/>
      <w:r w:rsidR="008304E0">
        <w:rPr>
          <w:rStyle w:val="CommentReference"/>
        </w:rPr>
        <w:commentReference w:id="98"/>
      </w:r>
      <w:r w:rsidRPr="7D48B11A">
        <w:rPr>
          <w:rFonts w:ascii="Arial" w:eastAsia="Arial" w:hAnsi="Arial" w:cs="Arial"/>
          <w:sz w:val="22"/>
          <w:szCs w:val="22"/>
        </w:rPr>
        <w:t xml:space="preserve"> </w:t>
      </w:r>
    </w:p>
    <w:p w14:paraId="6AE9FDEA" w14:textId="4B68EB70" w:rsidR="00603AD6" w:rsidRPr="00603AD6" w:rsidRDefault="009C6EAD" w:rsidP="000C58E8">
      <w:pPr>
        <w:spacing w:line="240" w:lineRule="auto"/>
        <w:jc w:val="both"/>
        <w:rPr>
          <w:rFonts w:ascii="Arial" w:hAnsi="Arial" w:cs="Arial"/>
          <w:sz w:val="22"/>
          <w:szCs w:val="22"/>
        </w:rPr>
      </w:pPr>
      <w:r>
        <w:rPr>
          <w:rFonts w:ascii="Arial" w:hAnsi="Arial" w:cs="Arial"/>
          <w:sz w:val="22"/>
          <w:szCs w:val="22"/>
          <w:u w:val="single"/>
        </w:rPr>
        <w:t>Out</w:t>
      </w:r>
      <w:r w:rsidR="00CE6CE6">
        <w:rPr>
          <w:rFonts w:ascii="Arial" w:hAnsi="Arial" w:cs="Arial"/>
          <w:sz w:val="22"/>
          <w:szCs w:val="22"/>
          <w:u w:val="single"/>
        </w:rPr>
        <w:t>puts</w:t>
      </w:r>
      <w:r>
        <w:rPr>
          <w:rFonts w:ascii="Arial" w:hAnsi="Arial" w:cs="Arial"/>
          <w:sz w:val="22"/>
          <w:szCs w:val="22"/>
          <w:u w:val="single"/>
        </w:rPr>
        <w:t xml:space="preserve"> of this </w:t>
      </w:r>
      <w:r w:rsidR="00CE6CE6">
        <w:rPr>
          <w:rFonts w:ascii="Arial" w:hAnsi="Arial" w:cs="Arial"/>
          <w:sz w:val="22"/>
          <w:szCs w:val="22"/>
          <w:u w:val="single"/>
        </w:rPr>
        <w:t>analysis</w:t>
      </w:r>
      <w:r w:rsidR="008F17FA">
        <w:rPr>
          <w:rFonts w:ascii="Arial" w:hAnsi="Arial" w:cs="Arial"/>
          <w:sz w:val="22"/>
          <w:szCs w:val="22"/>
        </w:rPr>
        <w:t xml:space="preserve">: </w:t>
      </w:r>
      <w:r w:rsidR="008F17FA" w:rsidRPr="56C2F250">
        <w:rPr>
          <w:rFonts w:ascii="Arial" w:hAnsi="Arial" w:cs="Arial"/>
          <w:sz w:val="22"/>
          <w:szCs w:val="22"/>
        </w:rPr>
        <w:t xml:space="preserve">Based on </w:t>
      </w:r>
      <w:r w:rsidR="00CE6CE6">
        <w:rPr>
          <w:rFonts w:ascii="Arial" w:hAnsi="Arial" w:cs="Arial"/>
          <w:sz w:val="22"/>
          <w:szCs w:val="22"/>
        </w:rPr>
        <w:t xml:space="preserve">our </w:t>
      </w:r>
      <w:r w:rsidR="008F17FA">
        <w:rPr>
          <w:rFonts w:ascii="Arial" w:hAnsi="Arial" w:cs="Arial"/>
          <w:sz w:val="22"/>
          <w:szCs w:val="22"/>
        </w:rPr>
        <w:t>mode</w:t>
      </w:r>
      <w:r w:rsidR="00CE6CE6">
        <w:rPr>
          <w:rFonts w:ascii="Arial" w:hAnsi="Arial" w:cs="Arial"/>
          <w:sz w:val="22"/>
          <w:szCs w:val="22"/>
        </w:rPr>
        <w:t>ling</w:t>
      </w:r>
      <w:r w:rsidR="008F17FA">
        <w:rPr>
          <w:rFonts w:ascii="Arial" w:hAnsi="Arial" w:cs="Arial"/>
          <w:sz w:val="22"/>
          <w:szCs w:val="22"/>
        </w:rPr>
        <w:t xml:space="preserve"> results</w:t>
      </w:r>
      <w:r w:rsidR="008F17FA" w:rsidRPr="56C2F250">
        <w:rPr>
          <w:rFonts w:ascii="Arial" w:hAnsi="Arial" w:cs="Arial"/>
          <w:sz w:val="22"/>
          <w:szCs w:val="22"/>
        </w:rPr>
        <w:t>, we will</w:t>
      </w:r>
      <w:r w:rsidR="00BC6876">
        <w:rPr>
          <w:rFonts w:ascii="Arial" w:hAnsi="Arial" w:cs="Arial"/>
          <w:sz w:val="22"/>
          <w:szCs w:val="22"/>
        </w:rPr>
        <w:t xml:space="preserve"> work closely with TB-TASA developers at SATVI (see </w:t>
      </w:r>
      <w:proofErr w:type="spellStart"/>
      <w:r w:rsidR="00BC6876">
        <w:rPr>
          <w:rFonts w:ascii="Arial" w:hAnsi="Arial" w:cs="Arial"/>
          <w:sz w:val="22"/>
          <w:szCs w:val="22"/>
        </w:rPr>
        <w:t>LoS</w:t>
      </w:r>
      <w:proofErr w:type="spellEnd"/>
      <w:r w:rsidR="00BC6876">
        <w:rPr>
          <w:rFonts w:ascii="Arial" w:hAnsi="Arial" w:cs="Arial"/>
          <w:sz w:val="22"/>
          <w:szCs w:val="22"/>
        </w:rPr>
        <w:t xml:space="preserve"> from Dr. </w:t>
      </w:r>
      <w:proofErr w:type="spellStart"/>
      <w:r w:rsidR="00BC6876">
        <w:rPr>
          <w:rFonts w:ascii="Arial" w:hAnsi="Arial" w:cs="Arial"/>
          <w:sz w:val="22"/>
          <w:szCs w:val="22"/>
        </w:rPr>
        <w:t>Musvosvi</w:t>
      </w:r>
      <w:proofErr w:type="spellEnd"/>
      <w:r w:rsidR="00BC6876">
        <w:rPr>
          <w:rFonts w:ascii="Arial" w:hAnsi="Arial" w:cs="Arial"/>
          <w:sz w:val="22"/>
          <w:szCs w:val="22"/>
        </w:rPr>
        <w:t>) to</w:t>
      </w:r>
      <w:r w:rsidR="008F17FA" w:rsidRPr="56C2F250">
        <w:rPr>
          <w:rFonts w:ascii="Arial" w:hAnsi="Arial" w:cs="Arial"/>
          <w:sz w:val="22"/>
          <w:szCs w:val="22"/>
        </w:rPr>
        <w:t xml:space="preserve"> </w:t>
      </w:r>
      <w:r w:rsidR="0001327F">
        <w:rPr>
          <w:rFonts w:ascii="Arial" w:hAnsi="Arial" w:cs="Arial"/>
          <w:sz w:val="22"/>
          <w:szCs w:val="22"/>
        </w:rPr>
        <w:t>evaluate</w:t>
      </w:r>
      <w:r w:rsidR="008F17FA" w:rsidRPr="56C2F250">
        <w:rPr>
          <w:rFonts w:ascii="Arial" w:hAnsi="Arial" w:cs="Arial"/>
          <w:sz w:val="22"/>
          <w:szCs w:val="22"/>
        </w:rPr>
        <w:t xml:space="preserve"> whether </w:t>
      </w:r>
      <w:r>
        <w:rPr>
          <w:rFonts w:ascii="Arial" w:hAnsi="Arial" w:cs="Arial"/>
          <w:sz w:val="22"/>
          <w:szCs w:val="22"/>
        </w:rPr>
        <w:t>TB-</w:t>
      </w:r>
      <w:r w:rsidR="008F17FA" w:rsidRPr="56C2F250">
        <w:rPr>
          <w:rFonts w:ascii="Arial" w:hAnsi="Arial" w:cs="Arial"/>
          <w:sz w:val="22"/>
          <w:szCs w:val="22"/>
        </w:rPr>
        <w:t xml:space="preserve">TASA </w:t>
      </w:r>
      <w:r>
        <w:rPr>
          <w:rFonts w:ascii="Arial" w:hAnsi="Arial" w:cs="Arial"/>
          <w:sz w:val="22"/>
          <w:szCs w:val="22"/>
        </w:rPr>
        <w:t>is</w:t>
      </w:r>
      <w:r w:rsidR="008F17FA" w:rsidRPr="56C2F250">
        <w:rPr>
          <w:rFonts w:ascii="Arial" w:hAnsi="Arial" w:cs="Arial"/>
          <w:sz w:val="22"/>
          <w:szCs w:val="22"/>
        </w:rPr>
        <w:t xml:space="preserve"> potentially suitable for</w:t>
      </w:r>
      <w:r w:rsidR="008F67BD">
        <w:rPr>
          <w:rFonts w:ascii="Arial" w:hAnsi="Arial" w:cs="Arial"/>
          <w:sz w:val="22"/>
          <w:szCs w:val="22"/>
        </w:rPr>
        <w:t xml:space="preserve"> (1) site selection and/or (2) trial participant screening</w:t>
      </w:r>
      <w:r w:rsidR="008F17FA" w:rsidRPr="56C2F250">
        <w:rPr>
          <w:rFonts w:ascii="Arial" w:hAnsi="Arial" w:cs="Arial"/>
          <w:sz w:val="22"/>
          <w:szCs w:val="22"/>
        </w:rPr>
        <w:t xml:space="preserve">. </w:t>
      </w:r>
      <w:r w:rsidR="008F67BD">
        <w:rPr>
          <w:rFonts w:ascii="Arial" w:hAnsi="Arial" w:cs="Arial"/>
          <w:sz w:val="22"/>
          <w:szCs w:val="22"/>
        </w:rPr>
        <w:t>W</w:t>
      </w:r>
      <w:r w:rsidR="008F17FA" w:rsidRPr="56C2F250">
        <w:rPr>
          <w:rFonts w:ascii="Arial" w:hAnsi="Arial" w:cs="Arial"/>
          <w:sz w:val="22"/>
          <w:szCs w:val="22"/>
        </w:rPr>
        <w:t xml:space="preserve">e will compare the sample size </w:t>
      </w:r>
      <w:r w:rsidR="008F67BD">
        <w:rPr>
          <w:rFonts w:ascii="Arial" w:hAnsi="Arial" w:cs="Arial"/>
          <w:sz w:val="22"/>
          <w:szCs w:val="22"/>
        </w:rPr>
        <w:t>requirements</w:t>
      </w:r>
      <w:r w:rsidR="008F17FA" w:rsidRPr="56C2F250">
        <w:rPr>
          <w:rFonts w:ascii="Arial" w:hAnsi="Arial" w:cs="Arial"/>
          <w:sz w:val="22"/>
          <w:szCs w:val="22"/>
        </w:rPr>
        <w:t xml:space="preserve"> </w:t>
      </w:r>
      <w:r w:rsidR="00973706">
        <w:rPr>
          <w:rFonts w:ascii="Arial" w:hAnsi="Arial" w:cs="Arial"/>
          <w:sz w:val="22"/>
          <w:szCs w:val="22"/>
        </w:rPr>
        <w:t xml:space="preserve">when </w:t>
      </w:r>
      <w:r w:rsidR="008F67BD">
        <w:rPr>
          <w:rFonts w:ascii="Arial" w:hAnsi="Arial" w:cs="Arial"/>
          <w:sz w:val="22"/>
          <w:szCs w:val="22"/>
        </w:rPr>
        <w:t>using</w:t>
      </w:r>
      <w:r w:rsidR="008F17FA" w:rsidRPr="56C2F250">
        <w:rPr>
          <w:rFonts w:ascii="Arial" w:hAnsi="Arial" w:cs="Arial"/>
          <w:sz w:val="22"/>
          <w:szCs w:val="22"/>
        </w:rPr>
        <w:t xml:space="preserve"> </w:t>
      </w:r>
      <w:r w:rsidR="0001327F">
        <w:rPr>
          <w:rFonts w:ascii="Arial" w:hAnsi="Arial" w:cs="Arial"/>
          <w:sz w:val="22"/>
          <w:szCs w:val="22"/>
        </w:rPr>
        <w:t>TB-</w:t>
      </w:r>
      <w:r w:rsidR="008F17FA" w:rsidRPr="56C2F250">
        <w:rPr>
          <w:rFonts w:ascii="Arial" w:hAnsi="Arial" w:cs="Arial"/>
          <w:sz w:val="22"/>
          <w:szCs w:val="22"/>
        </w:rPr>
        <w:t>TASA</w:t>
      </w:r>
      <w:r w:rsidR="00973706">
        <w:rPr>
          <w:rFonts w:ascii="Arial" w:hAnsi="Arial" w:cs="Arial"/>
          <w:sz w:val="22"/>
          <w:szCs w:val="22"/>
        </w:rPr>
        <w:t xml:space="preserve"> for trial site selection and participant screening</w:t>
      </w:r>
      <w:r w:rsidR="0001327F">
        <w:rPr>
          <w:rFonts w:ascii="Arial" w:hAnsi="Arial" w:cs="Arial"/>
          <w:sz w:val="22"/>
          <w:szCs w:val="22"/>
        </w:rPr>
        <w:t xml:space="preserve"> </w:t>
      </w:r>
      <w:r w:rsidR="008F67BD">
        <w:rPr>
          <w:rFonts w:ascii="Arial" w:hAnsi="Arial" w:cs="Arial"/>
          <w:sz w:val="22"/>
          <w:szCs w:val="22"/>
        </w:rPr>
        <w:t>to the sample size required using</w:t>
      </w:r>
      <w:r w:rsidR="008F17FA" w:rsidRPr="56C2F250">
        <w:rPr>
          <w:rFonts w:ascii="Arial" w:hAnsi="Arial" w:cs="Arial"/>
          <w:sz w:val="22"/>
          <w:szCs w:val="22"/>
        </w:rPr>
        <w:t xml:space="preserve"> IGRA</w:t>
      </w:r>
      <w:r w:rsidR="008F67BD">
        <w:rPr>
          <w:rFonts w:ascii="Arial" w:hAnsi="Arial" w:cs="Arial"/>
          <w:sz w:val="22"/>
          <w:szCs w:val="22"/>
        </w:rPr>
        <w:t xml:space="preserve">. </w:t>
      </w:r>
      <w:r w:rsidR="007155AF">
        <w:rPr>
          <w:rFonts w:ascii="Arial" w:hAnsi="Arial" w:cs="Arial"/>
          <w:sz w:val="22"/>
          <w:szCs w:val="22"/>
        </w:rPr>
        <w:t>We will identify the epidemiologic conditions (</w:t>
      </w:r>
      <w:commentRangeStart w:id="99"/>
      <w:r w:rsidR="007155AF">
        <w:rPr>
          <w:rFonts w:ascii="Arial" w:hAnsi="Arial" w:cs="Arial"/>
          <w:sz w:val="22"/>
          <w:szCs w:val="22"/>
        </w:rPr>
        <w:t>true ARI</w:t>
      </w:r>
      <w:r w:rsidR="001B4244">
        <w:rPr>
          <w:rFonts w:ascii="Arial" w:hAnsi="Arial" w:cs="Arial"/>
          <w:sz w:val="22"/>
          <w:szCs w:val="22"/>
        </w:rPr>
        <w:t>, reinfection rates</w:t>
      </w:r>
      <w:r w:rsidR="007155AF">
        <w:rPr>
          <w:rFonts w:ascii="Arial" w:hAnsi="Arial" w:cs="Arial"/>
          <w:sz w:val="22"/>
          <w:szCs w:val="22"/>
        </w:rPr>
        <w:t>, HIV</w:t>
      </w:r>
      <w:r w:rsidR="00D1388C">
        <w:rPr>
          <w:rFonts w:ascii="Arial" w:hAnsi="Arial" w:cs="Arial"/>
          <w:sz w:val="22"/>
          <w:szCs w:val="22"/>
        </w:rPr>
        <w:t>/TB co-</w:t>
      </w:r>
      <w:r w:rsidR="007155AF">
        <w:rPr>
          <w:rFonts w:ascii="Arial" w:hAnsi="Arial" w:cs="Arial"/>
          <w:sz w:val="22"/>
          <w:szCs w:val="22"/>
        </w:rPr>
        <w:t>prevalence</w:t>
      </w:r>
      <w:commentRangeEnd w:id="99"/>
      <w:r w:rsidR="007155AF">
        <w:rPr>
          <w:rStyle w:val="CommentReference"/>
        </w:rPr>
        <w:commentReference w:id="99"/>
      </w:r>
      <w:r w:rsidR="007155AF">
        <w:rPr>
          <w:rFonts w:ascii="Arial" w:hAnsi="Arial" w:cs="Arial"/>
          <w:sz w:val="22"/>
          <w:szCs w:val="22"/>
        </w:rPr>
        <w:t xml:space="preserve">) under which TB-TASA outperforms IGRA and </w:t>
      </w:r>
      <w:r w:rsidR="005244C1">
        <w:rPr>
          <w:rFonts w:ascii="Arial" w:hAnsi="Arial" w:cs="Arial"/>
          <w:sz w:val="22"/>
          <w:szCs w:val="22"/>
        </w:rPr>
        <w:t>is</w:t>
      </w:r>
      <w:r w:rsidR="007155AF">
        <w:rPr>
          <w:rFonts w:ascii="Arial" w:hAnsi="Arial" w:cs="Arial"/>
          <w:sz w:val="22"/>
          <w:szCs w:val="22"/>
        </w:rPr>
        <w:t xml:space="preserve"> </w:t>
      </w:r>
      <w:r w:rsidR="00F52DF7">
        <w:rPr>
          <w:rFonts w:ascii="Arial" w:hAnsi="Arial" w:cs="Arial"/>
          <w:sz w:val="22"/>
          <w:szCs w:val="22"/>
        </w:rPr>
        <w:t>a</w:t>
      </w:r>
      <w:r w:rsidR="007155AF">
        <w:rPr>
          <w:rFonts w:ascii="Arial" w:hAnsi="Arial" w:cs="Arial"/>
          <w:sz w:val="22"/>
          <w:szCs w:val="22"/>
        </w:rPr>
        <w:t xml:space="preserve"> preferred alternative. </w:t>
      </w:r>
      <w:r w:rsidR="005244C1">
        <w:rPr>
          <w:rFonts w:ascii="Arial" w:eastAsia="Arial" w:hAnsi="Arial" w:cs="Arial"/>
          <w:sz w:val="22"/>
          <w:szCs w:val="22"/>
        </w:rPr>
        <w:t xml:space="preserve">We will also </w:t>
      </w:r>
      <w:r w:rsidR="008F17FA" w:rsidRPr="56C2F250">
        <w:rPr>
          <w:rFonts w:ascii="Arial" w:hAnsi="Arial" w:cs="Arial"/>
          <w:sz w:val="22"/>
          <w:szCs w:val="22"/>
        </w:rPr>
        <w:t xml:space="preserve">explore different thresholds for </w:t>
      </w:r>
      <w:r w:rsidR="001C3018">
        <w:rPr>
          <w:rFonts w:ascii="Arial" w:hAnsi="Arial" w:cs="Arial"/>
          <w:sz w:val="22"/>
          <w:szCs w:val="22"/>
        </w:rPr>
        <w:t>TB-</w:t>
      </w:r>
      <w:r w:rsidR="008F17FA" w:rsidRPr="56C2F250">
        <w:rPr>
          <w:rFonts w:ascii="Arial" w:hAnsi="Arial" w:cs="Arial"/>
          <w:sz w:val="22"/>
          <w:szCs w:val="22"/>
        </w:rPr>
        <w:t xml:space="preserve">TASA positivity to determine the marginal benefits of incremental improvements in sensitivity and specificity. If it appears that </w:t>
      </w:r>
      <w:r w:rsidR="001C3018">
        <w:rPr>
          <w:rFonts w:ascii="Arial" w:hAnsi="Arial" w:cs="Arial"/>
          <w:sz w:val="22"/>
          <w:szCs w:val="22"/>
        </w:rPr>
        <w:t>TB-</w:t>
      </w:r>
      <w:r w:rsidR="008F17FA" w:rsidRPr="56C2F250">
        <w:rPr>
          <w:rFonts w:ascii="Arial" w:hAnsi="Arial" w:cs="Arial"/>
          <w:sz w:val="22"/>
          <w:szCs w:val="22"/>
        </w:rPr>
        <w:t>TASA will be useful</w:t>
      </w:r>
      <w:r w:rsidR="008F17FA">
        <w:rPr>
          <w:rFonts w:ascii="Arial" w:hAnsi="Arial" w:cs="Arial"/>
          <w:sz w:val="22"/>
          <w:szCs w:val="22"/>
        </w:rPr>
        <w:t xml:space="preserve"> for either purpose</w:t>
      </w:r>
      <w:r w:rsidR="008F17FA" w:rsidRPr="56C2F250">
        <w:rPr>
          <w:rFonts w:ascii="Arial" w:hAnsi="Arial" w:cs="Arial"/>
          <w:sz w:val="22"/>
          <w:szCs w:val="22"/>
        </w:rPr>
        <w:t xml:space="preserve">, we will </w:t>
      </w:r>
      <w:r w:rsidR="00C44932">
        <w:rPr>
          <w:rFonts w:ascii="Arial" w:hAnsi="Arial" w:cs="Arial"/>
          <w:sz w:val="22"/>
          <w:szCs w:val="22"/>
        </w:rPr>
        <w:t xml:space="preserve">work </w:t>
      </w:r>
      <w:r w:rsidR="00297B98">
        <w:rPr>
          <w:rFonts w:ascii="Arial" w:hAnsi="Arial" w:cs="Arial"/>
          <w:sz w:val="22"/>
          <w:szCs w:val="22"/>
        </w:rPr>
        <w:t xml:space="preserve">closely </w:t>
      </w:r>
      <w:r w:rsidR="00C44932">
        <w:rPr>
          <w:rFonts w:ascii="Arial" w:hAnsi="Arial" w:cs="Arial"/>
          <w:sz w:val="22"/>
          <w:szCs w:val="22"/>
        </w:rPr>
        <w:t xml:space="preserve">with IAVI (see </w:t>
      </w:r>
      <w:proofErr w:type="spellStart"/>
      <w:r w:rsidR="00C44932">
        <w:rPr>
          <w:rFonts w:ascii="Arial" w:hAnsi="Arial" w:cs="Arial"/>
          <w:sz w:val="22"/>
          <w:szCs w:val="22"/>
        </w:rPr>
        <w:t>LoS</w:t>
      </w:r>
      <w:proofErr w:type="spellEnd"/>
      <w:r w:rsidR="00C44932">
        <w:rPr>
          <w:rFonts w:ascii="Arial" w:hAnsi="Arial" w:cs="Arial"/>
          <w:sz w:val="22"/>
          <w:szCs w:val="22"/>
        </w:rPr>
        <w:t xml:space="preserve"> from Dr. Pelzer) to </w:t>
      </w:r>
      <w:r w:rsidR="007F59C9">
        <w:rPr>
          <w:rFonts w:ascii="Arial" w:hAnsi="Arial" w:cs="Arial"/>
          <w:sz w:val="22"/>
          <w:szCs w:val="22"/>
        </w:rPr>
        <w:t>propose</w:t>
      </w:r>
      <w:r w:rsidR="00204A2F">
        <w:rPr>
          <w:rFonts w:ascii="Arial" w:hAnsi="Arial" w:cs="Arial"/>
          <w:sz w:val="22"/>
          <w:szCs w:val="22"/>
        </w:rPr>
        <w:t xml:space="preserve"> and</w:t>
      </w:r>
      <w:r w:rsidR="00C44932">
        <w:rPr>
          <w:rFonts w:ascii="Arial" w:hAnsi="Arial" w:cs="Arial"/>
          <w:sz w:val="22"/>
          <w:szCs w:val="22"/>
        </w:rPr>
        <w:t xml:space="preserve"> describe</w:t>
      </w:r>
      <w:r w:rsidR="00DF1594">
        <w:rPr>
          <w:rFonts w:ascii="Arial" w:hAnsi="Arial" w:cs="Arial"/>
          <w:sz w:val="22"/>
          <w:szCs w:val="22"/>
        </w:rPr>
        <w:t xml:space="preserve"> </w:t>
      </w:r>
      <w:r w:rsidR="00C44932">
        <w:rPr>
          <w:rFonts w:ascii="Arial" w:hAnsi="Arial" w:cs="Arial"/>
          <w:sz w:val="22"/>
          <w:szCs w:val="22"/>
        </w:rPr>
        <w:t>specific</w:t>
      </w:r>
      <w:r w:rsidR="00297B98">
        <w:rPr>
          <w:rFonts w:ascii="Arial" w:hAnsi="Arial" w:cs="Arial"/>
          <w:sz w:val="22"/>
          <w:szCs w:val="22"/>
        </w:rPr>
        <w:t xml:space="preserve"> observational studies and</w:t>
      </w:r>
      <w:r w:rsidR="00C44932">
        <w:rPr>
          <w:rFonts w:ascii="Arial" w:hAnsi="Arial" w:cs="Arial"/>
          <w:sz w:val="22"/>
          <w:szCs w:val="22"/>
        </w:rPr>
        <w:t xml:space="preserve"> trial designs that leverage TB-TASA</w:t>
      </w:r>
      <w:r w:rsidR="00297B98">
        <w:rPr>
          <w:rFonts w:ascii="Arial" w:hAnsi="Arial" w:cs="Arial"/>
          <w:sz w:val="22"/>
          <w:szCs w:val="22"/>
        </w:rPr>
        <w:t xml:space="preserve">. </w:t>
      </w:r>
    </w:p>
    <w:p w14:paraId="076143C8" w14:textId="77777777" w:rsidR="00B83292" w:rsidRDefault="00B83292" w:rsidP="00B83292">
      <w:pPr>
        <w:spacing w:after="120" w:line="240" w:lineRule="auto"/>
        <w:jc w:val="both"/>
        <w:rPr>
          <w:rFonts w:ascii="Arial" w:hAnsi="Arial" w:cs="Arial"/>
          <w:b/>
          <w:bCs/>
          <w:sz w:val="22"/>
          <w:szCs w:val="22"/>
        </w:rPr>
      </w:pPr>
    </w:p>
    <w:p w14:paraId="6E781F7C" w14:textId="111FADF5" w:rsidR="00B83292" w:rsidRDefault="00B83292" w:rsidP="00B83292">
      <w:pPr>
        <w:spacing w:after="120" w:line="240" w:lineRule="auto"/>
        <w:jc w:val="both"/>
        <w:rPr>
          <w:rFonts w:ascii="Arial" w:hAnsi="Arial" w:cs="Arial"/>
          <w:b/>
          <w:bCs/>
          <w:sz w:val="22"/>
          <w:szCs w:val="22"/>
        </w:rPr>
      </w:pPr>
      <w:r w:rsidRPr="00014E28">
        <w:rPr>
          <w:rFonts w:ascii="Arial" w:hAnsi="Arial" w:cs="Arial"/>
          <w:b/>
          <w:bCs/>
          <w:smallCaps/>
          <w:sz w:val="22"/>
          <w:szCs w:val="22"/>
        </w:rPr>
        <w:t>Aim 2.</w:t>
      </w:r>
      <w:r>
        <w:rPr>
          <w:rFonts w:ascii="Arial" w:hAnsi="Arial" w:cs="Arial"/>
          <w:b/>
          <w:bCs/>
          <w:sz w:val="22"/>
          <w:szCs w:val="22"/>
        </w:rPr>
        <w:t xml:space="preserve"> </w:t>
      </w:r>
      <w:r w:rsidRPr="00014E28">
        <w:rPr>
          <w:rFonts w:ascii="Arial" w:hAnsi="Arial" w:cs="Arial"/>
          <w:sz w:val="22"/>
          <w:szCs w:val="22"/>
        </w:rPr>
        <w:t xml:space="preserve">Define the </w:t>
      </w:r>
      <w:r>
        <w:rPr>
          <w:rFonts w:ascii="Arial" w:hAnsi="Arial" w:cs="Arial"/>
          <w:sz w:val="22"/>
          <w:szCs w:val="22"/>
        </w:rPr>
        <w:t xml:space="preserve">requisite performance characteristics </w:t>
      </w:r>
      <w:r w:rsidRPr="00014E28">
        <w:rPr>
          <w:rFonts w:ascii="Arial" w:hAnsi="Arial" w:cs="Arial"/>
          <w:sz w:val="22"/>
          <w:szCs w:val="22"/>
        </w:rPr>
        <w:t xml:space="preserve">for a test for recent </w:t>
      </w:r>
      <w:proofErr w:type="spellStart"/>
      <w:r w:rsidRPr="00014E28">
        <w:rPr>
          <w:rFonts w:ascii="Arial" w:hAnsi="Arial" w:cs="Arial"/>
          <w:i/>
          <w:iCs/>
          <w:sz w:val="22"/>
          <w:szCs w:val="22"/>
        </w:rPr>
        <w:t>Mtb</w:t>
      </w:r>
      <w:proofErr w:type="spellEnd"/>
      <w:r w:rsidRPr="00014E28">
        <w:rPr>
          <w:rFonts w:ascii="Arial" w:hAnsi="Arial" w:cs="Arial"/>
          <w:sz w:val="22"/>
          <w:szCs w:val="22"/>
        </w:rPr>
        <w:t xml:space="preserve"> infection to inform real-time monitoring of </w:t>
      </w:r>
      <w:proofErr w:type="spellStart"/>
      <w:r>
        <w:rPr>
          <w:rFonts w:ascii="Arial" w:hAnsi="Arial" w:cs="Arial"/>
          <w:i/>
          <w:iCs/>
          <w:sz w:val="22"/>
          <w:szCs w:val="22"/>
        </w:rPr>
        <w:t>Mtb</w:t>
      </w:r>
      <w:proofErr w:type="spellEnd"/>
      <w:r>
        <w:rPr>
          <w:rFonts w:ascii="Arial" w:hAnsi="Arial" w:cs="Arial"/>
          <w:i/>
          <w:iCs/>
          <w:sz w:val="22"/>
          <w:szCs w:val="22"/>
        </w:rPr>
        <w:t xml:space="preserve"> </w:t>
      </w:r>
      <w:r>
        <w:rPr>
          <w:rFonts w:ascii="Arial" w:hAnsi="Arial" w:cs="Arial"/>
          <w:sz w:val="22"/>
          <w:szCs w:val="22"/>
        </w:rPr>
        <w:t xml:space="preserve">transmission intensity </w:t>
      </w:r>
      <w:r w:rsidRPr="00014E28">
        <w:rPr>
          <w:rFonts w:ascii="Arial" w:hAnsi="Arial" w:cs="Arial"/>
          <w:sz w:val="22"/>
          <w:szCs w:val="22"/>
        </w:rPr>
        <w:t>in high-burden settings.</w:t>
      </w:r>
      <w:r>
        <w:rPr>
          <w:rFonts w:ascii="Arial" w:hAnsi="Arial" w:cs="Arial"/>
          <w:b/>
          <w:bCs/>
          <w:sz w:val="22"/>
          <w:szCs w:val="22"/>
        </w:rPr>
        <w:t xml:space="preserve"> </w:t>
      </w:r>
    </w:p>
    <w:p w14:paraId="02EFF137" w14:textId="68C0B6BF" w:rsidR="008F17FA" w:rsidRDefault="008F17FA" w:rsidP="000C58E8">
      <w:pPr>
        <w:spacing w:line="240" w:lineRule="auto"/>
        <w:jc w:val="both"/>
        <w:rPr>
          <w:rFonts w:ascii="Arial" w:hAnsi="Arial" w:cs="Arial"/>
          <w:sz w:val="22"/>
          <w:szCs w:val="22"/>
        </w:rPr>
      </w:pPr>
      <w:r w:rsidRPr="006C2FB9">
        <w:rPr>
          <w:rFonts w:ascii="Arial" w:hAnsi="Arial" w:cs="Arial"/>
          <w:sz w:val="22"/>
          <w:szCs w:val="22"/>
          <w:u w:val="single"/>
        </w:rPr>
        <w:t>Rationale:</w:t>
      </w:r>
      <w:r w:rsidRPr="006C2FB9">
        <w:rPr>
          <w:rFonts w:ascii="Arial" w:hAnsi="Arial" w:cs="Arial"/>
          <w:sz w:val="22"/>
          <w:szCs w:val="22"/>
        </w:rPr>
        <w:t xml:space="preserve"> </w:t>
      </w:r>
      <w:r w:rsidRPr="00654623">
        <w:rPr>
          <w:rFonts w:ascii="Arial" w:hAnsi="Arial" w:cs="Arial"/>
          <w:sz w:val="22"/>
          <w:szCs w:val="22"/>
        </w:rPr>
        <w:t>Current approaches</w:t>
      </w:r>
      <w:r>
        <w:rPr>
          <w:rFonts w:ascii="Arial" w:hAnsi="Arial" w:cs="Arial"/>
          <w:b/>
          <w:bCs/>
          <w:sz w:val="22"/>
          <w:szCs w:val="22"/>
        </w:rPr>
        <w:t xml:space="preserve"> </w:t>
      </w:r>
      <w:r w:rsidRPr="00654623">
        <w:rPr>
          <w:rFonts w:ascii="Arial" w:hAnsi="Arial" w:cs="Arial"/>
          <w:sz w:val="22"/>
          <w:szCs w:val="22"/>
        </w:rPr>
        <w:t xml:space="preserve">to monitoring </w:t>
      </w:r>
      <w:r>
        <w:rPr>
          <w:rFonts w:ascii="Arial" w:hAnsi="Arial" w:cs="Arial"/>
          <w:sz w:val="22"/>
          <w:szCs w:val="22"/>
        </w:rPr>
        <w:t xml:space="preserve">TB program performance in high-burden settings are largely limited to tracking TB case rates, which rely on clinical diagnosis and/or microbiological confirmation of TB. There are two main challenges with this approach to program performance. First, unlike many acute infections for which transmission events occur just days before illness, </w:t>
      </w:r>
      <w:proofErr w:type="spellStart"/>
      <w:r>
        <w:rPr>
          <w:rFonts w:ascii="Arial" w:hAnsi="Arial" w:cs="Arial"/>
          <w:i/>
          <w:iCs/>
          <w:sz w:val="22"/>
          <w:szCs w:val="22"/>
        </w:rPr>
        <w:t>Mtb</w:t>
      </w:r>
      <w:proofErr w:type="spellEnd"/>
      <w:r>
        <w:rPr>
          <w:rFonts w:ascii="Arial" w:hAnsi="Arial" w:cs="Arial"/>
          <w:i/>
          <w:iCs/>
          <w:sz w:val="22"/>
          <w:szCs w:val="22"/>
        </w:rPr>
        <w:t xml:space="preserve"> </w:t>
      </w:r>
      <w:r>
        <w:rPr>
          <w:rFonts w:ascii="Arial" w:hAnsi="Arial" w:cs="Arial"/>
          <w:sz w:val="22"/>
          <w:szCs w:val="22"/>
        </w:rPr>
        <w:t>transmission can occur months or years before a resultant clinical case of TB is diagnosed and reported to the health system. Combined with months</w:t>
      </w:r>
      <w:r w:rsidR="00352EE3">
        <w:rPr>
          <w:rFonts w:ascii="Arial" w:hAnsi="Arial" w:cs="Arial"/>
          <w:sz w:val="22"/>
          <w:szCs w:val="22"/>
        </w:rPr>
        <w:t>-</w:t>
      </w:r>
      <w:r>
        <w:rPr>
          <w:rFonts w:ascii="Arial" w:hAnsi="Arial" w:cs="Arial"/>
          <w:sz w:val="22"/>
          <w:szCs w:val="22"/>
        </w:rPr>
        <w:t>long delays in seeking care after symptoms begin,</w:t>
      </w:r>
      <w:r w:rsidR="00D94EC5">
        <w:rPr>
          <w:rFonts w:ascii="Arial" w:hAnsi="Arial" w:cs="Arial"/>
          <w:sz w:val="22"/>
          <w:szCs w:val="22"/>
        </w:rPr>
        <w:t xml:space="preserve"> </w:t>
      </w:r>
      <w:r w:rsidR="00D94EC5">
        <w:rPr>
          <w:rFonts w:ascii="Arial" w:hAnsi="Arial" w:cs="Arial"/>
          <w:sz w:val="22"/>
          <w:szCs w:val="22"/>
        </w:rPr>
        <w:fldChar w:fldCharType="begin"/>
      </w:r>
      <w:r w:rsidR="00D94EC5">
        <w:rPr>
          <w:rFonts w:ascii="Arial" w:hAnsi="Arial" w:cs="Arial"/>
          <w:sz w:val="22"/>
          <w:szCs w:val="22"/>
        </w:rPr>
        <w:instrText xml:space="preserve"> ADDIN ZOTERO_ITEM CSL_CITATION {"citationID":"SP3RstDo","properties":{"formattedCitation":"[21], [22]","plainCitation":"[21], [22]","noteIndex":0},"citationItems":[{"id":2008,"uris":["http://zotero.org/users/6528344/items/PEWTKYIK"],"itemData":{"id":2008,"type":"article-journal","abstract":"Assessment of delays in seeking care and diagnosis of tuberculosis is essential to evaluate effectiveness of tuberculosis control programs, and identify programmatic impediments. Thus, this review of studies aimed to examine the extent of patient, health system, and total delays in diagnosis of pulmonary tuberculosis in low- and middle- income countries.","container-title":"BMC Pulmonary Medicine","DOI":"10.1186/s12890-017-0551-y","ISSN":"1471-2466","issue":"1","journalAbbreviation":"BMC Pulm Med","language":"en","page":"202","source":"Springer Link","title":"Delay in diagnosis of pulmonary tuberculosis in low-and middle-income settings: systematic review and meta-analysis","title-short":"Delay in diagnosis of pulmonary tuberculosis in low-and middle-income settings","volume":"17","author":[{"family":"Getnet","given":"Fentabil"},{"family":"Demissie","given":"Meaza"},{"family":"Assefa","given":"Nega"},{"family":"Mengistie","given":"Bizatu"},{"family":"Worku","given":"Alemayehu"}],"issued":{"date-parts":[["2017",12,13]]}}},{"id":2010,"uris":["http://zotero.org/users/6528344/items/RDCEGS7G"],"itemData":{"id":2010,"type":"article-journal","abstract":"Delay in diagnosis of pulmonary tuberculosis results in increasing severity, mortality and transmission. Various investigators have reported about delays in diagnosis of tuberculosis. We aimed at summarizing the data on these delays in diagnosis of tuberculosis.","container-title":"BMC Infectious Diseases","DOI":"10.1186/1471-2334-9-91","ISSN":"1471-2334","issue":"1","journalAbbreviation":"BMC Infect Dis","language":"en","page":"91","source":"Springer Link","title":"Time delays in diagnosis of pulmonary tuberculosis: a systematic review of literature","title-short":"Time delays in diagnosis of pulmonary tuberculosis","volume":"9","author":[{"family":"Sreeramareddy","given":"Chandrashekhar T."},{"family":"Panduru","given":"Kishore V."},{"family":"Menten","given":"Joris"},{"family":"Van den Ende","given":"J."}],"issued":{"date-parts":[["2009",6,11]]}}}],"schema":"https://github.com/citation-style-language/schema/raw/master/csl-citation.json"} </w:instrText>
      </w:r>
      <w:r w:rsidR="00D94EC5">
        <w:rPr>
          <w:rFonts w:ascii="Arial" w:hAnsi="Arial" w:cs="Arial"/>
          <w:sz w:val="22"/>
          <w:szCs w:val="22"/>
        </w:rPr>
        <w:fldChar w:fldCharType="separate"/>
      </w:r>
      <w:r w:rsidR="00D94EC5">
        <w:rPr>
          <w:rFonts w:ascii="Arial" w:hAnsi="Arial" w:cs="Arial"/>
          <w:noProof/>
          <w:sz w:val="22"/>
          <w:szCs w:val="22"/>
        </w:rPr>
        <w:t>[21], [22]</w:t>
      </w:r>
      <w:r w:rsidR="00D94EC5">
        <w:rPr>
          <w:rFonts w:ascii="Arial" w:hAnsi="Arial" w:cs="Arial"/>
          <w:sz w:val="22"/>
          <w:szCs w:val="22"/>
        </w:rPr>
        <w:fldChar w:fldCharType="end"/>
      </w:r>
      <w:r w:rsidR="00D94EC5">
        <w:rPr>
          <w:rFonts w:ascii="Arial" w:hAnsi="Arial" w:cs="Arial"/>
          <w:sz w:val="22"/>
          <w:szCs w:val="22"/>
        </w:rPr>
        <w:t xml:space="preserve"> </w:t>
      </w:r>
      <w:r>
        <w:rPr>
          <w:rFonts w:ascii="Arial" w:hAnsi="Arial" w:cs="Arial"/>
          <w:sz w:val="22"/>
          <w:szCs w:val="22"/>
        </w:rPr>
        <w:t xml:space="preserve"> the result is that TB case data lags infection incidence significantly. Second, estimates suggest that up to 50% of all TB cases globally are </w:t>
      </w:r>
      <w:commentRangeStart w:id="100"/>
      <w:commentRangeStart w:id="101"/>
      <w:r>
        <w:rPr>
          <w:rFonts w:ascii="Arial" w:hAnsi="Arial" w:cs="Arial"/>
          <w:sz w:val="22"/>
          <w:szCs w:val="22"/>
        </w:rPr>
        <w:t>undiagnosed.</w:t>
      </w:r>
      <w:commentRangeEnd w:id="100"/>
      <w:r w:rsidR="00352EE3">
        <w:rPr>
          <w:rStyle w:val="CommentReference"/>
        </w:rPr>
        <w:commentReference w:id="100"/>
      </w:r>
      <w:commentRangeEnd w:id="101"/>
      <w:r w:rsidR="00E17215">
        <w:rPr>
          <w:rStyle w:val="CommentReference"/>
        </w:rPr>
        <w:commentReference w:id="101"/>
      </w:r>
      <w:r>
        <w:rPr>
          <w:rFonts w:ascii="Arial" w:hAnsi="Arial" w:cs="Arial"/>
          <w:sz w:val="22"/>
          <w:szCs w:val="22"/>
        </w:rPr>
        <w:t xml:space="preserve"> </w:t>
      </w:r>
      <w:r>
        <w:rPr>
          <w:rFonts w:ascii="Arial" w:hAnsi="Arial" w:cs="Arial"/>
          <w:sz w:val="22"/>
          <w:szCs w:val="22"/>
        </w:rPr>
        <w:fldChar w:fldCharType="begin"/>
      </w:r>
      <w:r w:rsidR="00D94EC5">
        <w:rPr>
          <w:rFonts w:ascii="Arial" w:hAnsi="Arial" w:cs="Arial"/>
          <w:sz w:val="22"/>
          <w:szCs w:val="22"/>
        </w:rPr>
        <w:instrText xml:space="preserve"> ADDIN ZOTERO_ITEM CSL_CITATION {"citationID":"ySon3YLB","properties":{"formattedCitation":"[23]","plainCitation":"[23]","noteIndex":0},"citationItems":[{"id":1496,"uris":["http://zotero.org/users/6528344/items/XL59LUGT"],"itemData":{"id":1496,"type":"webpage","abstract":"Global Tuberculosis Report 2024","language":"en","title":"Global Tuberculosis Report 2024","URL":"https://www.who.int/teams/global-tuberculosis-programme/tb-reports/global-tuberculosis-report-2024","accessed":{"date-parts":[["2025",2,19]]}}}],"schema":"https://github.com/citation-style-language/schema/raw/master/csl-citation.json"} </w:instrText>
      </w:r>
      <w:r>
        <w:rPr>
          <w:rFonts w:ascii="Arial" w:hAnsi="Arial" w:cs="Arial"/>
          <w:sz w:val="22"/>
          <w:szCs w:val="22"/>
        </w:rPr>
        <w:fldChar w:fldCharType="separate"/>
      </w:r>
      <w:r w:rsidR="00D94EC5">
        <w:rPr>
          <w:rFonts w:ascii="Arial" w:hAnsi="Arial" w:cs="Arial"/>
          <w:noProof/>
          <w:sz w:val="22"/>
          <w:szCs w:val="22"/>
        </w:rPr>
        <w:t>[23]</w:t>
      </w:r>
      <w:r>
        <w:rPr>
          <w:rFonts w:ascii="Arial" w:hAnsi="Arial" w:cs="Arial"/>
          <w:sz w:val="22"/>
          <w:szCs w:val="22"/>
        </w:rPr>
        <w:fldChar w:fldCharType="end"/>
      </w:r>
      <w:r>
        <w:rPr>
          <w:rFonts w:ascii="Arial" w:hAnsi="Arial" w:cs="Arial"/>
          <w:sz w:val="22"/>
          <w:szCs w:val="22"/>
        </w:rPr>
        <w:t xml:space="preserve"> This is </w:t>
      </w:r>
      <w:r w:rsidR="00D94EC5">
        <w:rPr>
          <w:rFonts w:ascii="Arial" w:hAnsi="Arial" w:cs="Arial"/>
          <w:sz w:val="22"/>
          <w:szCs w:val="22"/>
        </w:rPr>
        <w:t>due to many</w:t>
      </w:r>
      <w:r>
        <w:rPr>
          <w:rFonts w:ascii="Arial" w:hAnsi="Arial" w:cs="Arial"/>
          <w:sz w:val="22"/>
          <w:szCs w:val="22"/>
        </w:rPr>
        <w:t xml:space="preserve"> factors, including </w:t>
      </w:r>
      <w:r w:rsidR="00D94EC5">
        <w:rPr>
          <w:rFonts w:ascii="Arial" w:hAnsi="Arial" w:cs="Arial"/>
          <w:sz w:val="22"/>
          <w:szCs w:val="22"/>
        </w:rPr>
        <w:t xml:space="preserve">the poor performance of diagnostic tests, </w:t>
      </w:r>
      <w:r>
        <w:rPr>
          <w:rFonts w:ascii="Arial" w:hAnsi="Arial" w:cs="Arial"/>
          <w:sz w:val="22"/>
          <w:szCs w:val="22"/>
        </w:rPr>
        <w:t>concentration of TB among people with limited access to healthcare, and the stigma that discourages many from seeking care</w:t>
      </w:r>
      <w:commentRangeStart w:id="102"/>
      <w:r>
        <w:rPr>
          <w:rFonts w:ascii="Arial" w:hAnsi="Arial" w:cs="Arial"/>
          <w:sz w:val="22"/>
          <w:szCs w:val="22"/>
        </w:rPr>
        <w:t>.</w:t>
      </w:r>
      <w:r w:rsidR="00887B2E">
        <w:rPr>
          <w:rFonts w:ascii="Arial" w:hAnsi="Arial" w:cs="Arial"/>
          <w:sz w:val="22"/>
          <w:szCs w:val="22"/>
        </w:rPr>
        <w:t xml:space="preserve"> </w:t>
      </w:r>
      <w:r w:rsidR="00887B2E">
        <w:rPr>
          <w:rFonts w:ascii="Arial" w:hAnsi="Arial" w:cs="Arial"/>
          <w:sz w:val="22"/>
          <w:szCs w:val="22"/>
        </w:rPr>
        <w:fldChar w:fldCharType="begin"/>
      </w:r>
      <w:r w:rsidR="00887B2E">
        <w:rPr>
          <w:rFonts w:ascii="Arial" w:hAnsi="Arial" w:cs="Arial"/>
          <w:sz w:val="22"/>
          <w:szCs w:val="22"/>
        </w:rPr>
        <w:instrText xml:space="preserve"> ADDIN ZOTERO_ITEM CSL_CITATION {"citationID":"Bos5LHeU","properties":{"formattedCitation":"[24]","plainCitation":"[24]","noteIndex":0},"citationItems":[{"id":2012,"uris":["http://zotero.org/users/6528344/items/YQVRDZ9D"],"itemData":{"id":2012,"type":"article-journal","abstract":"Thirty countries with the highest tuberculosis (TB) burden bear 87% of the world’s TB cases. Delayed diagnosis and treatment are detrimental to TB prognosis and sustain TB transmission in the community, making TB elimination a great challenge, especially in these countries. Our objective was to elucidate the duration and determinants of delayed diagnosis and treatment of pulmonary TB in high TB-burden countries.","container-title":"Respiratory Research","DOI":"10.1186/s12931-021-01841-6","ISSN":"1465-993X","issue":"1","journalAbbreviation":"Respiratory Research","page":"251","source":"BioMed Central","title":"Duration and determinants of delayed tuberculosis diagnosis and treatment in high-burden countries: a mixed-methods systematic review and meta-analysis","title-short":"Duration and determinants of delayed tuberculosis diagnosis and treatment in high-burden countries","volume":"22","author":[{"family":"Teo","given":"Alvin Kuo Jing"},{"family":"Singh","given":"Shweta R."},{"family":"Prem","given":"Kiesha"},{"family":"Hsu","given":"Li Yang"},{"family":"Yi","given":"Siyan"}],"issued":{"date-parts":[["2021",9,23]]}}}],"schema":"https://github.com/citation-style-language/schema/raw/master/csl-citation.json"} </w:instrText>
      </w:r>
      <w:r w:rsidR="00887B2E">
        <w:rPr>
          <w:rFonts w:ascii="Arial" w:hAnsi="Arial" w:cs="Arial"/>
          <w:sz w:val="22"/>
          <w:szCs w:val="22"/>
        </w:rPr>
        <w:fldChar w:fldCharType="separate"/>
      </w:r>
      <w:r w:rsidR="00887B2E">
        <w:rPr>
          <w:rFonts w:ascii="Arial" w:hAnsi="Arial" w:cs="Arial"/>
          <w:noProof/>
          <w:sz w:val="22"/>
          <w:szCs w:val="22"/>
        </w:rPr>
        <w:t>[24]</w:t>
      </w:r>
      <w:r w:rsidR="00887B2E">
        <w:rPr>
          <w:rFonts w:ascii="Arial" w:hAnsi="Arial" w:cs="Arial"/>
          <w:sz w:val="22"/>
          <w:szCs w:val="22"/>
        </w:rPr>
        <w:fldChar w:fldCharType="end"/>
      </w:r>
      <w:r>
        <w:rPr>
          <w:rFonts w:ascii="Arial" w:hAnsi="Arial" w:cs="Arial"/>
          <w:sz w:val="22"/>
          <w:szCs w:val="22"/>
        </w:rPr>
        <w:t xml:space="preserve"> </w:t>
      </w:r>
      <w:commentRangeEnd w:id="102"/>
      <w:r w:rsidR="00D94EC5">
        <w:rPr>
          <w:rStyle w:val="CommentReference"/>
        </w:rPr>
        <w:commentReference w:id="102"/>
      </w:r>
      <w:r w:rsidR="00887B2E">
        <w:rPr>
          <w:rFonts w:ascii="Arial" w:hAnsi="Arial" w:cs="Arial"/>
          <w:sz w:val="22"/>
          <w:szCs w:val="22"/>
        </w:rPr>
        <w:t>U</w:t>
      </w:r>
      <w:r>
        <w:rPr>
          <w:rFonts w:ascii="Arial" w:hAnsi="Arial" w:cs="Arial"/>
          <w:sz w:val="22"/>
          <w:szCs w:val="22"/>
        </w:rPr>
        <w:t xml:space="preserve">ndiagnosed, asymptomatic TB contributes significantly to </w:t>
      </w:r>
      <w:proofErr w:type="spellStart"/>
      <w:r>
        <w:rPr>
          <w:rFonts w:ascii="Arial" w:hAnsi="Arial" w:cs="Arial"/>
          <w:i/>
          <w:iCs/>
          <w:sz w:val="22"/>
          <w:szCs w:val="22"/>
        </w:rPr>
        <w:t>Mtb</w:t>
      </w:r>
      <w:proofErr w:type="spellEnd"/>
      <w:r>
        <w:rPr>
          <w:rFonts w:ascii="Arial" w:hAnsi="Arial" w:cs="Arial"/>
          <w:i/>
          <w:iCs/>
          <w:sz w:val="22"/>
          <w:szCs w:val="22"/>
        </w:rPr>
        <w:t xml:space="preserve"> </w:t>
      </w:r>
      <w:r>
        <w:rPr>
          <w:rFonts w:ascii="Arial" w:hAnsi="Arial" w:cs="Arial"/>
          <w:sz w:val="22"/>
          <w:szCs w:val="22"/>
        </w:rPr>
        <w:t>transmission.</w:t>
      </w:r>
      <w:r w:rsidR="00887B2E">
        <w:rPr>
          <w:rFonts w:ascii="Arial" w:hAnsi="Arial" w:cs="Arial"/>
          <w:sz w:val="22"/>
          <w:szCs w:val="22"/>
        </w:rPr>
        <w:t xml:space="preserve"> </w:t>
      </w:r>
      <w:r w:rsidR="00887B2E">
        <w:rPr>
          <w:rFonts w:ascii="Arial" w:hAnsi="Arial" w:cs="Arial"/>
          <w:sz w:val="22"/>
          <w:szCs w:val="22"/>
        </w:rPr>
        <w:fldChar w:fldCharType="begin"/>
      </w:r>
      <w:r w:rsidR="00887B2E">
        <w:rPr>
          <w:rFonts w:ascii="Arial" w:hAnsi="Arial" w:cs="Arial"/>
          <w:sz w:val="22"/>
          <w:szCs w:val="22"/>
        </w:rPr>
        <w:instrText xml:space="preserve"> ADDIN ZOTERO_ITEM CSL_CITATION {"citationID":"PmU1m44y","properties":{"formattedCitation":"[25]","plainCitation":"[25]","noteIndex":0},"citationItems":[{"id":235,"uris":["http://zotero.org/users/6528344/items/UX95N6UY"],"itemData":{"id":235,"type":"article","abstract":"Background Individuals with bacteriologically confirmed pulmonary tuberculosis disease (TB) that do not report symptoms (subclinical TB) represent around half of all prevalent cases of TB, yet their contribution to Mycobacterium tuberculosis (Mtb) transmission is unknown, especially compared to individuals who report symptoms at time of diagnosis (clinical TB). Relative infectiousness can be approximated by cumulative infections in household contacts, but such data are rare.\nMethods and Findings We reviewed the literature to identify studies where surveys of Mtb infection were linked to population surveys of TB disease. We collated individual population data for analysis and used literature on the relative durations of subclinical and clinical TB to estimate relative infectiousness through a cumulative hazard model, accounting for sputum-smear status. Relative prevalence of subclinical and clinical disease in high burden settings was used to estimate the contribution of subclinical TB to global Mtb transmission.We collated data on 414 index cases and 789 household contacts from three prevalence surveys (Bangladesh, Philippines, Viet Nam) and one case-finding trial in Viet Nam. The odds ratio of household infection prevalence was 1.2 (0.6-2.3, 95% Confidence Interval). Adjusting for duration of disease, we found a per-unit-time infectiousness of subclinical TB relative to clinical TB of 1.93 (0.62-6.18, 95% Prediction Interval (PrI)). 14 countries across Asia and Africa provided data on relative prevalence of subclinical and clinical TB, suggesting an estimated 68% (27-92%, 95% PrI) of global transmission is from subclinical TB.\nConclusions Our results suggest that subclinical TB contributes substantially to transmission and needs to be diagnosed and treated for effective progress towards TB elimination.","DOI":"10.1101/2022.06.09.22276188","language":"en","license":"© 2022, Posted by Cold Spring Harbor Laboratory. This pre-print is available under a Creative Commons License (Attribution 4.0 International), CC BY 4.0, as described at http://creativecommons.org/licenses/by/4.0/","note":"page: 2022.06.09.22276188","publisher":"medRxiv","source":"medRxiv","title":"Estimating the contribution of subclinical tuberculosis disease to transmission – an individual patient data analysis from prevalence surveys","URL":"https://www.medrxiv.org/content/10.1101/2022.06.09.22276188v1","author":[{"family":"Emery","given":"Jon C."},{"family":"Dodd","given":"Peter J."},{"family":"Banu","given":"Sayera"},{"family":"Frascella","given":"Beatrice"},{"family":"Garden","given":"Frances L."},{"family":"Horton","given":"Katherine C."},{"family":"Hossain","given":"Shahed"},{"family":"Law","given":"Irwin"},{"family":"Leth","given":"Frank","dropping-particle":"van"},{"family":"Marks","given":"Guy B."},{"family":"Nguyen","given":"Hoa Binh"},{"family":"Nguyen","given":"Hai Viet"},{"family":"Onozaki","given":"Ikushi"},{"family":"Quelapio","given":"Maria Imelda D."},{"family":"Richards","given":"Alexandra S."},{"family":"Shaikh","given":"Nabila"},{"family":"Tiemersma","given":"Edine W."},{"family":"White","given":"Richard G."},{"family":"Zaman","given":"Khalequ"},{"family":"Cobelens","given":"Frank"},{"family":"Houben","given":"Rein MGJ"}],"accessed":{"date-parts":[["2023",4,20]]},"issued":{"date-parts":[["2022",6,14]]}}}],"schema":"https://github.com/citation-style-language/schema/raw/master/csl-citation.json"} </w:instrText>
      </w:r>
      <w:r w:rsidR="00887B2E">
        <w:rPr>
          <w:rFonts w:ascii="Arial" w:hAnsi="Arial" w:cs="Arial"/>
          <w:sz w:val="22"/>
          <w:szCs w:val="22"/>
        </w:rPr>
        <w:fldChar w:fldCharType="separate"/>
      </w:r>
      <w:r w:rsidR="00887B2E">
        <w:rPr>
          <w:rFonts w:ascii="Arial" w:hAnsi="Arial" w:cs="Arial"/>
          <w:noProof/>
          <w:sz w:val="22"/>
          <w:szCs w:val="22"/>
        </w:rPr>
        <w:t>[25]</w:t>
      </w:r>
      <w:r w:rsidR="00887B2E">
        <w:rPr>
          <w:rFonts w:ascii="Arial" w:hAnsi="Arial" w:cs="Arial"/>
          <w:sz w:val="22"/>
          <w:szCs w:val="22"/>
        </w:rPr>
        <w:fldChar w:fldCharType="end"/>
      </w:r>
      <w:r>
        <w:rPr>
          <w:rFonts w:ascii="Arial" w:hAnsi="Arial" w:cs="Arial"/>
          <w:sz w:val="22"/>
          <w:szCs w:val="22"/>
        </w:rPr>
        <w:t xml:space="preserve"> As a result, measures that rely only on symptomatic, diagnosed case</w:t>
      </w:r>
      <w:r w:rsidR="00322AE5">
        <w:rPr>
          <w:rFonts w:ascii="Arial" w:hAnsi="Arial" w:cs="Arial"/>
          <w:sz w:val="22"/>
          <w:szCs w:val="22"/>
        </w:rPr>
        <w:t>s</w:t>
      </w:r>
      <w:r>
        <w:rPr>
          <w:rFonts w:ascii="Arial" w:hAnsi="Arial" w:cs="Arial"/>
          <w:sz w:val="22"/>
          <w:szCs w:val="22"/>
        </w:rPr>
        <w:t xml:space="preserve"> </w:t>
      </w:r>
      <w:r w:rsidR="00C37117">
        <w:rPr>
          <w:rFonts w:ascii="Arial" w:hAnsi="Arial" w:cs="Arial"/>
          <w:sz w:val="22"/>
          <w:szCs w:val="22"/>
        </w:rPr>
        <w:t>are a poor indicator of real-time epidemiologic conditions</w:t>
      </w:r>
      <w:r>
        <w:rPr>
          <w:rFonts w:ascii="Arial" w:hAnsi="Arial" w:cs="Arial"/>
          <w:sz w:val="22"/>
          <w:szCs w:val="22"/>
        </w:rPr>
        <w:t xml:space="preserve">. Tests for recent infection offer a significant improvement in </w:t>
      </w:r>
      <w:r w:rsidR="00D2079E">
        <w:rPr>
          <w:rFonts w:ascii="Arial" w:hAnsi="Arial" w:cs="Arial"/>
          <w:sz w:val="22"/>
          <w:szCs w:val="22"/>
        </w:rPr>
        <w:t>the</w:t>
      </w:r>
      <w:r>
        <w:rPr>
          <w:rFonts w:ascii="Arial" w:hAnsi="Arial" w:cs="Arial"/>
          <w:sz w:val="22"/>
          <w:szCs w:val="22"/>
        </w:rPr>
        <w:t xml:space="preserve"> ability to monitor trends in infection incidence, </w:t>
      </w:r>
      <w:r w:rsidR="007F5093">
        <w:rPr>
          <w:rFonts w:ascii="Arial" w:hAnsi="Arial" w:cs="Arial"/>
          <w:sz w:val="22"/>
          <w:szCs w:val="22"/>
        </w:rPr>
        <w:t xml:space="preserve">offering a </w:t>
      </w:r>
      <w:commentRangeStart w:id="103"/>
      <w:r w:rsidR="007F5093">
        <w:rPr>
          <w:rFonts w:ascii="Arial" w:hAnsi="Arial" w:cs="Arial"/>
          <w:sz w:val="22"/>
          <w:szCs w:val="22"/>
        </w:rPr>
        <w:t>leading indicator</w:t>
      </w:r>
      <w:commentRangeEnd w:id="103"/>
      <w:r w:rsidR="00352EE3">
        <w:rPr>
          <w:rStyle w:val="CommentReference"/>
        </w:rPr>
        <w:commentReference w:id="103"/>
      </w:r>
      <w:r w:rsidR="007F5093">
        <w:rPr>
          <w:rFonts w:ascii="Arial" w:hAnsi="Arial" w:cs="Arial"/>
          <w:sz w:val="22"/>
          <w:szCs w:val="22"/>
        </w:rPr>
        <w:t xml:space="preserve"> of</w:t>
      </w:r>
      <w:r>
        <w:rPr>
          <w:rFonts w:ascii="Arial" w:hAnsi="Arial" w:cs="Arial"/>
          <w:sz w:val="22"/>
          <w:szCs w:val="22"/>
        </w:rPr>
        <w:t xml:space="preserve"> clinical case incidence.</w:t>
      </w:r>
    </w:p>
    <w:p w14:paraId="4A057D1B" w14:textId="737F4D7B" w:rsidR="008F17FA" w:rsidRPr="00CD2698" w:rsidRDefault="008F17FA" w:rsidP="000C58E8">
      <w:pPr>
        <w:spacing w:line="240" w:lineRule="auto"/>
        <w:jc w:val="both"/>
        <w:rPr>
          <w:rFonts w:ascii="Arial" w:hAnsi="Arial" w:cs="Arial"/>
          <w:b/>
          <w:bCs/>
          <w:sz w:val="22"/>
          <w:szCs w:val="22"/>
        </w:rPr>
      </w:pPr>
      <w:r>
        <w:rPr>
          <w:rFonts w:ascii="Arial" w:hAnsi="Arial" w:cs="Arial"/>
          <w:sz w:val="22"/>
          <w:szCs w:val="22"/>
          <w:u w:val="single"/>
        </w:rPr>
        <w:t>Models</w:t>
      </w:r>
      <w:r w:rsidRPr="006C2FB9">
        <w:rPr>
          <w:rFonts w:ascii="Arial" w:hAnsi="Arial" w:cs="Arial"/>
          <w:sz w:val="22"/>
          <w:szCs w:val="22"/>
          <w:u w:val="single"/>
        </w:rPr>
        <w:t>:</w:t>
      </w:r>
      <w:r w:rsidRPr="006C2FB9">
        <w:rPr>
          <w:rFonts w:ascii="Arial" w:hAnsi="Arial" w:cs="Arial"/>
          <w:sz w:val="22"/>
          <w:szCs w:val="22"/>
        </w:rPr>
        <w:t xml:space="preserve"> </w:t>
      </w:r>
      <w:r>
        <w:rPr>
          <w:rFonts w:ascii="Arial" w:hAnsi="Arial" w:cs="Arial"/>
          <w:sz w:val="22"/>
          <w:szCs w:val="22"/>
        </w:rPr>
        <w:t>To compare a novel test for recent</w:t>
      </w:r>
      <w:r w:rsidR="007D1D9C">
        <w:rPr>
          <w:rFonts w:ascii="Arial" w:hAnsi="Arial" w:cs="Arial"/>
          <w:sz w:val="22"/>
          <w:szCs w:val="22"/>
        </w:rPr>
        <w:t xml:space="preserve"> </w:t>
      </w:r>
      <w:proofErr w:type="spellStart"/>
      <w:r w:rsidR="007D1D9C">
        <w:rPr>
          <w:rFonts w:ascii="Arial" w:hAnsi="Arial" w:cs="Arial"/>
          <w:i/>
          <w:iCs/>
          <w:sz w:val="22"/>
          <w:szCs w:val="22"/>
        </w:rPr>
        <w:t>Mtb</w:t>
      </w:r>
      <w:proofErr w:type="spellEnd"/>
      <w:r>
        <w:rPr>
          <w:rFonts w:ascii="Arial" w:hAnsi="Arial" w:cs="Arial"/>
          <w:sz w:val="22"/>
          <w:szCs w:val="22"/>
        </w:rPr>
        <w:t xml:space="preserve"> infection against TB case surveillance for measuring epidemiologic </w:t>
      </w:r>
      <w:r w:rsidR="0076503B">
        <w:rPr>
          <w:rFonts w:ascii="Arial" w:hAnsi="Arial" w:cs="Arial"/>
          <w:sz w:val="22"/>
          <w:szCs w:val="22"/>
        </w:rPr>
        <w:t>conditions</w:t>
      </w:r>
      <w:r>
        <w:rPr>
          <w:rFonts w:ascii="Arial" w:hAnsi="Arial" w:cs="Arial"/>
          <w:sz w:val="22"/>
          <w:szCs w:val="22"/>
        </w:rPr>
        <w:t xml:space="preserve">, we </w:t>
      </w:r>
      <w:r w:rsidRPr="0086029F">
        <w:rPr>
          <w:rFonts w:ascii="Arial" w:hAnsi="Arial" w:cs="Arial"/>
          <w:sz w:val="22"/>
          <w:szCs w:val="22"/>
        </w:rPr>
        <w:t xml:space="preserve">will </w:t>
      </w:r>
      <w:r>
        <w:rPr>
          <w:rFonts w:ascii="Arial" w:hAnsi="Arial" w:cs="Arial"/>
          <w:sz w:val="22"/>
          <w:szCs w:val="22"/>
        </w:rPr>
        <w:t>fit a dynamic compartmental model</w:t>
      </w:r>
      <w:r w:rsidRPr="00D33711">
        <w:rPr>
          <w:rFonts w:ascii="Arial" w:hAnsi="Arial" w:cs="Arial"/>
          <w:sz w:val="22"/>
          <w:szCs w:val="22"/>
        </w:rPr>
        <w:t xml:space="preserve"> </w:t>
      </w:r>
      <w:r>
        <w:rPr>
          <w:rFonts w:ascii="Arial" w:hAnsi="Arial" w:cs="Arial"/>
          <w:sz w:val="22"/>
          <w:szCs w:val="22"/>
        </w:rPr>
        <w:t xml:space="preserve">of </w:t>
      </w:r>
      <w:proofErr w:type="spellStart"/>
      <w:r>
        <w:rPr>
          <w:rFonts w:ascii="Arial" w:hAnsi="Arial" w:cs="Arial"/>
          <w:i/>
          <w:iCs/>
          <w:sz w:val="22"/>
          <w:szCs w:val="22"/>
        </w:rPr>
        <w:t>Mtb</w:t>
      </w:r>
      <w:proofErr w:type="spellEnd"/>
      <w:r>
        <w:rPr>
          <w:rFonts w:ascii="Arial" w:hAnsi="Arial" w:cs="Arial"/>
          <w:i/>
          <w:iCs/>
          <w:sz w:val="22"/>
          <w:szCs w:val="22"/>
        </w:rPr>
        <w:t xml:space="preserve"> </w:t>
      </w:r>
      <w:r>
        <w:rPr>
          <w:rFonts w:ascii="Arial" w:hAnsi="Arial" w:cs="Arial"/>
          <w:sz w:val="22"/>
          <w:szCs w:val="22"/>
        </w:rPr>
        <w:t xml:space="preserve">transmission to epidemiologic data from high-burden country settings. This model structure and parameter values will be based on previously published, well-established models. </w:t>
      </w:r>
      <w:r>
        <w:rPr>
          <w:rFonts w:ascii="Arial" w:hAnsi="Arial" w:cs="Arial"/>
          <w:sz w:val="22"/>
          <w:szCs w:val="22"/>
        </w:rPr>
        <w:fldChar w:fldCharType="begin"/>
      </w:r>
      <w:r w:rsidR="00887B2E">
        <w:rPr>
          <w:rFonts w:ascii="Arial" w:hAnsi="Arial" w:cs="Arial"/>
          <w:sz w:val="22"/>
          <w:szCs w:val="22"/>
        </w:rPr>
        <w:instrText xml:space="preserve"> ADDIN ZOTERO_ITEM CSL_CITATION {"citationID":"zAQ473Ro","properties":{"formattedCitation":"[26], [27], [28]","plainCitation":"[26], [27], [28]","noteIndex":0},"citationItems":[{"id":1989,"uris":["http://zotero.org/users/6528344/items/E7HINSBI"],"itemData":{"id":1989,"type":"article-journal","abstract":"Background\nTuberculosis remains a major public health problem in South Africa, with an estimated 300,000 cases and 55,000 deaths in 2021. New tuberculosis vaccines could play an important role in reducing this burden. Phase IIb trials have suggested efficacy of the M72/AS01E vaccine candidate and BCG-revaccination. The potential population impact of these vaccines is unknown.\nMethods\nWe used an age-stratified transmission model of tuberculosis, calibrated to epidemiological data from South Africa, to estimate the potential health and economic impact of M72/AS01E vaccination and BCG-revaccination. We simulated M72/AS01E vaccination scenarios over the period 2030–2050 and BCG-revaccination scenarios over the period 2025–2050. We explored a range of product characteristics and delivery strategies. We calculated reductions in tuberculosis cases and deaths and costs and cost-effectiveness from health-system and societal perspectives.\nFindings\nM72/AS01E vaccination may have a larger impact than BCG-revaccination, averting approximately 80% more cases and deaths by 2050. Both vaccines were found to be cost-effective or cost saving (compared to no new vaccine) across a range of vaccine characteristics and delivery strategies from both the health system and societal perspective. The impact of M72/AS01E is dependent on the assumed efficacy of the vaccine in uninfected individuals. Extending BCG-revaccination to HIV-infected individuals on ART increased health impact by approximately 15%, but increased health system costs by approximately 70%.\nInterpretation\nOur results show that M72/AS01E vaccination or BCG-revaccination could be cost-effective in South Africa. However, there is considerable uncertainty in the estimated impact and costs due to uncertainty in vaccine characteristics and the choice of delivery strategy.\nFunding\nThis work was funded by the Bill &amp; Melinda Gates Foundation (INV-001754). This work used the Cirrus UK National Tier-2 HPC Service at EPCC (https://www.cirrus.ac.uk) funded by the University of Edinburgh and EPSRC (EP/P020267/1).","container-title":"Vaccine","DOI":"10.1016/j.vaccine.2024.01.072","ISSN":"0264-410X","issue":"6","journalAbbreviation":"Vaccine","page":"1311-1318","source":"ScienceDirect","title":"Modelling the health and economic impacts of   M72/AS01E vaccination and BCG-revaccination: Estimates for South Africa","title-short":"Modelling the health and economic impacts of   M72/AS01E vaccination and BCG-revaccination","volume":"42","author":[{"family":"Sumner","given":"Tom"},{"family":"Clark","given":"Rebecca A."},{"family":"Mukandavire","given":"Christinah"},{"family":"Portnoy","given":"Allison"},{"family":"Weerasuriya","given":"Chathika K."},{"family":"Bakker","given":"Roel"},{"family":"Scarponi","given":"Danny"},{"family":"Hatherill","given":"Mark"},{"family":"Menzies","given":"Nicolas A."},{"family":"White","given":"Richard G."}],"issued":{"date-parts":[["2024",2,27]]}}},{"id":1990,"uris":["http://zotero.org/users/6528344/items/V3X5RNRV"],"itemData":{"id":1990,"type":"article-journal","abstract":"Background\nA pan-tuberculosis regimen that could be initiated without knowledge of drug susceptibility has been proposed as an objective of tuberculosis regimen development. We modelled the health and economic benefits of such a regimen and analysed which of its features contribute most to impact and savings.\n\nMethods\nWe constructed a mathematical model of tuberculosis treatment parameterised with data from the published literature specific to three countries with a high tuberculosis burden (India, the Philippines, and South Africa). Our model simulated cohorts of newly diagnosed tuberculosis patients, including drug susceptibility testing if performed, regimen assignment, discontinuation, adherence, costs, and resulting outcomes of durable cure (microbiological cure without relapse), need for retreatment, or death. We compared a pan-tuberculosis regimen meeting the WHO 2023 target regimen profile against the standard of care of separate rifampicin-susceptible and rifampicin-resistant regimens. We estimated incremental cures; averted deaths, secondary cases, and costs; and prices below which a pan-tuberculosis regimen would be cost saving. We also assessed scenarios intended to describe which mechanisms of benefit from a pan-tuberculosis regimen (including improved characteristics compared with the current rifampicin-susceptible and rifampicin-resistant regimens and improved regimen assignment and retention in care for patients with rifampicin-resistant tuberculosis) would be most impactful. Results are presented as a range of means across countries with the most extreme 95% uncertainty intervals (UIs) from the three UI ranges.\n\nFindings\nCompared with the standard of care, a pan-tuberculosis regimen could increase the proportion of patients durably cured after an initial treatment attempt from 69–71% (95% UI 57–80) to 75–76% (68–83), preventing 30–32% of the deaths (20–43) and 17–20% of the transmission (9–29) that occur after initial tuberculosis diagnosis. Considering savings to the health system and patients during and after the initial treatment attempt, the regimen could reduce non-drug costs by 32–42% (22–49) and would be cost saving at prices below US$170–340 (130–510). A rifamycin-containing regimen that otherwise met pan-tuberculosis targets yielded only slightly less impact, indicating that most of the benefits from a pan-tuberculosis regimen resulted from its improvements upon the rifampicin-susceptible standard of care. Eliminating non-adherence and treatment discontinuation, for example via a long-acting injectable regimen, increased health impact and savings.\n\nInterpretation\nIn countries with a high tuberculosis burden, a shorter, highly efficacious, safe, and tolerable regimen to treat all tuberculosis could yield substantial health improvements and savings.\n\nFunding\nBill &amp; Melinda Gates Foundation.","container-title":"The Lancet. Global Health","DOI":"10.1016/S2214-109X(24)00284-5","ISSN":"2214-109X","issue":"10","journalAbbreviation":"Lancet Glob Health","note":"PMID: 39159654\nPMCID: PMC11413512","page":"e1629-e1637","source":"PubMed Central","title":"Projected health and economic effects of a pan-tuberculosis treatment regimen: a modelling study","title-short":"Projected health and economic effects of a pan-tuberculosis treatment regimen","volume":"12","author":[{"family":"Ryckman","given":"Theresa S"},{"family":"McQuaid","given":"C Finn"},{"family":"Cohen","given":"Ted"},{"family":"Menzies","given":"Nicolas A"},{"family":"Kendall","given":"Emily A"}],"issued":{"date-parts":[["2024",8,16]]}}},{"id":1995,"uris":["http://zotero.org/users/6528344/items/9Z4FN3BD"],"itemData":{"id":1995,"type":"article-journal","abstract":"We estimated long-term tuberculosis (TB) trends in the US population and assessed prospects for TB elimination. We used a detailed simulation model allowing for changes in TB transmission, immigration, and other TB risk determinants. Five hypothetical scenarios were evaluated from 2017 to 2100: 1) maintain current TB prevention and treatment activities (base case); 2) provision of latent TB infection testing and treatment for new legal immigrants; 3) increased uptake of latent TB infection screening and treatment among high-risk populations, including a 3-month isoniazid-rifapentine regimen; 4) improved TB case detection; and 5) improved TB treatment quality. Under the base case, we estimate that by 2050, TB incidence will decline to 14 cases per million, a 52% (95% posterior interval (PI): 35, 67) reduction from 2016, and 82% (95% posterior interval: 78, 86) of incident TB will be among persons born outside of the United States. Intensified TB control could reduce incidence by 77% (95% posterior interval: 66, 85) by 2050. We predict TB may be eliminated in US-born but not non–US-born persons by 2100. Results were sensitive to numbers of people entering the United States with latent or active TB, and were robust to alternative interpretations of epidemiologic evidence. TB elimination in the United States remains a distant goal; however, strengthening TB prevention and treatment could produce important health benefits.","container-title":"American Journal of Epidemiology","DOI":"10.1093/aje/kwy094","ISSN":"0002-9262","issue":"9","journalAbbreviation":"Am J Epidemiol","note":"PMID: 29762657\nPMCID: PMC6119121","page":"2011-2020","source":"PubMed Central","title":"Prospects for Tuberculosis Elimination in the United States: Results of a Transmission Dynamic Model","title-short":"Prospects for Tuberculosis Elimination in the United States","volume":"187","author":[{"family":"Menzies","given":"Nicolas A"},{"family":"Cohen","given":"Ted"},{"family":"Hill","given":"Andrew N"},{"family":"Yaesoubi","given":"Reza"},{"family":"Galer","given":"Kara"},{"family":"Wolf","given":"Emory"},{"family":"Marks","given":"Suzanne M"},{"family":"Salomon","given":"Joshua A"}],"issued":{"date-parts":[["2018",9]]}}}],"schema":"https://github.com/citation-style-language/schema/raw/master/csl-citation.json"} </w:instrText>
      </w:r>
      <w:r>
        <w:rPr>
          <w:rFonts w:ascii="Arial" w:hAnsi="Arial" w:cs="Arial"/>
          <w:sz w:val="22"/>
          <w:szCs w:val="22"/>
        </w:rPr>
        <w:fldChar w:fldCharType="separate"/>
      </w:r>
      <w:r w:rsidR="00887B2E">
        <w:rPr>
          <w:rFonts w:ascii="Arial" w:hAnsi="Arial" w:cs="Arial"/>
          <w:noProof/>
          <w:sz w:val="22"/>
          <w:szCs w:val="22"/>
        </w:rPr>
        <w:t>[26], [27], [28]</w:t>
      </w:r>
      <w:r>
        <w:rPr>
          <w:rFonts w:ascii="Arial" w:hAnsi="Arial" w:cs="Arial"/>
          <w:sz w:val="22"/>
          <w:szCs w:val="22"/>
        </w:rPr>
        <w:fldChar w:fldCharType="end"/>
      </w:r>
      <w:r>
        <w:rPr>
          <w:rFonts w:ascii="Arial" w:hAnsi="Arial" w:cs="Arial"/>
          <w:sz w:val="22"/>
          <w:szCs w:val="22"/>
        </w:rPr>
        <w:t xml:space="preserve"> We will use this model to simulate (</w:t>
      </w:r>
      <w:proofErr w:type="spellStart"/>
      <w:r>
        <w:rPr>
          <w:rFonts w:ascii="Arial" w:hAnsi="Arial" w:cs="Arial"/>
          <w:sz w:val="22"/>
          <w:szCs w:val="22"/>
        </w:rPr>
        <w:t>i</w:t>
      </w:r>
      <w:proofErr w:type="spellEnd"/>
      <w:r>
        <w:rPr>
          <w:rFonts w:ascii="Arial" w:hAnsi="Arial" w:cs="Arial"/>
          <w:sz w:val="22"/>
          <w:szCs w:val="22"/>
        </w:rPr>
        <w:t xml:space="preserve">) stable transmission of </w:t>
      </w:r>
      <w:proofErr w:type="spellStart"/>
      <w:r>
        <w:rPr>
          <w:rFonts w:ascii="Arial" w:hAnsi="Arial" w:cs="Arial"/>
          <w:i/>
          <w:iCs/>
          <w:sz w:val="22"/>
          <w:szCs w:val="22"/>
        </w:rPr>
        <w:t>Mtb</w:t>
      </w:r>
      <w:proofErr w:type="spellEnd"/>
      <w:r>
        <w:rPr>
          <w:rFonts w:ascii="Arial" w:hAnsi="Arial" w:cs="Arial"/>
          <w:sz w:val="22"/>
          <w:szCs w:val="22"/>
        </w:rPr>
        <w:t xml:space="preserve">, (ii) periods of rising </w:t>
      </w:r>
      <w:proofErr w:type="spellStart"/>
      <w:r>
        <w:rPr>
          <w:rFonts w:ascii="Arial" w:hAnsi="Arial" w:cs="Arial"/>
          <w:i/>
          <w:iCs/>
          <w:sz w:val="22"/>
          <w:szCs w:val="22"/>
        </w:rPr>
        <w:t>Mtb</w:t>
      </w:r>
      <w:proofErr w:type="spellEnd"/>
      <w:r>
        <w:rPr>
          <w:rFonts w:ascii="Arial" w:hAnsi="Arial" w:cs="Arial"/>
          <w:i/>
          <w:iCs/>
          <w:sz w:val="22"/>
          <w:szCs w:val="22"/>
        </w:rPr>
        <w:t xml:space="preserve"> </w:t>
      </w:r>
      <w:r>
        <w:rPr>
          <w:rFonts w:ascii="Arial" w:hAnsi="Arial" w:cs="Arial"/>
          <w:sz w:val="22"/>
          <w:szCs w:val="22"/>
        </w:rPr>
        <w:t xml:space="preserve">transmission, (iii) periods of declining </w:t>
      </w:r>
      <w:proofErr w:type="spellStart"/>
      <w:r>
        <w:rPr>
          <w:rFonts w:ascii="Arial" w:hAnsi="Arial" w:cs="Arial"/>
          <w:i/>
          <w:iCs/>
          <w:sz w:val="22"/>
          <w:szCs w:val="22"/>
        </w:rPr>
        <w:t>Mtb</w:t>
      </w:r>
      <w:proofErr w:type="spellEnd"/>
      <w:r>
        <w:rPr>
          <w:rFonts w:ascii="Arial" w:hAnsi="Arial" w:cs="Arial"/>
          <w:i/>
          <w:iCs/>
          <w:sz w:val="22"/>
          <w:szCs w:val="22"/>
        </w:rPr>
        <w:t xml:space="preserve"> </w:t>
      </w:r>
      <w:r>
        <w:rPr>
          <w:rFonts w:ascii="Arial" w:hAnsi="Arial" w:cs="Arial"/>
          <w:sz w:val="22"/>
          <w:szCs w:val="22"/>
        </w:rPr>
        <w:t>transmission, and (iv) community-wide interventions such as active case finding increased coverage of preventive therapy</w:t>
      </w:r>
      <w:r w:rsidR="0076503B">
        <w:rPr>
          <w:rFonts w:ascii="Arial" w:hAnsi="Arial" w:cs="Arial"/>
          <w:sz w:val="22"/>
          <w:szCs w:val="22"/>
        </w:rPr>
        <w:t xml:space="preserve">, </w:t>
      </w:r>
      <w:r w:rsidR="00CD2698">
        <w:rPr>
          <w:rFonts w:ascii="Arial" w:hAnsi="Arial" w:cs="Arial"/>
          <w:sz w:val="22"/>
          <w:szCs w:val="22"/>
        </w:rPr>
        <w:t xml:space="preserve">and introduction of new vaccines, </w:t>
      </w:r>
      <w:r w:rsidR="0076503B">
        <w:rPr>
          <w:rFonts w:ascii="Arial" w:hAnsi="Arial" w:cs="Arial"/>
          <w:sz w:val="22"/>
          <w:szCs w:val="22"/>
        </w:rPr>
        <w:t xml:space="preserve">which are expected to result in reductions in </w:t>
      </w:r>
      <w:proofErr w:type="spellStart"/>
      <w:r w:rsidR="0076503B">
        <w:rPr>
          <w:rFonts w:ascii="Arial" w:hAnsi="Arial" w:cs="Arial"/>
          <w:i/>
          <w:iCs/>
          <w:sz w:val="22"/>
          <w:szCs w:val="22"/>
        </w:rPr>
        <w:t>Mtb</w:t>
      </w:r>
      <w:proofErr w:type="spellEnd"/>
      <w:r w:rsidR="0076503B">
        <w:rPr>
          <w:rFonts w:ascii="Arial" w:hAnsi="Arial" w:cs="Arial"/>
          <w:i/>
          <w:iCs/>
          <w:sz w:val="22"/>
          <w:szCs w:val="22"/>
        </w:rPr>
        <w:t xml:space="preserve"> </w:t>
      </w:r>
      <w:r w:rsidR="0076503B">
        <w:rPr>
          <w:rFonts w:ascii="Arial" w:hAnsi="Arial" w:cs="Arial"/>
          <w:sz w:val="22"/>
          <w:szCs w:val="22"/>
        </w:rPr>
        <w:t>tran</w:t>
      </w:r>
      <w:r w:rsidR="00D2079E">
        <w:rPr>
          <w:rFonts w:ascii="Arial" w:hAnsi="Arial" w:cs="Arial"/>
          <w:sz w:val="22"/>
          <w:szCs w:val="22"/>
        </w:rPr>
        <w:t>s</w:t>
      </w:r>
      <w:r w:rsidR="0076503B">
        <w:rPr>
          <w:rFonts w:ascii="Arial" w:hAnsi="Arial" w:cs="Arial"/>
          <w:sz w:val="22"/>
          <w:szCs w:val="22"/>
        </w:rPr>
        <w:t>mission</w:t>
      </w:r>
      <w:r>
        <w:rPr>
          <w:rFonts w:ascii="Arial" w:hAnsi="Arial" w:cs="Arial"/>
          <w:sz w:val="22"/>
          <w:szCs w:val="22"/>
        </w:rPr>
        <w:t xml:space="preserve">. </w:t>
      </w:r>
    </w:p>
    <w:p w14:paraId="4F9D6281" w14:textId="7F072112" w:rsidR="008F17FA" w:rsidRDefault="008F17FA" w:rsidP="000C58E8">
      <w:pPr>
        <w:spacing w:line="240" w:lineRule="auto"/>
        <w:jc w:val="both"/>
        <w:rPr>
          <w:rFonts w:ascii="Arial" w:hAnsi="Arial" w:cs="Arial"/>
          <w:sz w:val="22"/>
          <w:szCs w:val="22"/>
        </w:rPr>
      </w:pPr>
      <w:r>
        <w:rPr>
          <w:rFonts w:ascii="Arial" w:hAnsi="Arial" w:cs="Arial"/>
          <w:sz w:val="22"/>
          <w:szCs w:val="22"/>
        </w:rPr>
        <w:t xml:space="preserve">We will compare true infection incidence with TB case </w:t>
      </w:r>
      <w:r w:rsidR="00CD2698">
        <w:rPr>
          <w:rFonts w:ascii="Arial" w:hAnsi="Arial" w:cs="Arial"/>
          <w:sz w:val="22"/>
          <w:szCs w:val="22"/>
        </w:rPr>
        <w:t>notification rates</w:t>
      </w:r>
      <w:r>
        <w:rPr>
          <w:rFonts w:ascii="Arial" w:hAnsi="Arial" w:cs="Arial"/>
          <w:sz w:val="22"/>
          <w:szCs w:val="22"/>
        </w:rPr>
        <w:t xml:space="preserve"> (the current surveillance standard) </w:t>
      </w:r>
      <w:r w:rsidR="0082669D">
        <w:rPr>
          <w:rFonts w:ascii="Arial" w:hAnsi="Arial" w:cs="Arial"/>
          <w:sz w:val="22"/>
          <w:szCs w:val="22"/>
        </w:rPr>
        <w:t xml:space="preserve">through time </w:t>
      </w:r>
      <w:r>
        <w:rPr>
          <w:rFonts w:ascii="Arial" w:hAnsi="Arial" w:cs="Arial"/>
          <w:sz w:val="22"/>
          <w:szCs w:val="22"/>
        </w:rPr>
        <w:t xml:space="preserve">and </w:t>
      </w:r>
      <w:r w:rsidR="0082669D">
        <w:rPr>
          <w:rFonts w:ascii="Arial" w:hAnsi="Arial" w:cs="Arial"/>
          <w:sz w:val="22"/>
          <w:szCs w:val="22"/>
        </w:rPr>
        <w:t xml:space="preserve">compare </w:t>
      </w:r>
      <w:r w:rsidR="00294094">
        <w:rPr>
          <w:rFonts w:ascii="Arial" w:hAnsi="Arial" w:cs="Arial"/>
          <w:sz w:val="22"/>
          <w:szCs w:val="22"/>
        </w:rPr>
        <w:t xml:space="preserve">this with </w:t>
      </w:r>
      <w:r>
        <w:rPr>
          <w:rFonts w:ascii="Arial" w:hAnsi="Arial" w:cs="Arial"/>
          <w:sz w:val="22"/>
          <w:szCs w:val="22"/>
        </w:rPr>
        <w:t>infection incidence</w:t>
      </w:r>
      <w:r w:rsidR="00294094">
        <w:rPr>
          <w:rFonts w:ascii="Arial" w:hAnsi="Arial" w:cs="Arial"/>
          <w:sz w:val="22"/>
          <w:szCs w:val="22"/>
        </w:rPr>
        <w:t xml:space="preserve"> that could be estimated</w:t>
      </w:r>
      <w:r>
        <w:rPr>
          <w:rFonts w:ascii="Arial" w:hAnsi="Arial" w:cs="Arial"/>
          <w:sz w:val="22"/>
          <w:szCs w:val="22"/>
        </w:rPr>
        <w:t xml:space="preserve"> using a novel test for recent </w:t>
      </w:r>
      <w:proofErr w:type="spellStart"/>
      <w:r w:rsidR="00240E70">
        <w:rPr>
          <w:rFonts w:ascii="Arial" w:hAnsi="Arial" w:cs="Arial"/>
          <w:i/>
          <w:iCs/>
          <w:sz w:val="22"/>
          <w:szCs w:val="22"/>
        </w:rPr>
        <w:t>Mtb</w:t>
      </w:r>
      <w:proofErr w:type="spellEnd"/>
      <w:r w:rsidR="00240E70">
        <w:rPr>
          <w:rFonts w:ascii="Arial" w:hAnsi="Arial" w:cs="Arial"/>
          <w:i/>
          <w:iCs/>
          <w:sz w:val="22"/>
          <w:szCs w:val="22"/>
        </w:rPr>
        <w:t xml:space="preserve"> </w:t>
      </w:r>
      <w:r>
        <w:rPr>
          <w:rFonts w:ascii="Arial" w:hAnsi="Arial" w:cs="Arial"/>
          <w:sz w:val="22"/>
          <w:szCs w:val="22"/>
        </w:rPr>
        <w:t>infection</w:t>
      </w:r>
      <w:r w:rsidR="002E5981">
        <w:rPr>
          <w:rFonts w:ascii="Arial" w:hAnsi="Arial" w:cs="Arial"/>
          <w:sz w:val="22"/>
          <w:szCs w:val="22"/>
        </w:rPr>
        <w:t>. We will</w:t>
      </w:r>
      <w:r>
        <w:rPr>
          <w:rFonts w:ascii="Arial" w:hAnsi="Arial" w:cs="Arial"/>
          <w:sz w:val="22"/>
          <w:szCs w:val="22"/>
        </w:rPr>
        <w:t xml:space="preserve"> quantify the bias and time to detect changes in transmission under each scenario. We will determine how test characteristics would influence the </w:t>
      </w:r>
      <w:r w:rsidR="0076503B">
        <w:rPr>
          <w:rFonts w:ascii="Arial" w:hAnsi="Arial" w:cs="Arial"/>
          <w:sz w:val="22"/>
          <w:szCs w:val="22"/>
        </w:rPr>
        <w:t>extent</w:t>
      </w:r>
      <w:r>
        <w:rPr>
          <w:rFonts w:ascii="Arial" w:hAnsi="Arial" w:cs="Arial"/>
          <w:sz w:val="22"/>
          <w:szCs w:val="22"/>
        </w:rPr>
        <w:t xml:space="preserve"> of bias and detection delays. As in Aim 1, we will propose optimal and acceptable product characteristics for a novel test of recent infection for this </w:t>
      </w:r>
      <w:commentRangeStart w:id="104"/>
      <w:r>
        <w:rPr>
          <w:rFonts w:ascii="Arial" w:hAnsi="Arial" w:cs="Arial"/>
          <w:sz w:val="22"/>
          <w:szCs w:val="22"/>
        </w:rPr>
        <w:t>application</w:t>
      </w:r>
      <w:commentRangeEnd w:id="104"/>
      <w:r w:rsidR="00BD714F">
        <w:rPr>
          <w:rStyle w:val="CommentReference"/>
        </w:rPr>
        <w:commentReference w:id="104"/>
      </w:r>
      <w:r>
        <w:rPr>
          <w:rFonts w:ascii="Arial" w:hAnsi="Arial" w:cs="Arial"/>
          <w:sz w:val="22"/>
          <w:szCs w:val="22"/>
        </w:rPr>
        <w:t xml:space="preserve">. </w:t>
      </w:r>
    </w:p>
    <w:p w14:paraId="63D8DCB5" w14:textId="54A4515E" w:rsidR="008F17FA" w:rsidRPr="00FB50C2" w:rsidRDefault="008F17FA" w:rsidP="000C58E8">
      <w:pPr>
        <w:spacing w:line="240" w:lineRule="auto"/>
        <w:jc w:val="both"/>
        <w:rPr>
          <w:rFonts w:ascii="Arial" w:hAnsi="Arial" w:cs="Arial"/>
          <w:sz w:val="22"/>
          <w:szCs w:val="22"/>
        </w:rPr>
      </w:pPr>
      <w:r w:rsidRPr="7D48B11A">
        <w:rPr>
          <w:rFonts w:ascii="Arial" w:hAnsi="Arial" w:cs="Arial"/>
          <w:sz w:val="22"/>
          <w:szCs w:val="22"/>
        </w:rPr>
        <w:t xml:space="preserve">To estimate the size and scale of population-based surveys </w:t>
      </w:r>
      <w:r w:rsidR="00777344" w:rsidRPr="7D48B11A">
        <w:rPr>
          <w:rFonts w:ascii="Arial" w:hAnsi="Arial" w:cs="Arial"/>
          <w:sz w:val="22"/>
          <w:szCs w:val="22"/>
        </w:rPr>
        <w:t>using novel tests of recent infection</w:t>
      </w:r>
      <w:r w:rsidR="00777344">
        <w:rPr>
          <w:rFonts w:ascii="Arial" w:hAnsi="Arial" w:cs="Arial"/>
          <w:sz w:val="22"/>
          <w:szCs w:val="22"/>
        </w:rPr>
        <w:t xml:space="preserve"> that would be </w:t>
      </w:r>
      <w:r w:rsidRPr="7D48B11A">
        <w:rPr>
          <w:rFonts w:ascii="Arial" w:hAnsi="Arial" w:cs="Arial"/>
          <w:sz w:val="22"/>
          <w:szCs w:val="22"/>
        </w:rPr>
        <w:t xml:space="preserve">required to estimate </w:t>
      </w:r>
      <w:proofErr w:type="spellStart"/>
      <w:r w:rsidRPr="7D48B11A">
        <w:rPr>
          <w:rFonts w:ascii="Arial" w:hAnsi="Arial" w:cs="Arial"/>
          <w:i/>
          <w:iCs/>
          <w:sz w:val="22"/>
          <w:szCs w:val="22"/>
        </w:rPr>
        <w:t>Mtb</w:t>
      </w:r>
      <w:proofErr w:type="spellEnd"/>
      <w:r w:rsidRPr="7D48B11A">
        <w:rPr>
          <w:rFonts w:ascii="Arial" w:hAnsi="Arial" w:cs="Arial"/>
          <w:i/>
          <w:iCs/>
          <w:sz w:val="22"/>
          <w:szCs w:val="22"/>
        </w:rPr>
        <w:t xml:space="preserve"> </w:t>
      </w:r>
      <w:r w:rsidRPr="7D48B11A">
        <w:rPr>
          <w:rFonts w:ascii="Arial" w:hAnsi="Arial" w:cs="Arial"/>
          <w:sz w:val="22"/>
          <w:szCs w:val="22"/>
        </w:rPr>
        <w:t>infection incidence</w:t>
      </w:r>
      <w:r w:rsidR="00777344">
        <w:rPr>
          <w:rFonts w:ascii="Arial" w:hAnsi="Arial" w:cs="Arial"/>
          <w:sz w:val="22"/>
          <w:szCs w:val="22"/>
        </w:rPr>
        <w:t>,</w:t>
      </w:r>
      <w:r w:rsidRPr="7D48B11A">
        <w:rPr>
          <w:rFonts w:ascii="Arial" w:hAnsi="Arial" w:cs="Arial"/>
          <w:sz w:val="22"/>
          <w:szCs w:val="22"/>
        </w:rPr>
        <w:t xml:space="preserve"> we will simulate </w:t>
      </w:r>
      <w:r w:rsidR="00777344">
        <w:rPr>
          <w:rFonts w:ascii="Arial" w:hAnsi="Arial" w:cs="Arial"/>
          <w:sz w:val="22"/>
          <w:szCs w:val="22"/>
        </w:rPr>
        <w:t xml:space="preserve">such </w:t>
      </w:r>
      <w:r w:rsidRPr="7D48B11A">
        <w:rPr>
          <w:rFonts w:ascii="Arial" w:hAnsi="Arial" w:cs="Arial"/>
          <w:sz w:val="22"/>
          <w:szCs w:val="22"/>
        </w:rPr>
        <w:t xml:space="preserve">surveys </w:t>
      </w:r>
      <w:r w:rsidR="00777344">
        <w:rPr>
          <w:rFonts w:ascii="Arial" w:hAnsi="Arial" w:cs="Arial"/>
          <w:sz w:val="22"/>
          <w:szCs w:val="22"/>
        </w:rPr>
        <w:t>and</w:t>
      </w:r>
      <w:r w:rsidRPr="7D48B11A">
        <w:rPr>
          <w:rFonts w:ascii="Arial" w:hAnsi="Arial" w:cs="Arial"/>
          <w:sz w:val="22"/>
          <w:szCs w:val="22"/>
        </w:rPr>
        <w:t xml:space="preserve"> calculate the required sample size to generate statistically robust estimates of infection incidence </w:t>
      </w:r>
      <w:r w:rsidR="00777344">
        <w:rPr>
          <w:rFonts w:ascii="Arial" w:hAnsi="Arial" w:cs="Arial"/>
          <w:sz w:val="22"/>
          <w:szCs w:val="22"/>
        </w:rPr>
        <w:t xml:space="preserve">to infer current </w:t>
      </w:r>
      <w:r w:rsidR="00F6241B">
        <w:rPr>
          <w:rFonts w:ascii="Arial" w:hAnsi="Arial" w:cs="Arial"/>
          <w:sz w:val="22"/>
          <w:szCs w:val="22"/>
        </w:rPr>
        <w:t>epidemiologic conditions (stable, rising, declining cases</w:t>
      </w:r>
      <w:r w:rsidR="00FE7F6C">
        <w:rPr>
          <w:rFonts w:ascii="Arial" w:hAnsi="Arial" w:cs="Arial"/>
          <w:sz w:val="22"/>
          <w:szCs w:val="22"/>
        </w:rPr>
        <w:t xml:space="preserve"> and assessment of intervention effectiveness</w:t>
      </w:r>
      <w:r w:rsidR="00F6241B">
        <w:rPr>
          <w:rFonts w:ascii="Arial" w:hAnsi="Arial" w:cs="Arial"/>
          <w:sz w:val="22"/>
          <w:szCs w:val="22"/>
        </w:rPr>
        <w:t>)</w:t>
      </w:r>
      <w:r w:rsidRPr="7D48B11A">
        <w:rPr>
          <w:rFonts w:ascii="Arial" w:hAnsi="Arial" w:cs="Arial"/>
          <w:sz w:val="22"/>
          <w:szCs w:val="22"/>
        </w:rPr>
        <w:t xml:space="preserve">. We will assess the sensitivity of </w:t>
      </w:r>
      <w:r w:rsidR="00FE7F6C">
        <w:rPr>
          <w:rFonts w:ascii="Arial" w:hAnsi="Arial" w:cs="Arial"/>
          <w:sz w:val="22"/>
          <w:szCs w:val="22"/>
        </w:rPr>
        <w:t>our</w:t>
      </w:r>
      <w:r w:rsidRPr="7D48B11A">
        <w:rPr>
          <w:rFonts w:ascii="Arial" w:hAnsi="Arial" w:cs="Arial"/>
          <w:sz w:val="22"/>
          <w:szCs w:val="22"/>
        </w:rPr>
        <w:t xml:space="preserve"> findings to </w:t>
      </w:r>
      <w:r w:rsidR="00655D6E">
        <w:rPr>
          <w:rFonts w:ascii="Arial" w:hAnsi="Arial" w:cs="Arial"/>
          <w:sz w:val="22"/>
          <w:szCs w:val="22"/>
        </w:rPr>
        <w:t xml:space="preserve">varying </w:t>
      </w:r>
      <w:r w:rsidRPr="7D48B11A">
        <w:rPr>
          <w:rFonts w:ascii="Arial" w:hAnsi="Arial" w:cs="Arial"/>
          <w:sz w:val="22"/>
          <w:szCs w:val="22"/>
        </w:rPr>
        <w:t>test characteristics</w:t>
      </w:r>
      <w:r w:rsidR="00FE7F6C">
        <w:rPr>
          <w:rFonts w:ascii="Arial" w:hAnsi="Arial" w:cs="Arial"/>
          <w:sz w:val="22"/>
          <w:szCs w:val="22"/>
        </w:rPr>
        <w:t xml:space="preserve"> (sensitivity, specificity, DOP)</w:t>
      </w:r>
      <w:r w:rsidR="00655D6E">
        <w:rPr>
          <w:rFonts w:ascii="Arial" w:hAnsi="Arial" w:cs="Arial"/>
          <w:sz w:val="22"/>
          <w:szCs w:val="22"/>
        </w:rPr>
        <w:t xml:space="preserve"> and epidemiologic contexts (</w:t>
      </w:r>
      <w:r w:rsidR="00F36140">
        <w:rPr>
          <w:rFonts w:ascii="Arial" w:hAnsi="Arial" w:cs="Arial"/>
          <w:sz w:val="22"/>
          <w:szCs w:val="22"/>
        </w:rPr>
        <w:t>true ARI</w:t>
      </w:r>
      <w:r w:rsidR="001B4244">
        <w:rPr>
          <w:rFonts w:ascii="Arial" w:hAnsi="Arial" w:cs="Arial"/>
          <w:sz w:val="22"/>
          <w:szCs w:val="22"/>
        </w:rPr>
        <w:t>, reinfection rates</w:t>
      </w:r>
      <w:r w:rsidR="00F36140">
        <w:rPr>
          <w:rFonts w:ascii="Arial" w:hAnsi="Arial" w:cs="Arial"/>
          <w:sz w:val="22"/>
          <w:szCs w:val="22"/>
        </w:rPr>
        <w:t xml:space="preserve">, </w:t>
      </w:r>
      <w:r w:rsidR="00FB1032">
        <w:rPr>
          <w:rFonts w:ascii="Arial" w:hAnsi="Arial" w:cs="Arial"/>
          <w:sz w:val="22"/>
          <w:szCs w:val="22"/>
        </w:rPr>
        <w:t>HIV</w:t>
      </w:r>
      <w:r w:rsidR="00D1388C">
        <w:rPr>
          <w:rFonts w:ascii="Arial" w:hAnsi="Arial" w:cs="Arial"/>
          <w:sz w:val="22"/>
          <w:szCs w:val="22"/>
        </w:rPr>
        <w:t>/TB co-</w:t>
      </w:r>
      <w:r w:rsidR="00FB1032">
        <w:rPr>
          <w:rFonts w:ascii="Arial" w:hAnsi="Arial" w:cs="Arial"/>
          <w:sz w:val="22"/>
          <w:szCs w:val="22"/>
        </w:rPr>
        <w:t>prevalence</w:t>
      </w:r>
      <w:r w:rsidR="00F36140">
        <w:rPr>
          <w:rFonts w:ascii="Arial" w:hAnsi="Arial" w:cs="Arial"/>
          <w:sz w:val="22"/>
          <w:szCs w:val="22"/>
        </w:rPr>
        <w:t>).</w:t>
      </w:r>
    </w:p>
    <w:p w14:paraId="1197F089" w14:textId="1A1BEA1E" w:rsidR="008F17FA" w:rsidRPr="00630FED" w:rsidRDefault="00CE6CE6" w:rsidP="000C58E8">
      <w:pPr>
        <w:spacing w:line="240" w:lineRule="auto"/>
        <w:jc w:val="both"/>
        <w:rPr>
          <w:rFonts w:ascii="Arial" w:hAnsi="Arial" w:cs="Arial"/>
          <w:sz w:val="22"/>
          <w:szCs w:val="22"/>
        </w:rPr>
      </w:pPr>
      <w:r>
        <w:rPr>
          <w:rFonts w:ascii="Arial" w:hAnsi="Arial" w:cs="Arial"/>
          <w:sz w:val="22"/>
          <w:szCs w:val="22"/>
          <w:u w:val="single"/>
        </w:rPr>
        <w:t>Outcomes of this aim</w:t>
      </w:r>
      <w:r w:rsidR="008F17FA" w:rsidRPr="006C2FB9">
        <w:rPr>
          <w:rFonts w:ascii="Arial" w:hAnsi="Arial" w:cs="Arial"/>
          <w:sz w:val="22"/>
          <w:szCs w:val="22"/>
          <w:u w:val="single"/>
        </w:rPr>
        <w:t>:</w:t>
      </w:r>
      <w:r w:rsidR="008F17FA" w:rsidRPr="006C2FB9">
        <w:rPr>
          <w:rFonts w:ascii="Arial" w:hAnsi="Arial" w:cs="Arial"/>
          <w:sz w:val="22"/>
          <w:szCs w:val="22"/>
        </w:rPr>
        <w:t xml:space="preserve"> </w:t>
      </w:r>
      <w:r w:rsidR="008F17FA">
        <w:rPr>
          <w:rFonts w:ascii="Arial" w:hAnsi="Arial" w:cs="Arial"/>
          <w:sz w:val="22"/>
          <w:szCs w:val="22"/>
        </w:rPr>
        <w:t xml:space="preserve">Based on model results, we will evaluate whether </w:t>
      </w:r>
      <w:r w:rsidR="004B265E">
        <w:rPr>
          <w:rFonts w:ascii="Arial" w:hAnsi="Arial" w:cs="Arial"/>
          <w:sz w:val="22"/>
          <w:szCs w:val="22"/>
        </w:rPr>
        <w:t>TB-</w:t>
      </w:r>
      <w:r w:rsidR="008F17FA">
        <w:rPr>
          <w:rFonts w:ascii="Arial" w:hAnsi="Arial" w:cs="Arial"/>
          <w:sz w:val="22"/>
          <w:szCs w:val="22"/>
        </w:rPr>
        <w:t xml:space="preserve">TASA </w:t>
      </w:r>
      <w:r w:rsidR="001C1F65">
        <w:rPr>
          <w:rFonts w:ascii="Arial" w:hAnsi="Arial" w:cs="Arial"/>
          <w:sz w:val="22"/>
          <w:szCs w:val="22"/>
        </w:rPr>
        <w:t>is</w:t>
      </w:r>
      <w:r w:rsidR="008F17FA">
        <w:rPr>
          <w:rFonts w:ascii="Arial" w:hAnsi="Arial" w:cs="Arial"/>
          <w:sz w:val="22"/>
          <w:szCs w:val="22"/>
        </w:rPr>
        <w:t xml:space="preserve"> suitable </w:t>
      </w:r>
      <w:r w:rsidR="001C3F38">
        <w:rPr>
          <w:rFonts w:ascii="Arial" w:hAnsi="Arial" w:cs="Arial"/>
          <w:sz w:val="22"/>
          <w:szCs w:val="22"/>
        </w:rPr>
        <w:t xml:space="preserve">to track </w:t>
      </w:r>
      <w:commentRangeStart w:id="105"/>
      <w:commentRangeStart w:id="106"/>
      <w:r w:rsidR="001C3F38">
        <w:rPr>
          <w:rFonts w:ascii="Arial" w:hAnsi="Arial" w:cs="Arial"/>
          <w:sz w:val="22"/>
          <w:szCs w:val="22"/>
        </w:rPr>
        <w:t>transmission intensity</w:t>
      </w:r>
      <w:commentRangeEnd w:id="105"/>
      <w:r w:rsidR="001C3F38">
        <w:rPr>
          <w:rStyle w:val="CommentReference"/>
        </w:rPr>
        <w:commentReference w:id="105"/>
      </w:r>
      <w:commentRangeEnd w:id="106"/>
      <w:r w:rsidR="008304E0">
        <w:rPr>
          <w:rStyle w:val="CommentReference"/>
        </w:rPr>
        <w:commentReference w:id="106"/>
      </w:r>
      <w:r w:rsidR="008F17FA">
        <w:rPr>
          <w:rFonts w:ascii="Arial" w:hAnsi="Arial" w:cs="Arial"/>
          <w:sz w:val="22"/>
          <w:szCs w:val="22"/>
        </w:rPr>
        <w:t xml:space="preserve">. We will evaluate the sample size of population-based surveys required to estimate </w:t>
      </w:r>
      <w:proofErr w:type="spellStart"/>
      <w:r w:rsidR="008F17FA">
        <w:rPr>
          <w:rFonts w:ascii="Arial" w:hAnsi="Arial" w:cs="Arial"/>
          <w:i/>
          <w:iCs/>
          <w:sz w:val="22"/>
          <w:szCs w:val="22"/>
        </w:rPr>
        <w:t>Mtb</w:t>
      </w:r>
      <w:proofErr w:type="spellEnd"/>
      <w:r w:rsidR="008F17FA">
        <w:rPr>
          <w:rFonts w:ascii="Arial" w:hAnsi="Arial" w:cs="Arial"/>
          <w:i/>
          <w:iCs/>
          <w:sz w:val="22"/>
          <w:szCs w:val="22"/>
        </w:rPr>
        <w:t xml:space="preserve"> </w:t>
      </w:r>
      <w:r w:rsidR="008F17FA">
        <w:rPr>
          <w:rFonts w:ascii="Arial" w:hAnsi="Arial" w:cs="Arial"/>
          <w:sz w:val="22"/>
          <w:szCs w:val="22"/>
        </w:rPr>
        <w:t xml:space="preserve">infection incidence and epidemiologic trajectory under known </w:t>
      </w:r>
      <w:r w:rsidR="004B265E">
        <w:rPr>
          <w:rFonts w:ascii="Arial" w:hAnsi="Arial" w:cs="Arial"/>
          <w:sz w:val="22"/>
          <w:szCs w:val="22"/>
        </w:rPr>
        <w:t>TB-</w:t>
      </w:r>
      <w:r w:rsidR="008F17FA">
        <w:rPr>
          <w:rFonts w:ascii="Arial" w:hAnsi="Arial" w:cs="Arial"/>
          <w:sz w:val="22"/>
          <w:szCs w:val="22"/>
        </w:rPr>
        <w:t xml:space="preserve">TASA test characteristics. We will also explore </w:t>
      </w:r>
      <w:r w:rsidR="008F17FA" w:rsidRPr="000B6DA9">
        <w:rPr>
          <w:rFonts w:ascii="Arial" w:hAnsi="Arial" w:cs="Arial"/>
          <w:sz w:val="22"/>
          <w:szCs w:val="22"/>
          <w:u w:val="single"/>
        </w:rPr>
        <w:lastRenderedPageBreak/>
        <w:t xml:space="preserve">different thresholds for </w:t>
      </w:r>
      <w:r w:rsidR="004B265E" w:rsidRPr="000B6DA9">
        <w:rPr>
          <w:rFonts w:ascii="Arial" w:hAnsi="Arial" w:cs="Arial"/>
          <w:sz w:val="22"/>
          <w:szCs w:val="22"/>
          <w:u w:val="single"/>
        </w:rPr>
        <w:t>TB-</w:t>
      </w:r>
      <w:r w:rsidR="008F17FA" w:rsidRPr="000B6DA9">
        <w:rPr>
          <w:rFonts w:ascii="Arial" w:hAnsi="Arial" w:cs="Arial"/>
          <w:sz w:val="22"/>
          <w:szCs w:val="22"/>
          <w:u w:val="single"/>
        </w:rPr>
        <w:t>TASA positivity</w:t>
      </w:r>
      <w:r w:rsidR="008F17FA">
        <w:rPr>
          <w:rFonts w:ascii="Arial" w:hAnsi="Arial" w:cs="Arial"/>
          <w:sz w:val="22"/>
          <w:szCs w:val="22"/>
        </w:rPr>
        <w:t xml:space="preserve"> to determine the marginal benefits of incremental improvements in sensitivity and specificity. If it appears that </w:t>
      </w:r>
      <w:r w:rsidR="004B265E">
        <w:rPr>
          <w:rFonts w:ascii="Arial" w:hAnsi="Arial" w:cs="Arial"/>
          <w:sz w:val="22"/>
          <w:szCs w:val="22"/>
        </w:rPr>
        <w:t>TB-</w:t>
      </w:r>
      <w:r w:rsidR="008F17FA">
        <w:rPr>
          <w:rFonts w:ascii="Arial" w:hAnsi="Arial" w:cs="Arial"/>
          <w:sz w:val="22"/>
          <w:szCs w:val="22"/>
        </w:rPr>
        <w:t xml:space="preserve">TASA will be useful, we will </w:t>
      </w:r>
      <w:r w:rsidR="000B6DA9">
        <w:rPr>
          <w:rFonts w:ascii="Arial" w:hAnsi="Arial" w:cs="Arial"/>
          <w:sz w:val="22"/>
          <w:szCs w:val="22"/>
        </w:rPr>
        <w:t>propose</w:t>
      </w:r>
      <w:r w:rsidR="000B6DA9" w:rsidRPr="000B6DA9">
        <w:rPr>
          <w:rFonts w:ascii="Arial" w:hAnsi="Arial" w:cs="Arial"/>
          <w:sz w:val="22"/>
          <w:szCs w:val="22"/>
        </w:rPr>
        <w:t xml:space="preserve"> </w:t>
      </w:r>
      <w:r w:rsidR="000B6DA9">
        <w:rPr>
          <w:rFonts w:ascii="Arial" w:hAnsi="Arial" w:cs="Arial"/>
          <w:sz w:val="22"/>
          <w:szCs w:val="22"/>
        </w:rPr>
        <w:t xml:space="preserve">and describe specific surveillance procedures or epidemiologic study designs of intervention effectiveness that leverage TB-TASA. </w:t>
      </w:r>
    </w:p>
    <w:p w14:paraId="0CF37703" w14:textId="1CC79C49" w:rsidR="008F17FA" w:rsidRPr="00653FE1" w:rsidRDefault="008F17FA" w:rsidP="000C58E8">
      <w:pPr>
        <w:spacing w:line="240" w:lineRule="auto"/>
        <w:jc w:val="both"/>
        <w:rPr>
          <w:rFonts w:ascii="Arial" w:hAnsi="Arial" w:cs="Arial"/>
          <w:sz w:val="22"/>
          <w:szCs w:val="22"/>
        </w:rPr>
      </w:pPr>
      <w:commentRangeStart w:id="107"/>
      <w:commentRangeStart w:id="108"/>
      <w:r w:rsidRPr="00705829">
        <w:rPr>
          <w:rFonts w:ascii="Arial" w:hAnsi="Arial" w:cs="Arial"/>
          <w:b/>
          <w:bCs/>
          <w:sz w:val="22"/>
          <w:szCs w:val="22"/>
        </w:rPr>
        <w:t>L</w:t>
      </w:r>
      <w:commentRangeEnd w:id="107"/>
      <w:r w:rsidR="00FA3449">
        <w:rPr>
          <w:rStyle w:val="CommentReference"/>
        </w:rPr>
        <w:commentReference w:id="107"/>
      </w:r>
      <w:commentRangeEnd w:id="108"/>
      <w:r w:rsidR="00D55616">
        <w:rPr>
          <w:rStyle w:val="CommentReference"/>
        </w:rPr>
        <w:commentReference w:id="108"/>
      </w:r>
      <w:r w:rsidRPr="00705829">
        <w:rPr>
          <w:rFonts w:ascii="Arial" w:hAnsi="Arial" w:cs="Arial"/>
          <w:b/>
          <w:bCs/>
          <w:sz w:val="22"/>
          <w:szCs w:val="22"/>
        </w:rPr>
        <w:t>imitations and alternative strategies</w:t>
      </w:r>
      <w:commentRangeStart w:id="109"/>
      <w:r w:rsidRPr="00705829">
        <w:rPr>
          <w:rFonts w:ascii="Arial" w:hAnsi="Arial" w:cs="Arial"/>
          <w:b/>
          <w:bCs/>
          <w:sz w:val="22"/>
          <w:szCs w:val="22"/>
        </w:rPr>
        <w:t>.</w:t>
      </w:r>
      <w:commentRangeEnd w:id="109"/>
      <w:r w:rsidR="00E5654A">
        <w:rPr>
          <w:rStyle w:val="CommentReference"/>
        </w:rPr>
        <w:commentReference w:id="109"/>
      </w:r>
      <w:r>
        <w:rPr>
          <w:rFonts w:ascii="Arial" w:hAnsi="Arial" w:cs="Arial"/>
          <w:sz w:val="22"/>
          <w:szCs w:val="22"/>
        </w:rPr>
        <w:t xml:space="preserve">. </w:t>
      </w:r>
      <w:r w:rsidR="00E423C6">
        <w:rPr>
          <w:rFonts w:ascii="Arial" w:hAnsi="Arial" w:cs="Arial"/>
          <w:sz w:val="22"/>
          <w:szCs w:val="22"/>
        </w:rPr>
        <w:t>1</w:t>
      </w:r>
      <w:r>
        <w:rPr>
          <w:rFonts w:ascii="Arial" w:hAnsi="Arial" w:cs="Arial"/>
          <w:sz w:val="22"/>
          <w:szCs w:val="22"/>
        </w:rPr>
        <w:t xml:space="preserve">) Although </w:t>
      </w:r>
      <w:r w:rsidR="004B265E">
        <w:rPr>
          <w:rFonts w:ascii="Arial" w:hAnsi="Arial" w:cs="Arial"/>
          <w:sz w:val="22"/>
          <w:szCs w:val="22"/>
        </w:rPr>
        <w:t>TB-</w:t>
      </w:r>
      <w:r w:rsidRPr="00A46846">
        <w:rPr>
          <w:rFonts w:ascii="Arial" w:hAnsi="Arial" w:cs="Arial"/>
          <w:sz w:val="22"/>
          <w:szCs w:val="22"/>
        </w:rPr>
        <w:t>TASA</w:t>
      </w:r>
      <w:r>
        <w:rPr>
          <w:rFonts w:ascii="Arial" w:hAnsi="Arial" w:cs="Arial"/>
          <w:sz w:val="22"/>
          <w:szCs w:val="22"/>
        </w:rPr>
        <w:t xml:space="preserve"> is a promising test of recent </w:t>
      </w:r>
      <w:proofErr w:type="spellStart"/>
      <w:r w:rsidR="00C154B6">
        <w:rPr>
          <w:rFonts w:ascii="Arial" w:hAnsi="Arial" w:cs="Arial"/>
          <w:i/>
          <w:iCs/>
          <w:sz w:val="22"/>
          <w:szCs w:val="22"/>
        </w:rPr>
        <w:t>Mtb</w:t>
      </w:r>
      <w:proofErr w:type="spellEnd"/>
      <w:r w:rsidR="00C154B6">
        <w:rPr>
          <w:rFonts w:ascii="Arial" w:hAnsi="Arial" w:cs="Arial"/>
          <w:i/>
          <w:iCs/>
          <w:sz w:val="22"/>
          <w:szCs w:val="22"/>
        </w:rPr>
        <w:t xml:space="preserve"> </w:t>
      </w:r>
      <w:r>
        <w:rPr>
          <w:rFonts w:ascii="Arial" w:hAnsi="Arial" w:cs="Arial"/>
          <w:sz w:val="22"/>
          <w:szCs w:val="22"/>
        </w:rPr>
        <w:t>infection, it is possible that evaluation of this assay</w:t>
      </w:r>
      <w:r w:rsidR="00FA0D3F">
        <w:rPr>
          <w:rFonts w:ascii="Arial" w:hAnsi="Arial" w:cs="Arial"/>
          <w:sz w:val="22"/>
          <w:szCs w:val="22"/>
        </w:rPr>
        <w:t xml:space="preserve"> in different populations</w:t>
      </w:r>
      <w:r>
        <w:rPr>
          <w:rFonts w:ascii="Arial" w:hAnsi="Arial" w:cs="Arial"/>
          <w:sz w:val="22"/>
          <w:szCs w:val="22"/>
        </w:rPr>
        <w:t xml:space="preserve"> could</w:t>
      </w:r>
      <w:r w:rsidRPr="00A46846">
        <w:rPr>
          <w:rFonts w:ascii="Arial" w:hAnsi="Arial" w:cs="Arial"/>
          <w:sz w:val="22"/>
          <w:szCs w:val="22"/>
        </w:rPr>
        <w:t xml:space="preserve"> fail to reproduce preliminary results</w:t>
      </w:r>
      <w:r>
        <w:rPr>
          <w:rFonts w:ascii="Arial" w:hAnsi="Arial" w:cs="Arial"/>
          <w:sz w:val="22"/>
          <w:szCs w:val="22"/>
        </w:rPr>
        <w:t xml:space="preserve">. </w:t>
      </w:r>
      <w:r w:rsidR="0019347B">
        <w:rPr>
          <w:rFonts w:ascii="Arial" w:hAnsi="Arial" w:cs="Arial"/>
          <w:sz w:val="22"/>
          <w:szCs w:val="22"/>
        </w:rPr>
        <w:t xml:space="preserve">In particular, there is currently limited data on how TB-TASA performs to distinguish recent from remote </w:t>
      </w:r>
      <w:proofErr w:type="spellStart"/>
      <w:r w:rsidR="0019347B">
        <w:rPr>
          <w:rFonts w:ascii="Arial" w:hAnsi="Arial" w:cs="Arial"/>
          <w:i/>
          <w:iCs/>
          <w:sz w:val="22"/>
          <w:szCs w:val="22"/>
        </w:rPr>
        <w:t>Mtb</w:t>
      </w:r>
      <w:proofErr w:type="spellEnd"/>
      <w:r w:rsidR="0019347B">
        <w:rPr>
          <w:rFonts w:ascii="Arial" w:hAnsi="Arial" w:cs="Arial"/>
          <w:sz w:val="22"/>
          <w:szCs w:val="22"/>
        </w:rPr>
        <w:t xml:space="preserve"> infection in older age groups and among people living with HIV. Our proposal is uniquely suited to address these potential limitations, by modeling uncertainty in test performance in these groups, and incorporating such uncertainty when making conclusions about applications for which TB-TASA </w:t>
      </w:r>
      <w:r w:rsidR="00775491">
        <w:rPr>
          <w:rFonts w:ascii="Arial" w:hAnsi="Arial" w:cs="Arial"/>
          <w:sz w:val="22"/>
          <w:szCs w:val="22"/>
        </w:rPr>
        <w:t>may be</w:t>
      </w:r>
      <w:r w:rsidR="0019347B">
        <w:rPr>
          <w:rFonts w:ascii="Arial" w:hAnsi="Arial" w:cs="Arial"/>
          <w:sz w:val="22"/>
          <w:szCs w:val="22"/>
        </w:rPr>
        <w:t xml:space="preserve"> suitable. </w:t>
      </w:r>
      <w:r w:rsidR="00775491">
        <w:rPr>
          <w:rFonts w:ascii="Arial" w:hAnsi="Arial" w:cs="Arial"/>
          <w:sz w:val="22"/>
          <w:szCs w:val="22"/>
        </w:rPr>
        <w:t>If TB-TASA does not reach the minimum acceptable performance</w:t>
      </w:r>
      <w:r w:rsidR="006E131A">
        <w:rPr>
          <w:rFonts w:ascii="Arial" w:hAnsi="Arial" w:cs="Arial"/>
          <w:sz w:val="22"/>
          <w:szCs w:val="22"/>
        </w:rPr>
        <w:t xml:space="preserve"> standards based on our models, </w:t>
      </w:r>
      <w:r>
        <w:rPr>
          <w:rFonts w:ascii="Arial" w:hAnsi="Arial" w:cs="Arial"/>
          <w:sz w:val="22"/>
          <w:szCs w:val="22"/>
        </w:rPr>
        <w:t xml:space="preserve">our modeling results will </w:t>
      </w:r>
      <w:r w:rsidR="00A11EF6">
        <w:rPr>
          <w:rFonts w:ascii="Arial" w:hAnsi="Arial" w:cs="Arial"/>
          <w:sz w:val="22"/>
          <w:szCs w:val="22"/>
        </w:rPr>
        <w:t xml:space="preserve">remain </w:t>
      </w:r>
      <w:r w:rsidRPr="00A46846">
        <w:rPr>
          <w:rFonts w:ascii="Arial" w:hAnsi="Arial" w:cs="Arial"/>
          <w:sz w:val="22"/>
          <w:szCs w:val="22"/>
        </w:rPr>
        <w:t xml:space="preserve">broadly applicable to other </w:t>
      </w:r>
      <w:r>
        <w:rPr>
          <w:rFonts w:ascii="Arial" w:hAnsi="Arial" w:cs="Arial"/>
          <w:sz w:val="22"/>
          <w:szCs w:val="22"/>
        </w:rPr>
        <w:t>assays under development</w:t>
      </w:r>
      <w:r w:rsidR="00FA0D3F">
        <w:rPr>
          <w:rFonts w:ascii="Arial" w:hAnsi="Arial" w:cs="Arial"/>
          <w:sz w:val="22"/>
          <w:szCs w:val="22"/>
        </w:rPr>
        <w:t xml:space="preserve">. In particular, these include </w:t>
      </w:r>
      <w:r>
        <w:rPr>
          <w:rFonts w:ascii="Arial" w:hAnsi="Arial" w:cs="Arial"/>
          <w:sz w:val="22"/>
          <w:szCs w:val="22"/>
        </w:rPr>
        <w:t xml:space="preserve">host transcriptomic signatures that are linked to increased risk of progression to TB </w:t>
      </w:r>
      <w:r>
        <w:rPr>
          <w:rFonts w:ascii="Arial" w:hAnsi="Arial" w:cs="Arial"/>
          <w:sz w:val="22"/>
          <w:szCs w:val="22"/>
        </w:rPr>
        <w:fldChar w:fldCharType="begin"/>
      </w:r>
      <w:r w:rsidR="00887B2E">
        <w:rPr>
          <w:rFonts w:ascii="Arial" w:hAnsi="Arial" w:cs="Arial"/>
          <w:sz w:val="22"/>
          <w:szCs w:val="22"/>
        </w:rPr>
        <w:instrText xml:space="preserve"> ADDIN ZOTERO_ITEM CSL_CITATION {"citationID":"bkshRyDr","properties":{"formattedCitation":"[29], [30]","plainCitation":"[29], [30]","noteIndex":0},"citationItems":[{"id":1984,"uris":["http://zotero.org/users/6528344/items/BN7XBH6T"],"itemData":{"id":1984,"type":"article-journal","abstract":"The World Health Organization identified the need for a non–sputum-based triage test to identify those in need of further tuberculosis (TB) testing.To determine whether the 3-gene TB score can be a diagnostic tool throughout the course of TB disease, from latency to diagnosis to treatment response, and posttreatment residual inflammation.This nested case-control study analyzed the 3-gene TB score in 3 cohorts, each focusing on a different stage of TB disease: (1) the Adolescent Cohort Study profiled whole-blood samples from adolescents with latent Mycobacterium tuberculosis infection, some of which progressed to active TB (ATB), using RNA sequencing; (2) the Brazil Active Screen Study collected whole blood from an actively screened case-control cohort of adult inmates from 2 prisons in Mato Grosso do Sul, Brazil, for ATB from January 2016 to February 2016; and (3) the Catalysis Treatment Response Cohort (CTRC) identified culture-positive adults in primary health care clinics in Cape Town, South Africa, from 2005 to 2007 and collected whole blood for RNA sequencing from patients with ATB at diagnosis and weeks 1, 4, and 24. The CTRC patients also had positron emission tomography–computed tomography scans at diagnosis, week 4, and week 24. Analyses were performed from September 2017 to June 2018.A 3-gene messenger RNA expression score, measured by quantitative polymerase chain reaction or RNA sequencing, was evaluated for distinguishing the following: individuals who progressed to ATB from those who did not, individuals with ATB from those without, and individuals with slower treatment response during TB therapy.Patients evaluated in this study included 144 adolescents from the Adolescent Cohort Study (aged 12-18 years; 96 female and 48 male), 81 adult prison inmates from the Brazil Active Screen Study (aged 20-72 years; 81 male), and 138 adult community members from the CTRC (aged 17-64 years; 81 female and 57 male). The 3-gene TB score identified progression from latent M tuberculosis infection to ATB 6 months prior to sputum conversion with 86% sensitivity and 84% specificity (area under the curve [AUC], 0.86; 95% CI, 0.77-0.96) and patients with ATB in the Brazil Active Screen Study cohort (AUC, 0.87; 95% CI, 0.78-0.95) and CTRC (AUC, 0.94; 95% CI, 0.88-0.99). It also identified CTRC patients with failed treatment at the end of treatment (AUC, 0.93; 95% CI, 0.83-1.00). Collectively, across all cohorts, the 3-gene TB score identified patients with ATB with 90% sensitivity, 70% specificity, and 99.3% negative predictive value at 4% prevalence.Across 3 independent prospective cohorts, the 3-gene TB score approaches the World Health Organization target product profile benchmarks for non–sputum-based triage test with high negative predictive value. This gene expression diagnostic approach should be considered for further validation and future implementation.","container-title":"JAMA Network Open","DOI":"10.1001/jamanetworkopen.2018.3779","ISSN":"2574-3805","issue":"6","journalAbbreviation":"JAMA Netw Open","page":"e183779","source":"Silverchair","title":"Assessment of Validity of a Blood-Based 3-Gene Signature Score for Progression and Diagnosis of Tuberculosis, Disease Severity, and Treatment Response","volume":"1","author":[{"family":"Warsinske","given":"Hayley C."},{"family":"Rao","given":"Aditya M."},{"family":"Moreira","given":"Flora M. F."},{"family":"Santos","given":"Paulo Cesar P."},{"family":"Liu","given":"Andrew B."},{"family":"Scott","given":"Madeleine"},{"family":"Malherbe","given":"Stephaus T."},{"family":"Ronacher","given":"Katharina"},{"family":"Walzl","given":"Gerhard"},{"family":"Winter","given":"Jill"},{"family":"Sweeney","given":"Timothy E."},{"family":"Croda","given":"Julio"},{"family":"Andrews","given":"Jason R."},{"family":"Khatri","given":"Purvesh"}],"issued":{"date-parts":[["2018",10,26]]}}},{"id":1982,"uris":["http://zotero.org/users/6528344/items/UZPZNHMG"],"itemData":{"id":1982,"type":"article-journal","abstract":"Sensitive point-of-care screening tests are urgently needed to identify individuals at highest risk of tuberculosis. We prospectively tested performance of host-blood transcriptomic tuberculosis signatures.","container-title":"Communications Medicine","DOI":"10.1038/s43856-022-00086-8","ISSN":"2730-664X","issue":"1","journalAbbreviation":"Commun Med","language":"en","license":"2022 The Author(s)","note":"publisher: Nature Publishing Group","page":"26","source":"www.nature.com","title":"Prospective multicentre head-to-head validation of host blood transcriptomic biomarkers for pulmonary tuberculosis by real-time PCR","volume":"2","author":[{"family":"Mendelsohn","given":"Simon C."},{"family":"Mbandi","given":"Stanley Kimbung"},{"family":"Fiore-Gartland","given":"Andrew"},{"family":"Penn-Nicholson","given":"Adam"},{"family":"Musvosvi","given":"Munyaradzi"},{"family":"Mulenga","given":"Humphrey"},{"family":"Fisher","given":"Michelle"},{"family":"Hadley","given":"Katie"},{"family":"Erasmus","given":"Mzwandile"},{"family":"Nombida","given":"Onke"},{"family":"Tameris","given":"Michèle"},{"family":"Walzl","given":"Gerhard"},{"family":"Naidoo","given":"Kogieleum"},{"family":"Churchyard","given":"Gavin"},{"family":"Hatherill","given":"Mark"},{"family":"Scriba","given":"Thomas J."}],"issued":{"date-parts":[["2022",3,10]]}}}],"schema":"https://github.com/citation-style-language/schema/raw/master/csl-citation.json"} </w:instrText>
      </w:r>
      <w:r>
        <w:rPr>
          <w:rFonts w:ascii="Arial" w:hAnsi="Arial" w:cs="Arial"/>
          <w:sz w:val="22"/>
          <w:szCs w:val="22"/>
        </w:rPr>
        <w:fldChar w:fldCharType="separate"/>
      </w:r>
      <w:r w:rsidR="00887B2E">
        <w:rPr>
          <w:rFonts w:ascii="Arial" w:hAnsi="Arial" w:cs="Arial"/>
          <w:noProof/>
          <w:sz w:val="22"/>
          <w:szCs w:val="22"/>
        </w:rPr>
        <w:t>[29], [30]</w:t>
      </w:r>
      <w:r>
        <w:rPr>
          <w:rFonts w:ascii="Arial" w:hAnsi="Arial" w:cs="Arial"/>
          <w:sz w:val="22"/>
          <w:szCs w:val="22"/>
        </w:rPr>
        <w:fldChar w:fldCharType="end"/>
      </w:r>
      <w:r w:rsidR="00B507CB">
        <w:rPr>
          <w:rFonts w:ascii="Arial" w:hAnsi="Arial" w:cs="Arial"/>
          <w:sz w:val="22"/>
          <w:szCs w:val="22"/>
        </w:rPr>
        <w:t xml:space="preserve">, </w:t>
      </w:r>
      <w:r w:rsidRPr="00A46846">
        <w:rPr>
          <w:rFonts w:ascii="Arial" w:hAnsi="Arial" w:cs="Arial"/>
          <w:sz w:val="22"/>
          <w:szCs w:val="22"/>
        </w:rPr>
        <w:t xml:space="preserve">which could be </w:t>
      </w:r>
      <w:r w:rsidR="00330D0D">
        <w:rPr>
          <w:rFonts w:ascii="Arial" w:hAnsi="Arial" w:cs="Arial"/>
          <w:sz w:val="22"/>
          <w:szCs w:val="22"/>
        </w:rPr>
        <w:t xml:space="preserve">the </w:t>
      </w:r>
      <w:r w:rsidRPr="00A46846">
        <w:rPr>
          <w:rFonts w:ascii="Arial" w:hAnsi="Arial" w:cs="Arial"/>
          <w:sz w:val="22"/>
          <w:szCs w:val="22"/>
        </w:rPr>
        <w:t xml:space="preserve">focus </w:t>
      </w:r>
      <w:r>
        <w:rPr>
          <w:rFonts w:ascii="Arial" w:hAnsi="Arial" w:cs="Arial"/>
          <w:sz w:val="22"/>
          <w:szCs w:val="22"/>
        </w:rPr>
        <w:t xml:space="preserve">of </w:t>
      </w:r>
      <w:r w:rsidR="00B507CB">
        <w:rPr>
          <w:rFonts w:ascii="Arial" w:hAnsi="Arial" w:cs="Arial"/>
          <w:sz w:val="22"/>
          <w:szCs w:val="22"/>
        </w:rPr>
        <w:t>future work</w:t>
      </w:r>
      <w:r>
        <w:rPr>
          <w:rFonts w:ascii="Arial" w:hAnsi="Arial" w:cs="Arial"/>
          <w:sz w:val="22"/>
          <w:szCs w:val="22"/>
        </w:rPr>
        <w:t xml:space="preserve"> that builds on the </w:t>
      </w:r>
      <w:r w:rsidR="00462425">
        <w:rPr>
          <w:rFonts w:ascii="Arial" w:hAnsi="Arial" w:cs="Arial"/>
          <w:sz w:val="22"/>
          <w:szCs w:val="22"/>
        </w:rPr>
        <w:t xml:space="preserve">flexible </w:t>
      </w:r>
      <w:r>
        <w:rPr>
          <w:rFonts w:ascii="Arial" w:hAnsi="Arial" w:cs="Arial"/>
          <w:sz w:val="22"/>
          <w:szCs w:val="22"/>
        </w:rPr>
        <w:t xml:space="preserve">modeling framework we will develop in this </w:t>
      </w:r>
      <w:commentRangeStart w:id="110"/>
      <w:r>
        <w:rPr>
          <w:rFonts w:ascii="Arial" w:hAnsi="Arial" w:cs="Arial"/>
          <w:sz w:val="22"/>
          <w:szCs w:val="22"/>
        </w:rPr>
        <w:t>project</w:t>
      </w:r>
      <w:commentRangeEnd w:id="110"/>
      <w:r w:rsidR="009666E8">
        <w:rPr>
          <w:rStyle w:val="CommentReference"/>
        </w:rPr>
        <w:commentReference w:id="110"/>
      </w:r>
      <w:r>
        <w:rPr>
          <w:rFonts w:ascii="Arial" w:hAnsi="Arial" w:cs="Arial"/>
          <w:sz w:val="22"/>
          <w:szCs w:val="22"/>
        </w:rPr>
        <w:t xml:space="preserve">. </w:t>
      </w:r>
      <w:r w:rsidR="00040918">
        <w:rPr>
          <w:rFonts w:ascii="Arial" w:hAnsi="Arial" w:cs="Arial"/>
          <w:sz w:val="22"/>
          <w:szCs w:val="22"/>
        </w:rPr>
        <w:t>2</w:t>
      </w:r>
      <w:r>
        <w:rPr>
          <w:rFonts w:ascii="Arial" w:hAnsi="Arial" w:cs="Arial"/>
          <w:sz w:val="22"/>
          <w:szCs w:val="22"/>
        </w:rPr>
        <w:t xml:space="preserve">) </w:t>
      </w:r>
      <w:r w:rsidR="00A55C73">
        <w:rPr>
          <w:rFonts w:ascii="Arial" w:hAnsi="Arial" w:cs="Arial"/>
          <w:sz w:val="22"/>
          <w:szCs w:val="22"/>
        </w:rPr>
        <w:t>Gating entry in TB vaccine trials by TB-TASA status may have important implications for vaccine licensure and policy recommendations for broad use. We will work in tandem with Dr. Pelzer to understand and address these issues,</w:t>
      </w:r>
      <w:r w:rsidR="00156841">
        <w:rPr>
          <w:rFonts w:ascii="Arial" w:hAnsi="Arial" w:cs="Arial"/>
          <w:sz w:val="22"/>
          <w:szCs w:val="22"/>
        </w:rPr>
        <w:t xml:space="preserve"> including the development phase </w:t>
      </w:r>
      <w:r w:rsidR="001B3C91">
        <w:rPr>
          <w:rFonts w:ascii="Arial" w:hAnsi="Arial" w:cs="Arial"/>
          <w:sz w:val="22"/>
          <w:szCs w:val="22"/>
        </w:rPr>
        <w:t xml:space="preserve">(phase 2 or 3) </w:t>
      </w:r>
      <w:r w:rsidR="00156841">
        <w:rPr>
          <w:rFonts w:ascii="Arial" w:hAnsi="Arial" w:cs="Arial"/>
          <w:sz w:val="22"/>
          <w:szCs w:val="22"/>
        </w:rPr>
        <w:t xml:space="preserve">at which TB-TASA screening </w:t>
      </w:r>
      <w:r w:rsidR="001B3C91">
        <w:rPr>
          <w:rFonts w:ascii="Arial" w:hAnsi="Arial" w:cs="Arial"/>
          <w:sz w:val="22"/>
          <w:szCs w:val="22"/>
        </w:rPr>
        <w:t>is appropriate,</w:t>
      </w:r>
      <w:r w:rsidR="00A55C73">
        <w:rPr>
          <w:rFonts w:ascii="Arial" w:hAnsi="Arial" w:cs="Arial"/>
          <w:sz w:val="22"/>
          <w:szCs w:val="22"/>
        </w:rPr>
        <w:t xml:space="preserve"> </w:t>
      </w:r>
      <w:r w:rsidR="008E042A">
        <w:rPr>
          <w:rFonts w:ascii="Arial" w:hAnsi="Arial" w:cs="Arial"/>
          <w:sz w:val="22"/>
          <w:szCs w:val="22"/>
        </w:rPr>
        <w:t xml:space="preserve">to propose trial designs that </w:t>
      </w:r>
      <w:r w:rsidR="00256E18">
        <w:rPr>
          <w:rFonts w:ascii="Arial" w:hAnsi="Arial" w:cs="Arial"/>
          <w:sz w:val="22"/>
          <w:szCs w:val="22"/>
        </w:rPr>
        <w:t>are likely to lead to successful vaccine approval</w:t>
      </w:r>
      <w:r w:rsidR="00A55C73">
        <w:rPr>
          <w:rFonts w:ascii="Arial" w:hAnsi="Arial" w:cs="Arial"/>
          <w:sz w:val="22"/>
          <w:szCs w:val="22"/>
        </w:rPr>
        <w:t xml:space="preserve">. 3) </w:t>
      </w:r>
      <w:r w:rsidRPr="00653FE1">
        <w:rPr>
          <w:rFonts w:ascii="Arial" w:hAnsi="Arial" w:cs="Arial"/>
          <w:sz w:val="22"/>
          <w:szCs w:val="22"/>
        </w:rPr>
        <w:t xml:space="preserve">Cost and logistical </w:t>
      </w:r>
      <w:r w:rsidR="006F3D82">
        <w:rPr>
          <w:rFonts w:ascii="Arial" w:hAnsi="Arial" w:cs="Arial"/>
          <w:sz w:val="22"/>
          <w:szCs w:val="22"/>
        </w:rPr>
        <w:t>consideration</w:t>
      </w:r>
      <w:r w:rsidR="00A54B8C">
        <w:rPr>
          <w:rFonts w:ascii="Arial" w:hAnsi="Arial" w:cs="Arial"/>
          <w:sz w:val="22"/>
          <w:szCs w:val="22"/>
        </w:rPr>
        <w:t xml:space="preserve">s of implementing </w:t>
      </w:r>
      <w:r w:rsidR="00C154B6">
        <w:rPr>
          <w:rFonts w:ascii="Arial" w:hAnsi="Arial" w:cs="Arial"/>
          <w:sz w:val="22"/>
          <w:szCs w:val="22"/>
        </w:rPr>
        <w:t xml:space="preserve">tests for recent </w:t>
      </w:r>
      <w:proofErr w:type="spellStart"/>
      <w:r w:rsidR="00C154B6">
        <w:rPr>
          <w:rFonts w:ascii="Arial" w:hAnsi="Arial" w:cs="Arial"/>
          <w:i/>
          <w:iCs/>
          <w:sz w:val="22"/>
          <w:szCs w:val="22"/>
        </w:rPr>
        <w:t>Mtb</w:t>
      </w:r>
      <w:proofErr w:type="spellEnd"/>
      <w:r w:rsidR="00C154B6">
        <w:rPr>
          <w:rFonts w:ascii="Arial" w:hAnsi="Arial" w:cs="Arial"/>
          <w:i/>
          <w:iCs/>
          <w:sz w:val="22"/>
          <w:szCs w:val="22"/>
        </w:rPr>
        <w:t xml:space="preserve"> </w:t>
      </w:r>
      <w:r w:rsidR="00C154B6">
        <w:rPr>
          <w:rFonts w:ascii="Arial" w:hAnsi="Arial" w:cs="Arial"/>
          <w:sz w:val="22"/>
          <w:szCs w:val="22"/>
        </w:rPr>
        <w:t>infection</w:t>
      </w:r>
      <w:r w:rsidR="006F3D82">
        <w:rPr>
          <w:rFonts w:ascii="Arial" w:hAnsi="Arial" w:cs="Arial"/>
          <w:sz w:val="22"/>
          <w:szCs w:val="22"/>
        </w:rPr>
        <w:t xml:space="preserve"> </w:t>
      </w:r>
      <w:r w:rsidR="00B469F1">
        <w:rPr>
          <w:rFonts w:ascii="Arial" w:hAnsi="Arial" w:cs="Arial"/>
          <w:sz w:val="22"/>
          <w:szCs w:val="22"/>
        </w:rPr>
        <w:t>will not be</w:t>
      </w:r>
      <w:r w:rsidRPr="00653FE1">
        <w:rPr>
          <w:rFonts w:ascii="Arial" w:hAnsi="Arial" w:cs="Arial"/>
          <w:sz w:val="22"/>
          <w:szCs w:val="22"/>
        </w:rPr>
        <w:t xml:space="preserve"> explicitly evaluate</w:t>
      </w:r>
      <w:r>
        <w:rPr>
          <w:rFonts w:ascii="Arial" w:hAnsi="Arial" w:cs="Arial"/>
          <w:sz w:val="22"/>
          <w:szCs w:val="22"/>
        </w:rPr>
        <w:t xml:space="preserve">d; however, </w:t>
      </w:r>
      <w:r w:rsidR="00121505">
        <w:rPr>
          <w:rFonts w:ascii="Arial" w:hAnsi="Arial" w:cs="Arial"/>
          <w:sz w:val="22"/>
          <w:szCs w:val="22"/>
        </w:rPr>
        <w:t>future work should comprehensively</w:t>
      </w:r>
      <w:r>
        <w:rPr>
          <w:rFonts w:ascii="Arial" w:hAnsi="Arial" w:cs="Arial"/>
          <w:sz w:val="22"/>
          <w:szCs w:val="22"/>
        </w:rPr>
        <w:t xml:space="preserve"> assess practical and financial considerations of implementation. </w:t>
      </w:r>
    </w:p>
    <w:p w14:paraId="3E5BF822" w14:textId="1D806F6D" w:rsidR="00FC357F" w:rsidRDefault="008F17FA" w:rsidP="000C58E8">
      <w:pPr>
        <w:spacing w:line="240" w:lineRule="auto"/>
        <w:jc w:val="both"/>
        <w:rPr>
          <w:rFonts w:ascii="Arial" w:hAnsi="Arial" w:cs="Arial"/>
          <w:sz w:val="22"/>
          <w:szCs w:val="22"/>
        </w:rPr>
      </w:pPr>
      <w:r w:rsidRPr="11F658F3">
        <w:rPr>
          <w:rFonts w:ascii="Arial" w:hAnsi="Arial" w:cs="Arial"/>
          <w:b/>
          <w:bCs/>
          <w:sz w:val="22"/>
          <w:szCs w:val="22"/>
        </w:rPr>
        <w:t>Public health significance</w:t>
      </w:r>
      <w:commentRangeStart w:id="111"/>
      <w:r w:rsidRPr="11F658F3">
        <w:rPr>
          <w:rFonts w:ascii="Arial" w:hAnsi="Arial" w:cs="Arial"/>
          <w:b/>
          <w:bCs/>
          <w:sz w:val="22"/>
          <w:szCs w:val="22"/>
        </w:rPr>
        <w:t>.</w:t>
      </w:r>
      <w:commentRangeEnd w:id="111"/>
      <w:r w:rsidR="00A67B45">
        <w:rPr>
          <w:rStyle w:val="CommentReference"/>
        </w:rPr>
        <w:commentReference w:id="111"/>
      </w:r>
      <w:r>
        <w:rPr>
          <w:rFonts w:ascii="Arial" w:hAnsi="Arial" w:cs="Arial"/>
          <w:b/>
          <w:bCs/>
          <w:sz w:val="22"/>
          <w:szCs w:val="22"/>
        </w:rPr>
        <w:t xml:space="preserve"> </w:t>
      </w:r>
      <w:r w:rsidR="003472E7">
        <w:rPr>
          <w:rFonts w:ascii="Arial" w:hAnsi="Arial" w:cs="Arial"/>
          <w:sz w:val="22"/>
          <w:szCs w:val="22"/>
        </w:rPr>
        <w:t>N</w:t>
      </w:r>
      <w:r>
        <w:rPr>
          <w:rFonts w:ascii="Arial" w:hAnsi="Arial" w:cs="Arial"/>
          <w:sz w:val="22"/>
          <w:szCs w:val="22"/>
        </w:rPr>
        <w:t xml:space="preserve">ew diagnostics and new vaccines offer immense promise to reduce the global burden of TB. Approaches towards developing new tools should be bold, fast, and rigorous. To that end, we propose to model the potential use-cases of innovative new diagnostics </w:t>
      </w:r>
      <w:r w:rsidRPr="00B469F1">
        <w:rPr>
          <w:rFonts w:ascii="Arial" w:hAnsi="Arial" w:cs="Arial"/>
          <w:i/>
          <w:iCs/>
          <w:sz w:val="22"/>
          <w:szCs w:val="22"/>
        </w:rPr>
        <w:t>alongside their development</w:t>
      </w:r>
      <w:r>
        <w:rPr>
          <w:rFonts w:ascii="Arial" w:hAnsi="Arial" w:cs="Arial"/>
          <w:sz w:val="22"/>
          <w:szCs w:val="22"/>
        </w:rPr>
        <w:t>, parallelizing key steps in th</w:t>
      </w:r>
      <w:r w:rsidR="00271A56">
        <w:rPr>
          <w:rFonts w:ascii="Arial" w:hAnsi="Arial" w:cs="Arial"/>
          <w:sz w:val="22"/>
          <w:szCs w:val="22"/>
        </w:rPr>
        <w:t>is</w:t>
      </w:r>
      <w:r>
        <w:rPr>
          <w:rFonts w:ascii="Arial" w:hAnsi="Arial" w:cs="Arial"/>
          <w:sz w:val="22"/>
          <w:szCs w:val="22"/>
        </w:rPr>
        <w:t xml:space="preserve"> process to accelerate testing, adoption, and implementation. This project will deliver (1) a target profile for key public health application of tests for recent infection which will guide their further development; and (2) practical insights into the potential impact of these tools for use in vaccine trials and TB programs. Together, these outputs will create a roadmap for the rapid implementation of these tools in curbing the TB epidemic. </w:t>
      </w:r>
    </w:p>
    <w:p w14:paraId="73296D40" w14:textId="694AF3B6" w:rsidR="008F17FA" w:rsidRPr="007F0212" w:rsidRDefault="008F17FA" w:rsidP="000C58E8">
      <w:pPr>
        <w:spacing w:line="240" w:lineRule="auto"/>
        <w:jc w:val="both"/>
        <w:rPr>
          <w:rFonts w:ascii="Arial" w:hAnsi="Arial" w:cs="Arial"/>
          <w:sz w:val="22"/>
          <w:szCs w:val="22"/>
        </w:rPr>
      </w:pPr>
    </w:p>
    <w:p w14:paraId="1751352D" w14:textId="15CB9460" w:rsidR="008F17FA" w:rsidRDefault="00990B87">
      <w:pPr>
        <w:spacing w:line="240" w:lineRule="auto"/>
        <w:jc w:val="both"/>
        <w:rPr>
          <w:rFonts w:ascii="Arial" w:hAnsi="Arial" w:cs="Arial"/>
          <w:color w:val="EE0000"/>
          <w:sz w:val="22"/>
          <w:szCs w:val="22"/>
        </w:rPr>
      </w:pPr>
      <w:r w:rsidRPr="00990B87">
        <w:rPr>
          <w:rFonts w:ascii="Arial" w:hAnsi="Arial" w:cs="Arial"/>
          <w:color w:val="EE0000"/>
          <w:sz w:val="22"/>
          <w:szCs w:val="22"/>
        </w:rPr>
        <w:t>Removed text</w:t>
      </w:r>
    </w:p>
    <w:p w14:paraId="73AB8395" w14:textId="2725CF49" w:rsidR="00990B87" w:rsidRPr="004525DB" w:rsidRDefault="00990B87" w:rsidP="00990B87">
      <w:pPr>
        <w:spacing w:after="0" w:line="240" w:lineRule="auto"/>
        <w:jc w:val="both"/>
        <w:rPr>
          <w:rFonts w:ascii="Arial" w:hAnsi="Arial" w:cs="Arial"/>
          <w:color w:val="EE0000"/>
          <w:sz w:val="22"/>
          <w:szCs w:val="22"/>
          <w:u w:val="single"/>
        </w:rPr>
      </w:pPr>
      <w:r w:rsidRPr="004525DB">
        <w:rPr>
          <w:rFonts w:ascii="Arial" w:hAnsi="Arial" w:cs="Arial"/>
          <w:color w:val="EE0000"/>
          <w:sz w:val="22"/>
          <w:szCs w:val="22"/>
          <w:u w:val="single"/>
        </w:rPr>
        <w:t>In this proposal, we will explore the potential impact of such a test for the design and implementation of TB vaccine trials (Aim 1) and for monitoring the performance of public health interventions for TB prevention and care (Aim 2).</w:t>
      </w:r>
    </w:p>
    <w:p w14:paraId="15E3D78E" w14:textId="77777777" w:rsidR="00990B87" w:rsidRPr="004525DB" w:rsidRDefault="00990B87" w:rsidP="00990B87">
      <w:pPr>
        <w:spacing w:after="0" w:line="240" w:lineRule="auto"/>
        <w:jc w:val="both"/>
        <w:rPr>
          <w:rFonts w:ascii="Arial" w:hAnsi="Arial" w:cs="Arial"/>
          <w:color w:val="EE0000"/>
          <w:sz w:val="22"/>
          <w:szCs w:val="22"/>
        </w:rPr>
      </w:pPr>
    </w:p>
    <w:p w14:paraId="48019FC6" w14:textId="77777777" w:rsidR="00FC357F" w:rsidRPr="004525DB" w:rsidRDefault="00FC357F" w:rsidP="00C61B94">
      <w:pPr>
        <w:spacing w:line="240" w:lineRule="auto"/>
        <w:jc w:val="both"/>
        <w:rPr>
          <w:rFonts w:ascii="Arial" w:hAnsi="Arial" w:cs="Arial"/>
          <w:color w:val="EE0000"/>
          <w:sz w:val="22"/>
          <w:szCs w:val="22"/>
        </w:rPr>
      </w:pPr>
      <w:r w:rsidRPr="004525DB">
        <w:rPr>
          <w:rFonts w:ascii="Arial" w:hAnsi="Arial" w:cs="Arial"/>
          <w:color w:val="EE0000"/>
          <w:sz w:val="22"/>
          <w:szCs w:val="22"/>
        </w:rPr>
        <w:t xml:space="preserve">effective implementation of these tests could accelerate the pace of vaccine trials and provide a valuable tool to national TB programs that would facilitate monitoring progress towards global goals to end TB. </w:t>
      </w:r>
    </w:p>
    <w:p w14:paraId="126E4D3C" w14:textId="78776569" w:rsidR="00FC357F" w:rsidRPr="004525DB" w:rsidRDefault="00CD2698" w:rsidP="00CD2698">
      <w:pPr>
        <w:spacing w:line="240" w:lineRule="auto"/>
        <w:jc w:val="both"/>
        <w:rPr>
          <w:rFonts w:ascii="Arial" w:hAnsi="Arial" w:cs="Arial"/>
          <w:b/>
          <w:bCs/>
          <w:color w:val="EE0000"/>
          <w:sz w:val="22"/>
          <w:szCs w:val="22"/>
        </w:rPr>
      </w:pPr>
      <w:r w:rsidRPr="004525DB">
        <w:rPr>
          <w:rFonts w:ascii="Arial" w:hAnsi="Arial" w:cs="Arial"/>
          <w:color w:val="EE0000"/>
          <w:sz w:val="22"/>
          <w:szCs w:val="22"/>
        </w:rPr>
        <w:t xml:space="preserve">We will simulate community-wide interventions and assess how quickly and accurately a test for recent </w:t>
      </w:r>
      <w:proofErr w:type="spellStart"/>
      <w:r w:rsidRPr="004525DB">
        <w:rPr>
          <w:rFonts w:ascii="Arial" w:hAnsi="Arial" w:cs="Arial"/>
          <w:i/>
          <w:iCs/>
          <w:color w:val="EE0000"/>
          <w:sz w:val="22"/>
          <w:szCs w:val="22"/>
        </w:rPr>
        <w:t>Mtb</w:t>
      </w:r>
      <w:proofErr w:type="spellEnd"/>
      <w:r w:rsidRPr="004525DB">
        <w:rPr>
          <w:rFonts w:ascii="Arial" w:hAnsi="Arial" w:cs="Arial"/>
          <w:i/>
          <w:iCs/>
          <w:color w:val="EE0000"/>
          <w:sz w:val="22"/>
          <w:szCs w:val="22"/>
        </w:rPr>
        <w:t xml:space="preserve"> </w:t>
      </w:r>
      <w:r w:rsidRPr="004525DB">
        <w:rPr>
          <w:rFonts w:ascii="Arial" w:hAnsi="Arial" w:cs="Arial"/>
          <w:color w:val="EE0000"/>
          <w:sz w:val="22"/>
          <w:szCs w:val="22"/>
        </w:rPr>
        <w:t>infection, deployed at scale, could evaluate population-level intervention effectiveness. As in Aim 1, we will evaluate the suitability of TB-TASA for this application and define the epidemiologic conditions under which it could be deployed for this purpose.</w:t>
      </w:r>
    </w:p>
    <w:p w14:paraId="1231B2AC" w14:textId="028EA3E4" w:rsidR="00990B87" w:rsidRPr="004525DB" w:rsidRDefault="00136C83" w:rsidP="00990B87">
      <w:pPr>
        <w:spacing w:line="240" w:lineRule="auto"/>
        <w:jc w:val="both"/>
        <w:rPr>
          <w:rFonts w:ascii="Arial" w:hAnsi="Arial"/>
          <w:bCs/>
          <w:color w:val="EE0000"/>
          <w:sz w:val="22"/>
        </w:rPr>
      </w:pPr>
      <w:r w:rsidRPr="004525DB">
        <w:rPr>
          <w:rFonts w:ascii="Arial" w:hAnsi="Arial"/>
          <w:bCs/>
          <w:color w:val="EE0000"/>
          <w:sz w:val="22"/>
        </w:rPr>
        <w:t xml:space="preserve">Importantly, results from Aim 1 have the potential to directly influence future trial planning at IAVI, which is currently developing one of the most promising TB vaccine candidates, MTBVAC. </w:t>
      </w:r>
      <w:r w:rsidR="00132655" w:rsidRPr="004525DB">
        <w:rPr>
          <w:rFonts w:ascii="Arial" w:hAnsi="Arial"/>
          <w:bCs/>
          <w:color w:val="EE0000"/>
          <w:sz w:val="22"/>
          <w:highlight w:val="yellow"/>
        </w:rPr>
        <w:t>C</w:t>
      </w:r>
      <w:r w:rsidRPr="004525DB">
        <w:rPr>
          <w:rFonts w:ascii="Arial" w:hAnsi="Arial"/>
          <w:bCs/>
          <w:color w:val="EE0000"/>
          <w:sz w:val="22"/>
          <w:highlight w:val="yellow"/>
        </w:rPr>
        <w:t>ite</w:t>
      </w:r>
    </w:p>
    <w:p w14:paraId="394E732B" w14:textId="5238537E" w:rsidR="00132655" w:rsidRPr="004525DB" w:rsidRDefault="00132655" w:rsidP="00132655">
      <w:pPr>
        <w:spacing w:after="0" w:line="240" w:lineRule="auto"/>
        <w:jc w:val="both"/>
        <w:rPr>
          <w:rFonts w:ascii="Arial" w:hAnsi="Arial" w:cs="Arial"/>
          <w:color w:val="EE0000"/>
          <w:sz w:val="22"/>
          <w:szCs w:val="22"/>
        </w:rPr>
      </w:pPr>
      <w:r w:rsidRPr="004525DB">
        <w:rPr>
          <w:rFonts w:ascii="Arial" w:hAnsi="Arial" w:cs="Arial"/>
          <w:color w:val="EE0000"/>
          <w:sz w:val="22"/>
          <w:szCs w:val="22"/>
        </w:rPr>
        <w:t>Specific assets of this team include their uniquely applicable and highly congruent skills and backgrounds, and a strong track record of prior collaborative work. (Dr. Nelson and Dr. Brown have co-authored 5 high-impact peer reviewed publications together.)</w:t>
      </w:r>
    </w:p>
    <w:p w14:paraId="0F103F77" w14:textId="77777777" w:rsidR="00132655" w:rsidRPr="00132655" w:rsidRDefault="00132655" w:rsidP="00132655">
      <w:pPr>
        <w:spacing w:after="0" w:line="240" w:lineRule="auto"/>
        <w:jc w:val="both"/>
        <w:rPr>
          <w:rFonts w:ascii="Arial" w:hAnsi="Arial" w:cs="Arial"/>
          <w:sz w:val="22"/>
          <w:szCs w:val="22"/>
        </w:rPr>
      </w:pPr>
    </w:p>
    <w:p w14:paraId="2171BBAB" w14:textId="77777777" w:rsidR="008F17FA" w:rsidRDefault="008F17FA" w:rsidP="00C61B94">
      <w:pPr>
        <w:spacing w:line="240" w:lineRule="auto"/>
        <w:jc w:val="both"/>
        <w:rPr>
          <w:rFonts w:ascii="Arial" w:hAnsi="Arial" w:cs="Arial"/>
          <w:b/>
          <w:bCs/>
          <w:sz w:val="22"/>
          <w:szCs w:val="22"/>
        </w:rPr>
      </w:pPr>
      <w:r>
        <w:rPr>
          <w:rFonts w:ascii="Arial" w:hAnsi="Arial" w:cs="Arial"/>
          <w:b/>
          <w:bCs/>
          <w:sz w:val="22"/>
          <w:szCs w:val="22"/>
        </w:rPr>
        <w:t>REFERENCES</w:t>
      </w:r>
    </w:p>
    <w:p w14:paraId="174623D0" w14:textId="77777777" w:rsidR="00887B2E" w:rsidRPr="00887B2E" w:rsidRDefault="008F17FA" w:rsidP="00C61B94">
      <w:pPr>
        <w:pStyle w:val="Bibliography"/>
        <w:jc w:val="both"/>
        <w:rPr>
          <w:rFonts w:ascii="Arial" w:eastAsiaTheme="minorHAnsi" w:hAnsi="Arial" w:cs="Arial"/>
          <w:sz w:val="22"/>
        </w:rPr>
      </w:pPr>
      <w:r>
        <w:rPr>
          <w:rFonts w:ascii="Arial" w:hAnsi="Arial" w:cs="Arial"/>
          <w:b/>
          <w:bCs/>
          <w:sz w:val="22"/>
          <w:szCs w:val="22"/>
        </w:rPr>
        <w:fldChar w:fldCharType="begin"/>
      </w:r>
      <w:r w:rsidR="00A11996">
        <w:rPr>
          <w:rFonts w:ascii="Arial" w:hAnsi="Arial" w:cs="Arial"/>
          <w:b/>
          <w:bCs/>
          <w:sz w:val="22"/>
          <w:szCs w:val="22"/>
        </w:rPr>
        <w:instrText xml:space="preserve"> ADDIN ZOTERO_BIBL {"uncited":[],"omitted":[],"custom":[]} CSL_BIBLIOGRAPHY </w:instrText>
      </w:r>
      <w:r>
        <w:rPr>
          <w:rFonts w:ascii="Arial" w:hAnsi="Arial" w:cs="Arial"/>
          <w:b/>
          <w:bCs/>
          <w:sz w:val="22"/>
          <w:szCs w:val="22"/>
        </w:rPr>
        <w:fldChar w:fldCharType="separate"/>
      </w:r>
      <w:r w:rsidR="00887B2E" w:rsidRPr="00887B2E">
        <w:rPr>
          <w:rFonts w:ascii="Arial" w:eastAsiaTheme="minorHAnsi" w:hAnsi="Arial" w:cs="Arial"/>
          <w:sz w:val="22"/>
        </w:rPr>
        <w:t>[1]</w:t>
      </w:r>
      <w:r w:rsidR="00887B2E" w:rsidRPr="00887B2E">
        <w:rPr>
          <w:rFonts w:ascii="Arial" w:eastAsiaTheme="minorHAnsi" w:hAnsi="Arial" w:cs="Arial"/>
          <w:sz w:val="22"/>
        </w:rPr>
        <w:tab/>
        <w:t xml:space="preserve">S. Silva, N. Arinaminpathy, R. Atun, E. Goosby, and M. Reid, “Economic impact of tuberculosis mortality in 120 countries and the cost of not achieving the Sustainable Development Goals tuberculosis targets: a full-income analysis,” </w:t>
      </w:r>
      <w:r w:rsidR="00887B2E" w:rsidRPr="00887B2E">
        <w:rPr>
          <w:rFonts w:ascii="Arial" w:eastAsiaTheme="minorHAnsi" w:hAnsi="Arial" w:cs="Arial"/>
          <w:i/>
          <w:iCs/>
          <w:sz w:val="22"/>
        </w:rPr>
        <w:t>Lancet Glob. Health</w:t>
      </w:r>
      <w:r w:rsidR="00887B2E" w:rsidRPr="00887B2E">
        <w:rPr>
          <w:rFonts w:ascii="Arial" w:eastAsiaTheme="minorHAnsi" w:hAnsi="Arial" w:cs="Arial"/>
          <w:sz w:val="22"/>
        </w:rPr>
        <w:t>, vol. 9, no. 10, pp. e1372–e1379, Oct. 2021, doi: 10.1016/S2214-109X(21)00299-0.</w:t>
      </w:r>
    </w:p>
    <w:p w14:paraId="78D8961C"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lastRenderedPageBreak/>
        <w:t>[2]</w:t>
      </w:r>
      <w:r w:rsidRPr="00887B2E">
        <w:rPr>
          <w:rFonts w:ascii="Arial" w:eastAsiaTheme="minorHAnsi" w:hAnsi="Arial" w:cs="Arial"/>
          <w:sz w:val="22"/>
        </w:rPr>
        <w:tab/>
        <w:t>CDC, “Provisional 2024 Tuberculosis Data, United States,” Tuberculosis Data. Accessed: Aug. 14, 2025. [Online]. Available: https://www.cdc.gov/tb-data/2024-provisional/index.html</w:t>
      </w:r>
    </w:p>
    <w:p w14:paraId="2803AF2D"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[3]</w:t>
      </w:r>
      <w:r w:rsidRPr="00887B2E">
        <w:rPr>
          <w:rFonts w:ascii="Arial" w:eastAsiaTheme="minorHAnsi" w:hAnsi="Arial" w:cs="Arial"/>
          <w:sz w:val="22"/>
        </w:rPr>
        <w:tab/>
        <w:t xml:space="preserve">S. M. Marks and C. A. Winston, “Estimated treatment costs for multidrug-resistant TB in the United States,” </w:t>
      </w:r>
      <w:r w:rsidRPr="00887B2E">
        <w:rPr>
          <w:rFonts w:ascii="Arial" w:eastAsiaTheme="minorHAnsi" w:hAnsi="Arial" w:cs="Arial"/>
          <w:i/>
          <w:iCs/>
          <w:sz w:val="22"/>
        </w:rPr>
        <w:t>Int. J. Tuberc. Lung Dis. Off. J. Int. Union Tuberc. Lung Dis.</w:t>
      </w:r>
      <w:r w:rsidRPr="00887B2E">
        <w:rPr>
          <w:rFonts w:ascii="Arial" w:eastAsiaTheme="minorHAnsi" w:hAnsi="Arial" w:cs="Arial"/>
          <w:sz w:val="22"/>
        </w:rPr>
        <w:t>, vol. 28, no. 4, pp. 214–215, Apr. 2024, doi: 10.5588/ijtld.23.0621.</w:t>
      </w:r>
    </w:p>
    <w:p w14:paraId="306426B1"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[4]</w:t>
      </w:r>
      <w:r w:rsidRPr="00887B2E">
        <w:rPr>
          <w:rFonts w:ascii="Arial" w:eastAsiaTheme="minorHAnsi" w:hAnsi="Arial" w:cs="Arial"/>
          <w:sz w:val="22"/>
        </w:rPr>
        <w:tab/>
        <w:t xml:space="preserve">D. Falzon, M. Zignol, M. Bastard, K. Floyd, and T. Kasaeva, “The impact of the COVID-19 pandemic on the global tuberculosis epidemic,” </w:t>
      </w:r>
      <w:r w:rsidRPr="00887B2E">
        <w:rPr>
          <w:rFonts w:ascii="Arial" w:eastAsiaTheme="minorHAnsi" w:hAnsi="Arial" w:cs="Arial"/>
          <w:i/>
          <w:iCs/>
          <w:sz w:val="22"/>
        </w:rPr>
        <w:t>Front. Immunol.</w:t>
      </w:r>
      <w:r w:rsidRPr="00887B2E">
        <w:rPr>
          <w:rFonts w:ascii="Arial" w:eastAsiaTheme="minorHAnsi" w:hAnsi="Arial" w:cs="Arial"/>
          <w:sz w:val="22"/>
        </w:rPr>
        <w:t>, vol. 14, p. 1234785, Aug. 2023, doi: 10.3389/fimmu.2023.1234785.</w:t>
      </w:r>
    </w:p>
    <w:p w14:paraId="0D2D29DF"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[5]</w:t>
      </w:r>
      <w:r w:rsidRPr="00887B2E">
        <w:rPr>
          <w:rFonts w:ascii="Arial" w:eastAsiaTheme="minorHAnsi" w:hAnsi="Arial" w:cs="Arial"/>
          <w:sz w:val="22"/>
        </w:rPr>
        <w:tab/>
        <w:t xml:space="preserve">N. A. Menzies </w:t>
      </w:r>
      <w:r w:rsidRPr="00887B2E">
        <w:rPr>
          <w:rFonts w:ascii="Arial" w:eastAsiaTheme="minorHAnsi" w:hAnsi="Arial" w:cs="Arial"/>
          <w:i/>
          <w:iCs/>
          <w:sz w:val="22"/>
        </w:rPr>
        <w:t>et al.</w:t>
      </w:r>
      <w:r w:rsidRPr="00887B2E">
        <w:rPr>
          <w:rFonts w:ascii="Arial" w:eastAsiaTheme="minorHAnsi" w:hAnsi="Arial" w:cs="Arial"/>
          <w:sz w:val="22"/>
        </w:rPr>
        <w:t xml:space="preserve">, “Time Since Infection and Risks of Future Disease for Individuals with Mycobacterium tuberculosis Infection in the United States,” </w:t>
      </w:r>
      <w:r w:rsidRPr="00887B2E">
        <w:rPr>
          <w:rFonts w:ascii="Arial" w:eastAsiaTheme="minorHAnsi" w:hAnsi="Arial" w:cs="Arial"/>
          <w:i/>
          <w:iCs/>
          <w:sz w:val="22"/>
        </w:rPr>
        <w:t>Epidemiol. Camb. Mass</w:t>
      </w:r>
      <w:r w:rsidRPr="00887B2E">
        <w:rPr>
          <w:rFonts w:ascii="Arial" w:eastAsiaTheme="minorHAnsi" w:hAnsi="Arial" w:cs="Arial"/>
          <w:sz w:val="22"/>
        </w:rPr>
        <w:t>, vol. 32, no. 1, pp. 70–78, Jan. 2021, doi: 10.1097/EDE.0000000000001271.</w:t>
      </w:r>
    </w:p>
    <w:p w14:paraId="18AC1420"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[6]</w:t>
      </w:r>
      <w:r w:rsidRPr="00887B2E">
        <w:rPr>
          <w:rFonts w:ascii="Arial" w:eastAsiaTheme="minorHAnsi" w:hAnsi="Arial" w:cs="Arial"/>
          <w:sz w:val="22"/>
        </w:rPr>
        <w:tab/>
        <w:t xml:space="preserve">M. A. Behr, P. H. Edelstein, and L. Ramakrishnan, “Revisiting the timetable of tuberculosis,” </w:t>
      </w:r>
      <w:r w:rsidRPr="00887B2E">
        <w:rPr>
          <w:rFonts w:ascii="Arial" w:eastAsiaTheme="minorHAnsi" w:hAnsi="Arial" w:cs="Arial"/>
          <w:i/>
          <w:iCs/>
          <w:sz w:val="22"/>
        </w:rPr>
        <w:t>BMJ</w:t>
      </w:r>
      <w:r w:rsidRPr="00887B2E">
        <w:rPr>
          <w:rFonts w:ascii="Arial" w:eastAsiaTheme="minorHAnsi" w:hAnsi="Arial" w:cs="Arial"/>
          <w:sz w:val="22"/>
        </w:rPr>
        <w:t>, vol. 362, p. k2738, Aug. 2018, doi: 10.1136/bmj.k2738.</w:t>
      </w:r>
    </w:p>
    <w:p w14:paraId="1C8CC760"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[7]</w:t>
      </w:r>
      <w:r w:rsidRPr="00887B2E">
        <w:rPr>
          <w:rFonts w:ascii="Arial" w:eastAsiaTheme="minorHAnsi" w:hAnsi="Arial" w:cs="Arial"/>
          <w:sz w:val="22"/>
        </w:rPr>
        <w:tab/>
        <w:t xml:space="preserve">H. G. Wiker, T. Mustafa, G. A. Bjune, and M. Harboe, “Evidence for waning of latency in a cohort study of tuberculosis,” </w:t>
      </w:r>
      <w:r w:rsidRPr="00887B2E">
        <w:rPr>
          <w:rFonts w:ascii="Arial" w:eastAsiaTheme="minorHAnsi" w:hAnsi="Arial" w:cs="Arial"/>
          <w:i/>
          <w:iCs/>
          <w:sz w:val="22"/>
        </w:rPr>
        <w:t>BMC Infect. Dis.</w:t>
      </w:r>
      <w:r w:rsidRPr="00887B2E">
        <w:rPr>
          <w:rFonts w:ascii="Arial" w:eastAsiaTheme="minorHAnsi" w:hAnsi="Arial" w:cs="Arial"/>
          <w:sz w:val="22"/>
        </w:rPr>
        <w:t>, vol. 10, no. 1, p. 37, Feb. 2010, doi: 10.1186/1471-2334-10-37.</w:t>
      </w:r>
    </w:p>
    <w:p w14:paraId="5FC966BE"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[8]</w:t>
      </w:r>
      <w:r w:rsidRPr="00887B2E">
        <w:rPr>
          <w:rFonts w:ascii="Arial" w:eastAsiaTheme="minorHAnsi" w:hAnsi="Arial" w:cs="Arial"/>
          <w:sz w:val="22"/>
        </w:rPr>
        <w:tab/>
        <w:t xml:space="preserve">C. A. M. Mpande </w:t>
      </w:r>
      <w:r w:rsidRPr="00887B2E">
        <w:rPr>
          <w:rFonts w:ascii="Arial" w:eastAsiaTheme="minorHAnsi" w:hAnsi="Arial" w:cs="Arial"/>
          <w:i/>
          <w:iCs/>
          <w:sz w:val="22"/>
        </w:rPr>
        <w:t>et al.</w:t>
      </w:r>
      <w:r w:rsidRPr="00887B2E">
        <w:rPr>
          <w:rFonts w:ascii="Arial" w:eastAsiaTheme="minorHAnsi" w:hAnsi="Arial" w:cs="Arial"/>
          <w:sz w:val="22"/>
        </w:rPr>
        <w:t xml:space="preserve">, “Immune profiling of Mycobacterium tuberculosis-specific T cells in recent and remote infection,” </w:t>
      </w:r>
      <w:r w:rsidRPr="00887B2E">
        <w:rPr>
          <w:rFonts w:ascii="Arial" w:eastAsiaTheme="minorHAnsi" w:hAnsi="Arial" w:cs="Arial"/>
          <w:i/>
          <w:iCs/>
          <w:sz w:val="22"/>
        </w:rPr>
        <w:t>EBioMedicine</w:t>
      </w:r>
      <w:r w:rsidRPr="00887B2E">
        <w:rPr>
          <w:rFonts w:ascii="Arial" w:eastAsiaTheme="minorHAnsi" w:hAnsi="Arial" w:cs="Arial"/>
          <w:sz w:val="22"/>
        </w:rPr>
        <w:t>, vol. 64, p. 103233, Feb. 2021, doi: 10.1016/j.ebiom.2021.103233.</w:t>
      </w:r>
    </w:p>
    <w:p w14:paraId="4C77820E"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[9]</w:t>
      </w:r>
      <w:r w:rsidRPr="00887B2E">
        <w:rPr>
          <w:rFonts w:ascii="Arial" w:eastAsiaTheme="minorHAnsi" w:hAnsi="Arial" w:cs="Arial"/>
          <w:sz w:val="22"/>
        </w:rPr>
        <w:tab/>
        <w:t xml:space="preserve">C. A. M. Mpande </w:t>
      </w:r>
      <w:r w:rsidRPr="00887B2E">
        <w:rPr>
          <w:rFonts w:ascii="Arial" w:eastAsiaTheme="minorHAnsi" w:hAnsi="Arial" w:cs="Arial"/>
          <w:i/>
          <w:iCs/>
          <w:sz w:val="22"/>
        </w:rPr>
        <w:t>et al.</w:t>
      </w:r>
      <w:r w:rsidRPr="00887B2E">
        <w:rPr>
          <w:rFonts w:ascii="Arial" w:eastAsiaTheme="minorHAnsi" w:hAnsi="Arial" w:cs="Arial"/>
          <w:sz w:val="22"/>
        </w:rPr>
        <w:t xml:space="preserve">, “Antigen-Specific T-Cell Activation Distinguishes between Recent and Remote Tuberculosis Infection,” </w:t>
      </w:r>
      <w:r w:rsidRPr="00887B2E">
        <w:rPr>
          <w:rFonts w:ascii="Arial" w:eastAsiaTheme="minorHAnsi" w:hAnsi="Arial" w:cs="Arial"/>
          <w:i/>
          <w:iCs/>
          <w:sz w:val="22"/>
        </w:rPr>
        <w:t>Am. J. Respir. Crit. Care Med.</w:t>
      </w:r>
      <w:r w:rsidRPr="00887B2E">
        <w:rPr>
          <w:rFonts w:ascii="Arial" w:eastAsiaTheme="minorHAnsi" w:hAnsi="Arial" w:cs="Arial"/>
          <w:sz w:val="22"/>
        </w:rPr>
        <w:t>, vol. 203, no. 12, pp. 1556–1565, June 2021, doi: 10.1164/rccm.202007-2686OC.</w:t>
      </w:r>
    </w:p>
    <w:p w14:paraId="1FC536AB"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[10]</w:t>
      </w:r>
      <w:r w:rsidRPr="00887B2E">
        <w:rPr>
          <w:rFonts w:ascii="Arial" w:eastAsiaTheme="minorHAnsi" w:hAnsi="Arial" w:cs="Arial"/>
          <w:sz w:val="22"/>
        </w:rPr>
        <w:tab/>
        <w:t xml:space="preserve">T. J. Scriba </w:t>
      </w:r>
      <w:r w:rsidRPr="00887B2E">
        <w:rPr>
          <w:rFonts w:ascii="Arial" w:eastAsiaTheme="minorHAnsi" w:hAnsi="Arial" w:cs="Arial"/>
          <w:i/>
          <w:iCs/>
          <w:sz w:val="22"/>
        </w:rPr>
        <w:t>et al.</w:t>
      </w:r>
      <w:r w:rsidRPr="00887B2E">
        <w:rPr>
          <w:rFonts w:ascii="Arial" w:eastAsiaTheme="minorHAnsi" w:hAnsi="Arial" w:cs="Arial"/>
          <w:sz w:val="22"/>
        </w:rPr>
        <w:t xml:space="preserve">, “Sequential inflammatory processes define human progression from M. tuberculosis infection to tuberculosis disease,” </w:t>
      </w:r>
      <w:r w:rsidRPr="00887B2E">
        <w:rPr>
          <w:rFonts w:ascii="Arial" w:eastAsiaTheme="minorHAnsi" w:hAnsi="Arial" w:cs="Arial"/>
          <w:i/>
          <w:iCs/>
          <w:sz w:val="22"/>
        </w:rPr>
        <w:t>PLOS Pathog.</w:t>
      </w:r>
      <w:r w:rsidRPr="00887B2E">
        <w:rPr>
          <w:rFonts w:ascii="Arial" w:eastAsiaTheme="minorHAnsi" w:hAnsi="Arial" w:cs="Arial"/>
          <w:sz w:val="22"/>
        </w:rPr>
        <w:t>, vol. 13, no. 11, p. e1006687, Nov. 2017, doi: 10.1371/journal.ppat.1006687.</w:t>
      </w:r>
    </w:p>
    <w:p w14:paraId="6BCF00F4"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[11]</w:t>
      </w:r>
      <w:r w:rsidRPr="00887B2E">
        <w:rPr>
          <w:rFonts w:ascii="Arial" w:eastAsiaTheme="minorHAnsi" w:hAnsi="Arial" w:cs="Arial"/>
          <w:sz w:val="22"/>
        </w:rPr>
        <w:tab/>
        <w:t>“An investment case for new tuberculosis vaccines.” Accessed: Feb. 08, 2023. [Online]. Available: https://www.who.int/publications-detail-redirect/9789240064690</w:t>
      </w:r>
    </w:p>
    <w:p w14:paraId="7F6491BD"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[12]</w:t>
      </w:r>
      <w:r w:rsidRPr="00887B2E">
        <w:rPr>
          <w:rFonts w:ascii="Arial" w:eastAsiaTheme="minorHAnsi" w:hAnsi="Arial" w:cs="Arial"/>
          <w:sz w:val="22"/>
        </w:rPr>
        <w:tab/>
        <w:t>“Consensus Meeting Report: Development of a Target Product Profile (TPP) and a framework for evaluation for a test for predicting progression from tuberculosis infection to active disease.” Accessed: Aug. 15, 2025. [Online]. Available: https://www.who.int/publications/i/item/WHO-HTM-TB-2017.18</w:t>
      </w:r>
    </w:p>
    <w:p w14:paraId="5037FEAA"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[13]</w:t>
      </w:r>
      <w:r w:rsidRPr="00887B2E">
        <w:rPr>
          <w:rFonts w:ascii="Arial" w:eastAsiaTheme="minorHAnsi" w:hAnsi="Arial" w:cs="Arial"/>
          <w:sz w:val="22"/>
        </w:rPr>
        <w:tab/>
        <w:t xml:space="preserve">M. Musvosvi </w:t>
      </w:r>
      <w:r w:rsidRPr="00887B2E">
        <w:rPr>
          <w:rFonts w:ascii="Arial" w:eastAsiaTheme="minorHAnsi" w:hAnsi="Arial" w:cs="Arial"/>
          <w:i/>
          <w:iCs/>
          <w:sz w:val="22"/>
        </w:rPr>
        <w:t>et al.</w:t>
      </w:r>
      <w:r w:rsidRPr="00887B2E">
        <w:rPr>
          <w:rFonts w:ascii="Arial" w:eastAsiaTheme="minorHAnsi" w:hAnsi="Arial" w:cs="Arial"/>
          <w:sz w:val="22"/>
        </w:rPr>
        <w:t xml:space="preserve">, “T-cell biomarkers for diagnosis of tuberculosis: candidate evaluation by a simple whole blood assay for clinical translation,” </w:t>
      </w:r>
      <w:r w:rsidRPr="00887B2E">
        <w:rPr>
          <w:rFonts w:ascii="Arial" w:eastAsiaTheme="minorHAnsi" w:hAnsi="Arial" w:cs="Arial"/>
          <w:i/>
          <w:iCs/>
          <w:sz w:val="22"/>
        </w:rPr>
        <w:t>Eur. Respir. J.</w:t>
      </w:r>
      <w:r w:rsidRPr="00887B2E">
        <w:rPr>
          <w:rFonts w:ascii="Arial" w:eastAsiaTheme="minorHAnsi" w:hAnsi="Arial" w:cs="Arial"/>
          <w:sz w:val="22"/>
        </w:rPr>
        <w:t>, vol. 51, no. 3, p. 1800153, Mar. 2018, doi: 10.1183/13993003.00153-2018.</w:t>
      </w:r>
    </w:p>
    <w:p w14:paraId="0F31951B"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[14]</w:t>
      </w:r>
      <w:r w:rsidRPr="00887B2E">
        <w:rPr>
          <w:rFonts w:ascii="Arial" w:eastAsiaTheme="minorHAnsi" w:hAnsi="Arial" w:cs="Arial"/>
          <w:sz w:val="22"/>
        </w:rPr>
        <w:tab/>
        <w:t xml:space="preserve">M. Musvosvi </w:t>
      </w:r>
      <w:r w:rsidRPr="00887B2E">
        <w:rPr>
          <w:rFonts w:ascii="Arial" w:eastAsiaTheme="minorHAnsi" w:hAnsi="Arial" w:cs="Arial"/>
          <w:i/>
          <w:iCs/>
          <w:sz w:val="22"/>
        </w:rPr>
        <w:t>et al.</w:t>
      </w:r>
      <w:r w:rsidRPr="00887B2E">
        <w:rPr>
          <w:rFonts w:ascii="Arial" w:eastAsiaTheme="minorHAnsi" w:hAnsi="Arial" w:cs="Arial"/>
          <w:sz w:val="22"/>
        </w:rPr>
        <w:t xml:space="preserve">, “T cell receptor repertoires associated with control and disease progression following Mycobacterium tuberculosis infection,” </w:t>
      </w:r>
      <w:r w:rsidRPr="00887B2E">
        <w:rPr>
          <w:rFonts w:ascii="Arial" w:eastAsiaTheme="minorHAnsi" w:hAnsi="Arial" w:cs="Arial"/>
          <w:i/>
          <w:iCs/>
          <w:sz w:val="22"/>
        </w:rPr>
        <w:t>Nat. Med.</w:t>
      </w:r>
      <w:r w:rsidRPr="00887B2E">
        <w:rPr>
          <w:rFonts w:ascii="Arial" w:eastAsiaTheme="minorHAnsi" w:hAnsi="Arial" w:cs="Arial"/>
          <w:sz w:val="22"/>
        </w:rPr>
        <w:t>, vol. 29, no. 1, pp. 258–269, Jan. 2023, doi: 10.1038/s41591-022-02110-9.</w:t>
      </w:r>
    </w:p>
    <w:p w14:paraId="7C31DC03"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[15]</w:t>
      </w:r>
      <w:r w:rsidRPr="00887B2E">
        <w:rPr>
          <w:rFonts w:ascii="Arial" w:eastAsiaTheme="minorHAnsi" w:hAnsi="Arial" w:cs="Arial"/>
          <w:sz w:val="22"/>
        </w:rPr>
        <w:tab/>
        <w:t xml:space="preserve">L. L. Lu </w:t>
      </w:r>
      <w:r w:rsidRPr="00887B2E">
        <w:rPr>
          <w:rFonts w:ascii="Arial" w:eastAsiaTheme="minorHAnsi" w:hAnsi="Arial" w:cs="Arial"/>
          <w:i/>
          <w:iCs/>
          <w:sz w:val="22"/>
        </w:rPr>
        <w:t>et al.</w:t>
      </w:r>
      <w:r w:rsidRPr="00887B2E">
        <w:rPr>
          <w:rFonts w:ascii="Arial" w:eastAsiaTheme="minorHAnsi" w:hAnsi="Arial" w:cs="Arial"/>
          <w:sz w:val="22"/>
        </w:rPr>
        <w:t xml:space="preserve">, “IFN-γ-independent immune markers of Mycobacterium tuberculosis exposure,” </w:t>
      </w:r>
      <w:r w:rsidRPr="00887B2E">
        <w:rPr>
          <w:rFonts w:ascii="Arial" w:eastAsiaTheme="minorHAnsi" w:hAnsi="Arial" w:cs="Arial"/>
          <w:i/>
          <w:iCs/>
          <w:sz w:val="22"/>
        </w:rPr>
        <w:t>Nat. Med.</w:t>
      </w:r>
      <w:r w:rsidRPr="00887B2E">
        <w:rPr>
          <w:rFonts w:ascii="Arial" w:eastAsiaTheme="minorHAnsi" w:hAnsi="Arial" w:cs="Arial"/>
          <w:sz w:val="22"/>
        </w:rPr>
        <w:t>, vol. 25, no. 6, pp. 977–987, June 2019, doi: 10.1038/s41591-019-0441-3.</w:t>
      </w:r>
    </w:p>
    <w:p w14:paraId="1FD24991"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[16]</w:t>
      </w:r>
      <w:r w:rsidRPr="00887B2E">
        <w:rPr>
          <w:rFonts w:ascii="Arial" w:eastAsiaTheme="minorHAnsi" w:hAnsi="Arial" w:cs="Arial"/>
          <w:sz w:val="22"/>
        </w:rPr>
        <w:tab/>
        <w:t xml:space="preserve">C. M. Stein </w:t>
      </w:r>
      <w:r w:rsidRPr="00887B2E">
        <w:rPr>
          <w:rFonts w:ascii="Arial" w:eastAsiaTheme="minorHAnsi" w:hAnsi="Arial" w:cs="Arial"/>
          <w:i/>
          <w:iCs/>
          <w:sz w:val="22"/>
        </w:rPr>
        <w:t>et al.</w:t>
      </w:r>
      <w:r w:rsidRPr="00887B2E">
        <w:rPr>
          <w:rFonts w:ascii="Arial" w:eastAsiaTheme="minorHAnsi" w:hAnsi="Arial" w:cs="Arial"/>
          <w:sz w:val="22"/>
        </w:rPr>
        <w:t xml:space="preserve">, “Long-term Stability of Resistance to Latent Mycobacterium tuberculosis Infection in Highly Exposed Tuberculosis Household Contacts in Kampala, Uganda,” </w:t>
      </w:r>
      <w:r w:rsidRPr="00887B2E">
        <w:rPr>
          <w:rFonts w:ascii="Arial" w:eastAsiaTheme="minorHAnsi" w:hAnsi="Arial" w:cs="Arial"/>
          <w:i/>
          <w:iCs/>
          <w:sz w:val="22"/>
        </w:rPr>
        <w:t>Clin. Infect. Dis. Off. Publ. Infect. Dis. Soc. Am.</w:t>
      </w:r>
      <w:r w:rsidRPr="00887B2E">
        <w:rPr>
          <w:rFonts w:ascii="Arial" w:eastAsiaTheme="minorHAnsi" w:hAnsi="Arial" w:cs="Arial"/>
          <w:sz w:val="22"/>
        </w:rPr>
        <w:t>, vol. 68, no. 10, pp. 1705–1712, May 2019, doi: 10.1093/cid/ciy751.</w:t>
      </w:r>
    </w:p>
    <w:p w14:paraId="615CF77F"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[17]</w:t>
      </w:r>
      <w:r w:rsidRPr="00887B2E">
        <w:rPr>
          <w:rFonts w:ascii="Arial" w:eastAsiaTheme="minorHAnsi" w:hAnsi="Arial" w:cs="Arial"/>
          <w:sz w:val="22"/>
        </w:rPr>
        <w:tab/>
        <w:t xml:space="preserve">J. R. Andrews </w:t>
      </w:r>
      <w:r w:rsidRPr="00887B2E">
        <w:rPr>
          <w:rFonts w:ascii="Arial" w:eastAsiaTheme="minorHAnsi" w:hAnsi="Arial" w:cs="Arial"/>
          <w:i/>
          <w:iCs/>
          <w:sz w:val="22"/>
        </w:rPr>
        <w:t>et al.</w:t>
      </w:r>
      <w:r w:rsidRPr="00887B2E">
        <w:rPr>
          <w:rFonts w:ascii="Arial" w:eastAsiaTheme="minorHAnsi" w:hAnsi="Arial" w:cs="Arial"/>
          <w:sz w:val="22"/>
        </w:rPr>
        <w:t xml:space="preserve">, “The dynamics of QuantiFERON-TB gold in-tube conversion and reversion in a cohort of South African adolescents,” </w:t>
      </w:r>
      <w:r w:rsidRPr="00887B2E">
        <w:rPr>
          <w:rFonts w:ascii="Arial" w:eastAsiaTheme="minorHAnsi" w:hAnsi="Arial" w:cs="Arial"/>
          <w:i/>
          <w:iCs/>
          <w:sz w:val="22"/>
        </w:rPr>
        <w:t>Am. J. Respir. Crit. Care Med.</w:t>
      </w:r>
      <w:r w:rsidRPr="00887B2E">
        <w:rPr>
          <w:rFonts w:ascii="Arial" w:eastAsiaTheme="minorHAnsi" w:hAnsi="Arial" w:cs="Arial"/>
          <w:sz w:val="22"/>
        </w:rPr>
        <w:t>, vol. 191, no. 5, pp. 584–591, Mar. 2015, doi: 10.1164/rccm.201409-1704OC.</w:t>
      </w:r>
    </w:p>
    <w:p w14:paraId="468FA957"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[18]</w:t>
      </w:r>
      <w:r w:rsidRPr="00887B2E">
        <w:rPr>
          <w:rFonts w:ascii="Arial" w:eastAsiaTheme="minorHAnsi" w:hAnsi="Arial" w:cs="Arial"/>
          <w:sz w:val="22"/>
        </w:rPr>
        <w:tab/>
        <w:t xml:space="preserve">D. W. Dowdy and M. A. Behr, “Are we underestimating the annual risk of infection with Mycobacterium tuberculosis in high-burden settings?,” </w:t>
      </w:r>
      <w:r w:rsidRPr="00887B2E">
        <w:rPr>
          <w:rFonts w:ascii="Arial" w:eastAsiaTheme="minorHAnsi" w:hAnsi="Arial" w:cs="Arial"/>
          <w:i/>
          <w:iCs/>
          <w:sz w:val="22"/>
        </w:rPr>
        <w:t>Lancet Infect. Dis.</w:t>
      </w:r>
      <w:r w:rsidRPr="00887B2E">
        <w:rPr>
          <w:rFonts w:ascii="Arial" w:eastAsiaTheme="minorHAnsi" w:hAnsi="Arial" w:cs="Arial"/>
          <w:sz w:val="22"/>
        </w:rPr>
        <w:t>, vol. 22, no. 9, pp. e271–e278, Sept. 2022, doi: 10.1016/S1473-3099(22)00153-0.</w:t>
      </w:r>
    </w:p>
    <w:p w14:paraId="10603F28"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[19]</w:t>
      </w:r>
      <w:r w:rsidRPr="00887B2E">
        <w:rPr>
          <w:rFonts w:ascii="Arial" w:eastAsiaTheme="minorHAnsi" w:hAnsi="Arial" w:cs="Arial"/>
          <w:sz w:val="22"/>
        </w:rPr>
        <w:tab/>
        <w:t xml:space="preserve">B. Patterson, S. Hermans, R. Wood, and F. Cobelens, “Quantification of tuberculosis exposure in a high-burdened setting,” </w:t>
      </w:r>
      <w:r w:rsidRPr="00887B2E">
        <w:rPr>
          <w:rFonts w:ascii="Arial" w:eastAsiaTheme="minorHAnsi" w:hAnsi="Arial" w:cs="Arial"/>
          <w:i/>
          <w:iCs/>
          <w:sz w:val="22"/>
        </w:rPr>
        <w:t>Sci. Rep.</w:t>
      </w:r>
      <w:r w:rsidRPr="00887B2E">
        <w:rPr>
          <w:rFonts w:ascii="Arial" w:eastAsiaTheme="minorHAnsi" w:hAnsi="Arial" w:cs="Arial"/>
          <w:sz w:val="22"/>
        </w:rPr>
        <w:t>, vol. 15, no. 1, p. 22687, July 2025, doi: 10.1038/s41598-024-81558-w.</w:t>
      </w:r>
    </w:p>
    <w:p w14:paraId="57639F1F"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[20]</w:t>
      </w:r>
      <w:r w:rsidRPr="00887B2E">
        <w:rPr>
          <w:rFonts w:ascii="Arial" w:eastAsiaTheme="minorHAnsi" w:hAnsi="Arial" w:cs="Arial"/>
          <w:sz w:val="22"/>
        </w:rPr>
        <w:tab/>
        <w:t xml:space="preserve">H. L. Rieder, </w:t>
      </w:r>
      <w:r w:rsidRPr="00887B2E">
        <w:rPr>
          <w:rFonts w:ascii="Arial" w:eastAsiaTheme="minorHAnsi" w:hAnsi="Arial" w:cs="Arial"/>
          <w:i/>
          <w:iCs/>
          <w:sz w:val="22"/>
        </w:rPr>
        <w:t>The Epidemiologic Basis of TB Control</w:t>
      </w:r>
      <w:r w:rsidRPr="00887B2E">
        <w:rPr>
          <w:rFonts w:ascii="Arial" w:eastAsiaTheme="minorHAnsi" w:hAnsi="Arial" w:cs="Arial"/>
          <w:sz w:val="22"/>
        </w:rPr>
        <w:t>. International Union against Tuberculosis and Lung Disease, 1999.</w:t>
      </w:r>
    </w:p>
    <w:p w14:paraId="23DC4DF1"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[21]</w:t>
      </w:r>
      <w:r w:rsidRPr="00887B2E">
        <w:rPr>
          <w:rFonts w:ascii="Arial" w:eastAsiaTheme="minorHAnsi" w:hAnsi="Arial" w:cs="Arial"/>
          <w:sz w:val="22"/>
        </w:rPr>
        <w:tab/>
        <w:t xml:space="preserve">F. Getnet, M. Demissie, N. Assefa, B. Mengistie, and A. Worku, “Delay in diagnosis of pulmonary tuberculosis in low-and middle-income settings: systematic review and meta-analysis,” </w:t>
      </w:r>
      <w:r w:rsidRPr="00887B2E">
        <w:rPr>
          <w:rFonts w:ascii="Arial" w:eastAsiaTheme="minorHAnsi" w:hAnsi="Arial" w:cs="Arial"/>
          <w:i/>
          <w:iCs/>
          <w:sz w:val="22"/>
        </w:rPr>
        <w:t>BMC Pulm. Med.</w:t>
      </w:r>
      <w:r w:rsidRPr="00887B2E">
        <w:rPr>
          <w:rFonts w:ascii="Arial" w:eastAsiaTheme="minorHAnsi" w:hAnsi="Arial" w:cs="Arial"/>
          <w:sz w:val="22"/>
        </w:rPr>
        <w:t>, vol. 17, no. 1, p. 202, Dec. 2017, doi: 10.1186/s12890-017-0551-y.</w:t>
      </w:r>
    </w:p>
    <w:p w14:paraId="55A6DCAF"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[22]</w:t>
      </w:r>
      <w:r w:rsidRPr="00887B2E">
        <w:rPr>
          <w:rFonts w:ascii="Arial" w:eastAsiaTheme="minorHAnsi" w:hAnsi="Arial" w:cs="Arial"/>
          <w:sz w:val="22"/>
        </w:rPr>
        <w:tab/>
        <w:t xml:space="preserve">C. T. Sreeramareddy, K. V. Panduru, J. Menten, and J. Van den Ende, “Time delays in diagnosis of pulmonary tuberculosis: a systematic review of literature,” </w:t>
      </w:r>
      <w:r w:rsidRPr="00887B2E">
        <w:rPr>
          <w:rFonts w:ascii="Arial" w:eastAsiaTheme="minorHAnsi" w:hAnsi="Arial" w:cs="Arial"/>
          <w:i/>
          <w:iCs/>
          <w:sz w:val="22"/>
        </w:rPr>
        <w:t>BMC Infect. Dis.</w:t>
      </w:r>
      <w:r w:rsidRPr="00887B2E">
        <w:rPr>
          <w:rFonts w:ascii="Arial" w:eastAsiaTheme="minorHAnsi" w:hAnsi="Arial" w:cs="Arial"/>
          <w:sz w:val="22"/>
        </w:rPr>
        <w:t>, vol. 9, no. 1, p. 91, June 2009, doi: 10.1186/1471-2334-9-91.</w:t>
      </w:r>
    </w:p>
    <w:p w14:paraId="7D6D0002"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lastRenderedPageBreak/>
        <w:t>[23]</w:t>
      </w:r>
      <w:r w:rsidRPr="00887B2E">
        <w:rPr>
          <w:rFonts w:ascii="Arial" w:eastAsiaTheme="minorHAnsi" w:hAnsi="Arial" w:cs="Arial"/>
          <w:sz w:val="22"/>
        </w:rPr>
        <w:tab/>
        <w:t>“Global Tuberculosis Report 2024.” Accessed: Feb. 19, 2025. [Online]. Available: https://www.who.int/teams/global-tuberculosis-programme/tb-reports/global-tuberculosis-report-2024</w:t>
      </w:r>
    </w:p>
    <w:p w14:paraId="59A65625"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[24]</w:t>
      </w:r>
      <w:r w:rsidRPr="00887B2E">
        <w:rPr>
          <w:rFonts w:ascii="Arial" w:eastAsiaTheme="minorHAnsi" w:hAnsi="Arial" w:cs="Arial"/>
          <w:sz w:val="22"/>
        </w:rPr>
        <w:tab/>
        <w:t xml:space="preserve">A. K. J. Teo, S. R. Singh, K. Prem, L. Y. Hsu, and S. Yi, “Duration and determinants of delayed tuberculosis diagnosis and treatment in high-burden countries: a mixed-methods systematic review and meta-analysis,” </w:t>
      </w:r>
      <w:r w:rsidRPr="00887B2E">
        <w:rPr>
          <w:rFonts w:ascii="Arial" w:eastAsiaTheme="minorHAnsi" w:hAnsi="Arial" w:cs="Arial"/>
          <w:i/>
          <w:iCs/>
          <w:sz w:val="22"/>
        </w:rPr>
        <w:t>Respir. Res.</w:t>
      </w:r>
      <w:r w:rsidRPr="00887B2E">
        <w:rPr>
          <w:rFonts w:ascii="Arial" w:eastAsiaTheme="minorHAnsi" w:hAnsi="Arial" w:cs="Arial"/>
          <w:sz w:val="22"/>
        </w:rPr>
        <w:t>, vol. 22, no. 1, p. 251, Sept. 2021, doi: 10.1186/s12931-021-01841-6.</w:t>
      </w:r>
    </w:p>
    <w:p w14:paraId="5D43A839"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[25]</w:t>
      </w:r>
      <w:r w:rsidRPr="00887B2E">
        <w:rPr>
          <w:rFonts w:ascii="Arial" w:eastAsiaTheme="minorHAnsi" w:hAnsi="Arial" w:cs="Arial"/>
          <w:sz w:val="22"/>
        </w:rPr>
        <w:tab/>
        <w:t xml:space="preserve">J. C. Emery </w:t>
      </w:r>
      <w:r w:rsidRPr="00887B2E">
        <w:rPr>
          <w:rFonts w:ascii="Arial" w:eastAsiaTheme="minorHAnsi" w:hAnsi="Arial" w:cs="Arial"/>
          <w:i/>
          <w:iCs/>
          <w:sz w:val="22"/>
        </w:rPr>
        <w:t>et al.</w:t>
      </w:r>
      <w:r w:rsidRPr="00887B2E">
        <w:rPr>
          <w:rFonts w:ascii="Arial" w:eastAsiaTheme="minorHAnsi" w:hAnsi="Arial" w:cs="Arial"/>
          <w:sz w:val="22"/>
        </w:rPr>
        <w:t xml:space="preserve">, “Estimating the contribution of subclinical tuberculosis disease to transmission – an individual patient data analysis from prevalence surveys,” June 14, 2022, </w:t>
      </w:r>
      <w:r w:rsidRPr="00887B2E">
        <w:rPr>
          <w:rFonts w:ascii="Arial" w:eastAsiaTheme="minorHAnsi" w:hAnsi="Arial" w:cs="Arial"/>
          <w:i/>
          <w:iCs/>
          <w:sz w:val="22"/>
        </w:rPr>
        <w:t>medRxiv</w:t>
      </w:r>
      <w:r w:rsidRPr="00887B2E">
        <w:rPr>
          <w:rFonts w:ascii="Arial" w:eastAsiaTheme="minorHAnsi" w:hAnsi="Arial" w:cs="Arial"/>
          <w:sz w:val="22"/>
        </w:rPr>
        <w:t>. doi: 10.1101/2022.06.09.22276188.</w:t>
      </w:r>
    </w:p>
    <w:p w14:paraId="07998A4C"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[26]</w:t>
      </w:r>
      <w:r w:rsidRPr="00887B2E">
        <w:rPr>
          <w:rFonts w:ascii="Arial" w:eastAsiaTheme="minorHAnsi" w:hAnsi="Arial" w:cs="Arial"/>
          <w:sz w:val="22"/>
        </w:rPr>
        <w:tab/>
        <w:t xml:space="preserve">T. Sumner </w:t>
      </w:r>
      <w:r w:rsidRPr="00887B2E">
        <w:rPr>
          <w:rFonts w:ascii="Arial" w:eastAsiaTheme="minorHAnsi" w:hAnsi="Arial" w:cs="Arial"/>
          <w:i/>
          <w:iCs/>
          <w:sz w:val="22"/>
        </w:rPr>
        <w:t>et al.</w:t>
      </w:r>
      <w:r w:rsidRPr="00887B2E">
        <w:rPr>
          <w:rFonts w:ascii="Arial" w:eastAsiaTheme="minorHAnsi" w:hAnsi="Arial" w:cs="Arial"/>
          <w:sz w:val="22"/>
        </w:rPr>
        <w:t xml:space="preserve">, “Modelling the health and economic impacts of   M72/AS01E vaccination and BCG-revaccination: Estimates for South Africa,” </w:t>
      </w:r>
      <w:r w:rsidRPr="00887B2E">
        <w:rPr>
          <w:rFonts w:ascii="Arial" w:eastAsiaTheme="minorHAnsi" w:hAnsi="Arial" w:cs="Arial"/>
          <w:i/>
          <w:iCs/>
          <w:sz w:val="22"/>
        </w:rPr>
        <w:t>Vaccine</w:t>
      </w:r>
      <w:r w:rsidRPr="00887B2E">
        <w:rPr>
          <w:rFonts w:ascii="Arial" w:eastAsiaTheme="minorHAnsi" w:hAnsi="Arial" w:cs="Arial"/>
          <w:sz w:val="22"/>
        </w:rPr>
        <w:t>, vol. 42, no. 6, pp. 1311–1318, Feb. 2024, doi: 10.1016/j.vaccine.2024.01.072.</w:t>
      </w:r>
    </w:p>
    <w:p w14:paraId="285B3531"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[27]</w:t>
      </w:r>
      <w:r w:rsidRPr="00887B2E">
        <w:rPr>
          <w:rFonts w:ascii="Arial" w:eastAsiaTheme="minorHAnsi" w:hAnsi="Arial" w:cs="Arial"/>
          <w:sz w:val="22"/>
        </w:rPr>
        <w:tab/>
        <w:t xml:space="preserve">T. S. Ryckman, C. F. McQuaid, T. Cohen, N. A. Menzies, and E. A. Kendall, “Projected health and economic effects of a pan-tuberculosis treatment regimen: a modelling study,” </w:t>
      </w:r>
      <w:r w:rsidRPr="00887B2E">
        <w:rPr>
          <w:rFonts w:ascii="Arial" w:eastAsiaTheme="minorHAnsi" w:hAnsi="Arial" w:cs="Arial"/>
          <w:i/>
          <w:iCs/>
          <w:sz w:val="22"/>
        </w:rPr>
        <w:t>Lancet Glob. Health</w:t>
      </w:r>
      <w:r w:rsidRPr="00887B2E">
        <w:rPr>
          <w:rFonts w:ascii="Arial" w:eastAsiaTheme="minorHAnsi" w:hAnsi="Arial" w:cs="Arial"/>
          <w:sz w:val="22"/>
        </w:rPr>
        <w:t>, vol. 12, no. 10, pp. e1629–e1637, Aug. 2024, doi: 10.1016/S2214-109X(24)00284-5.</w:t>
      </w:r>
    </w:p>
    <w:p w14:paraId="4E145963"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[28]</w:t>
      </w:r>
      <w:r w:rsidRPr="00887B2E">
        <w:rPr>
          <w:rFonts w:ascii="Arial" w:eastAsiaTheme="minorHAnsi" w:hAnsi="Arial" w:cs="Arial"/>
          <w:sz w:val="22"/>
        </w:rPr>
        <w:tab/>
        <w:t xml:space="preserve">N. A. Menzies </w:t>
      </w:r>
      <w:r w:rsidRPr="00887B2E">
        <w:rPr>
          <w:rFonts w:ascii="Arial" w:eastAsiaTheme="minorHAnsi" w:hAnsi="Arial" w:cs="Arial"/>
          <w:i/>
          <w:iCs/>
          <w:sz w:val="22"/>
        </w:rPr>
        <w:t>et al.</w:t>
      </w:r>
      <w:r w:rsidRPr="00887B2E">
        <w:rPr>
          <w:rFonts w:ascii="Arial" w:eastAsiaTheme="minorHAnsi" w:hAnsi="Arial" w:cs="Arial"/>
          <w:sz w:val="22"/>
        </w:rPr>
        <w:t xml:space="preserve">, “Prospects for Tuberculosis Elimination in the United States: Results of a Transmission Dynamic Model,” </w:t>
      </w:r>
      <w:r w:rsidRPr="00887B2E">
        <w:rPr>
          <w:rFonts w:ascii="Arial" w:eastAsiaTheme="minorHAnsi" w:hAnsi="Arial" w:cs="Arial"/>
          <w:i/>
          <w:iCs/>
          <w:sz w:val="22"/>
        </w:rPr>
        <w:t>Am. J. Epidemiol.</w:t>
      </w:r>
      <w:r w:rsidRPr="00887B2E">
        <w:rPr>
          <w:rFonts w:ascii="Arial" w:eastAsiaTheme="minorHAnsi" w:hAnsi="Arial" w:cs="Arial"/>
          <w:sz w:val="22"/>
        </w:rPr>
        <w:t>, vol. 187, no. 9, pp. 2011–2020, Sept. 2018, doi: 10.1093/aje/kwy094.</w:t>
      </w:r>
    </w:p>
    <w:p w14:paraId="7DB61AD4"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[29]</w:t>
      </w:r>
      <w:r w:rsidRPr="00887B2E">
        <w:rPr>
          <w:rFonts w:ascii="Arial" w:eastAsiaTheme="minorHAnsi" w:hAnsi="Arial" w:cs="Arial"/>
          <w:sz w:val="22"/>
        </w:rPr>
        <w:tab/>
        <w:t xml:space="preserve">H. C. Warsinske </w:t>
      </w:r>
      <w:r w:rsidRPr="00887B2E">
        <w:rPr>
          <w:rFonts w:ascii="Arial" w:eastAsiaTheme="minorHAnsi" w:hAnsi="Arial" w:cs="Arial"/>
          <w:i/>
          <w:iCs/>
          <w:sz w:val="22"/>
        </w:rPr>
        <w:t>et al.</w:t>
      </w:r>
      <w:r w:rsidRPr="00887B2E">
        <w:rPr>
          <w:rFonts w:ascii="Arial" w:eastAsiaTheme="minorHAnsi" w:hAnsi="Arial" w:cs="Arial"/>
          <w:sz w:val="22"/>
        </w:rPr>
        <w:t xml:space="preserve">, “Assessment of Validity of a Blood-Based 3-Gene Signature Score for Progression and Diagnosis of Tuberculosis, Disease Severity, and Treatment Response,” </w:t>
      </w:r>
      <w:r w:rsidRPr="00887B2E">
        <w:rPr>
          <w:rFonts w:ascii="Arial" w:eastAsiaTheme="minorHAnsi" w:hAnsi="Arial" w:cs="Arial"/>
          <w:i/>
          <w:iCs/>
          <w:sz w:val="22"/>
        </w:rPr>
        <w:t>JAMA Netw. Open</w:t>
      </w:r>
      <w:r w:rsidRPr="00887B2E">
        <w:rPr>
          <w:rFonts w:ascii="Arial" w:eastAsiaTheme="minorHAnsi" w:hAnsi="Arial" w:cs="Arial"/>
          <w:sz w:val="22"/>
        </w:rPr>
        <w:t>, vol. 1, no. 6, p. e183779, Oct. 2018, doi: 10.1001/jamanetworkopen.2018.3779.</w:t>
      </w:r>
    </w:p>
    <w:p w14:paraId="4E303E7C" w14:textId="77777777" w:rsidR="00887B2E" w:rsidRPr="00887B2E" w:rsidRDefault="00887B2E" w:rsidP="00C61B94">
      <w:pPr>
        <w:pStyle w:val="Bibliography"/>
        <w:jc w:val="both"/>
        <w:rPr>
          <w:rFonts w:ascii="Arial" w:eastAsiaTheme="minorHAnsi" w:hAnsi="Arial" w:cs="Arial"/>
          <w:sz w:val="22"/>
        </w:rPr>
      </w:pPr>
      <w:r w:rsidRPr="00887B2E">
        <w:rPr>
          <w:rFonts w:ascii="Arial" w:eastAsiaTheme="minorHAnsi" w:hAnsi="Arial" w:cs="Arial"/>
          <w:sz w:val="22"/>
        </w:rPr>
        <w:t>[30]</w:t>
      </w:r>
      <w:r w:rsidRPr="00887B2E">
        <w:rPr>
          <w:rFonts w:ascii="Arial" w:eastAsiaTheme="minorHAnsi" w:hAnsi="Arial" w:cs="Arial"/>
          <w:sz w:val="22"/>
        </w:rPr>
        <w:tab/>
        <w:t xml:space="preserve">S. C. Mendelsohn </w:t>
      </w:r>
      <w:r w:rsidRPr="00887B2E">
        <w:rPr>
          <w:rFonts w:ascii="Arial" w:eastAsiaTheme="minorHAnsi" w:hAnsi="Arial" w:cs="Arial"/>
          <w:i/>
          <w:iCs/>
          <w:sz w:val="22"/>
        </w:rPr>
        <w:t>et al.</w:t>
      </w:r>
      <w:r w:rsidRPr="00887B2E">
        <w:rPr>
          <w:rFonts w:ascii="Arial" w:eastAsiaTheme="minorHAnsi" w:hAnsi="Arial" w:cs="Arial"/>
          <w:sz w:val="22"/>
        </w:rPr>
        <w:t xml:space="preserve">, “Prospective multicentre head-to-head validation of host blood transcriptomic biomarkers for pulmonary tuberculosis by real-time PCR,” </w:t>
      </w:r>
      <w:r w:rsidRPr="00887B2E">
        <w:rPr>
          <w:rFonts w:ascii="Arial" w:eastAsiaTheme="minorHAnsi" w:hAnsi="Arial" w:cs="Arial"/>
          <w:i/>
          <w:iCs/>
          <w:sz w:val="22"/>
        </w:rPr>
        <w:t>Commun. Med.</w:t>
      </w:r>
      <w:r w:rsidRPr="00887B2E">
        <w:rPr>
          <w:rFonts w:ascii="Arial" w:eastAsiaTheme="minorHAnsi" w:hAnsi="Arial" w:cs="Arial"/>
          <w:sz w:val="22"/>
        </w:rPr>
        <w:t>, vol. 2, no. 1, p. 26, Mar. 2022, doi: 10.1038/s43856-022-00086-8.</w:t>
      </w:r>
    </w:p>
    <w:p w14:paraId="3FC27C7E" w14:textId="2BDA0479" w:rsidR="008F17FA" w:rsidRDefault="008F17FA" w:rsidP="00C61B94">
      <w:pPr>
        <w:pStyle w:val="Bibliography"/>
        <w:jc w:val="both"/>
        <w:rPr>
          <w:ins w:id="112" w:author="Stephen Kissler" w:date="2025-10-01T11:49:00Z" w16du:dateUtc="2025-10-01T17:49:00Z"/>
          <w:rFonts w:ascii="Arial" w:hAnsi="Arial" w:cs="Arial"/>
          <w:b/>
          <w:bCs/>
          <w:sz w:val="22"/>
          <w:szCs w:val="22"/>
        </w:rPr>
      </w:pPr>
      <w:r>
        <w:rPr>
          <w:rFonts w:ascii="Arial" w:hAnsi="Arial" w:cs="Arial"/>
          <w:b/>
          <w:bCs/>
          <w:sz w:val="22"/>
          <w:szCs w:val="22"/>
        </w:rPr>
        <w:fldChar w:fldCharType="end"/>
      </w:r>
    </w:p>
    <w:p w14:paraId="303C89F8" w14:textId="77777777" w:rsidR="00573CCE" w:rsidRDefault="00573CCE" w:rsidP="00573CCE">
      <w:pPr>
        <w:rPr>
          <w:ins w:id="113" w:author="Stephen Kissler" w:date="2025-10-01T11:49:00Z" w16du:dateUtc="2025-10-01T17:49:00Z"/>
        </w:rPr>
      </w:pPr>
    </w:p>
    <w:p w14:paraId="4B299350" w14:textId="559B9574" w:rsidR="00573CCE" w:rsidRPr="00573CCE" w:rsidRDefault="00573CCE" w:rsidP="00573CCE">
      <w:pPr>
        <w:rPr>
          <w:rPrChange w:id="114" w:author="Stephen Kissler" w:date="2025-10-01T11:49:00Z" w16du:dateUtc="2025-10-01T17:49:00Z">
            <w:rPr>
              <w:rFonts w:ascii="Arial" w:hAnsi="Arial" w:cs="Arial"/>
              <w:b/>
              <w:bCs/>
              <w:sz w:val="22"/>
              <w:szCs w:val="22"/>
            </w:rPr>
          </w:rPrChange>
        </w:rPr>
        <w:pPrChange w:id="115" w:author="Stephen Kissler" w:date="2025-10-01T11:49:00Z" w16du:dateUtc="2025-10-01T17:49:00Z">
          <w:pPr>
            <w:pStyle w:val="Bibliography"/>
            <w:jc w:val="both"/>
          </w:pPr>
        </w:pPrChange>
      </w:pPr>
      <w:ins w:id="116" w:author="Stephen Kissler" w:date="2025-10-01T11:49:00Z" w16du:dateUtc="2025-10-01T17:49:00Z">
        <w:r>
          <w:rPr>
            <w:noProof/>
          </w:rPr>
          <w:drawing>
            <wp:inline distT="0" distB="0" distL="0" distR="0" wp14:anchorId="4CC15F9A" wp14:editId="0AB485B6">
              <wp:extent cx="3327400" cy="2628900"/>
              <wp:effectExtent l="0" t="0" r="0" b="0"/>
              <wp:docPr id="1720924568" name="Picture 5" descr="A graph of a positive and negative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24568" name="Picture 5" descr="A graph of a positive and negative reacti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7400" cy="2628900"/>
                      </a:xfrm>
                      <a:prstGeom prst="rect">
                        <a:avLst/>
                      </a:prstGeom>
                    </pic:spPr>
                  </pic:pic>
                </a:graphicData>
              </a:graphic>
            </wp:inline>
          </w:drawing>
        </w:r>
      </w:ins>
    </w:p>
    <w:p w14:paraId="232EC00C" w14:textId="77777777" w:rsidR="008F17FA" w:rsidRDefault="008F17FA" w:rsidP="00C61B94">
      <w:pPr>
        <w:spacing w:line="240" w:lineRule="auto"/>
        <w:jc w:val="both"/>
        <w:rPr>
          <w:rFonts w:ascii="Arial" w:hAnsi="Arial" w:cs="Arial"/>
          <w:b/>
          <w:bCs/>
          <w:sz w:val="22"/>
          <w:szCs w:val="22"/>
        </w:rPr>
      </w:pPr>
    </w:p>
    <w:p w14:paraId="538A50C5" w14:textId="77777777" w:rsidR="008F17FA" w:rsidRDefault="008F17FA" w:rsidP="00C61B94">
      <w:pPr>
        <w:spacing w:line="240" w:lineRule="auto"/>
        <w:jc w:val="both"/>
        <w:rPr>
          <w:rFonts w:ascii="Arial" w:hAnsi="Arial" w:cs="Arial"/>
          <w:b/>
          <w:bCs/>
          <w:sz w:val="22"/>
          <w:szCs w:val="22"/>
        </w:rPr>
      </w:pPr>
    </w:p>
    <w:p w14:paraId="7C49692F" w14:textId="77777777" w:rsidR="008F17FA" w:rsidRDefault="008F17FA" w:rsidP="00C61B94">
      <w:pPr>
        <w:spacing w:line="240" w:lineRule="auto"/>
        <w:jc w:val="both"/>
        <w:rPr>
          <w:rFonts w:ascii="Arial" w:hAnsi="Arial" w:cs="Arial"/>
          <w:b/>
          <w:bCs/>
          <w:sz w:val="22"/>
          <w:szCs w:val="22"/>
        </w:rPr>
      </w:pPr>
    </w:p>
    <w:p w14:paraId="27552530" w14:textId="77777777" w:rsidR="008F17FA" w:rsidRDefault="008F17FA" w:rsidP="00C61B94">
      <w:pPr>
        <w:spacing w:line="240" w:lineRule="auto"/>
        <w:jc w:val="both"/>
        <w:rPr>
          <w:rFonts w:ascii="Arial" w:hAnsi="Arial" w:cs="Arial"/>
          <w:b/>
          <w:bCs/>
          <w:sz w:val="22"/>
          <w:szCs w:val="22"/>
        </w:rPr>
      </w:pPr>
    </w:p>
    <w:p w14:paraId="088078AF" w14:textId="77777777" w:rsidR="008F17FA" w:rsidRDefault="008F17FA" w:rsidP="00C61B94">
      <w:pPr>
        <w:spacing w:line="240" w:lineRule="auto"/>
        <w:jc w:val="both"/>
        <w:rPr>
          <w:rFonts w:ascii="Arial" w:hAnsi="Arial" w:cs="Arial"/>
          <w:b/>
          <w:bCs/>
          <w:sz w:val="22"/>
          <w:szCs w:val="22"/>
        </w:rPr>
      </w:pPr>
    </w:p>
    <w:p w14:paraId="43A287AC" w14:textId="77777777" w:rsidR="008F17FA" w:rsidRDefault="008F17FA" w:rsidP="00C61B94">
      <w:pPr>
        <w:spacing w:line="240" w:lineRule="auto"/>
        <w:jc w:val="both"/>
        <w:rPr>
          <w:rFonts w:ascii="Arial" w:hAnsi="Arial" w:cs="Arial"/>
          <w:b/>
          <w:bCs/>
          <w:sz w:val="22"/>
          <w:szCs w:val="22"/>
        </w:rPr>
      </w:pPr>
    </w:p>
    <w:p w14:paraId="4D3BB0DE" w14:textId="77777777" w:rsidR="008F17FA" w:rsidRDefault="008F17FA" w:rsidP="00C61B94">
      <w:pPr>
        <w:spacing w:line="240" w:lineRule="auto"/>
        <w:jc w:val="both"/>
        <w:rPr>
          <w:rFonts w:ascii="Arial" w:hAnsi="Arial" w:cs="Arial"/>
          <w:b/>
          <w:bCs/>
          <w:sz w:val="22"/>
          <w:szCs w:val="22"/>
        </w:rPr>
      </w:pPr>
    </w:p>
    <w:p w14:paraId="05FD1742" w14:textId="77777777" w:rsidR="008F17FA" w:rsidRDefault="008F17FA" w:rsidP="00C61B94">
      <w:pPr>
        <w:spacing w:line="240" w:lineRule="auto"/>
        <w:jc w:val="both"/>
        <w:rPr>
          <w:rFonts w:ascii="Arial" w:hAnsi="Arial" w:cs="Arial"/>
          <w:b/>
          <w:bCs/>
          <w:sz w:val="22"/>
          <w:szCs w:val="22"/>
        </w:rPr>
      </w:pPr>
    </w:p>
    <w:p w14:paraId="5971F3F3" w14:textId="77777777" w:rsidR="008F17FA" w:rsidRDefault="008F17FA" w:rsidP="00C61B94">
      <w:pPr>
        <w:spacing w:line="240" w:lineRule="auto"/>
        <w:jc w:val="both"/>
        <w:rPr>
          <w:rFonts w:ascii="Arial" w:hAnsi="Arial" w:cs="Arial"/>
          <w:b/>
          <w:bCs/>
          <w:sz w:val="22"/>
          <w:szCs w:val="22"/>
        </w:rPr>
      </w:pPr>
    </w:p>
    <w:p w14:paraId="03A89B3B" w14:textId="77777777" w:rsidR="008F17FA" w:rsidRPr="00B3552B" w:rsidRDefault="008F17FA" w:rsidP="00C61B94">
      <w:pPr>
        <w:spacing w:line="240" w:lineRule="auto"/>
        <w:jc w:val="both"/>
        <w:rPr>
          <w:rFonts w:ascii="Arial" w:hAnsi="Arial" w:cs="Arial"/>
          <w:sz w:val="22"/>
          <w:szCs w:val="22"/>
        </w:rPr>
      </w:pPr>
    </w:p>
    <w:p w14:paraId="7FEF8AA3" w14:textId="77777777" w:rsidR="00B363B9" w:rsidRDefault="00B363B9" w:rsidP="00C61B94">
      <w:pPr>
        <w:jc w:val="both"/>
      </w:pPr>
    </w:p>
    <w:sectPr w:rsidR="00B363B9" w:rsidSect="008F17FA">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Brown, Tyler" w:date="2025-08-15T11:50:00Z" w:initials="TB">
    <w:p w14:paraId="725EACDA" w14:textId="77777777" w:rsidR="00FE31FF" w:rsidRDefault="00FE31FF" w:rsidP="00FE31FF">
      <w:r>
        <w:rPr>
          <w:rStyle w:val="CommentReference"/>
        </w:rPr>
        <w:annotationRef/>
      </w:r>
      <w:r>
        <w:rPr>
          <w:sz w:val="20"/>
          <w:szCs w:val="20"/>
        </w:rPr>
        <w:t>Some potential additional or alternate text for IGRA:</w:t>
      </w:r>
      <w:r>
        <w:rPr>
          <w:sz w:val="20"/>
          <w:szCs w:val="20"/>
        </w:rPr>
        <w:cr/>
      </w:r>
      <w:r>
        <w:rPr>
          <w:sz w:val="20"/>
          <w:szCs w:val="20"/>
        </w:rPr>
        <w:cr/>
        <w:t xml:space="preserve">“Importantly, TST and IGRA both detect immunological signatures of prior </w:t>
      </w:r>
      <w:r>
        <w:rPr>
          <w:i/>
          <w:iCs/>
          <w:sz w:val="20"/>
          <w:szCs w:val="20"/>
        </w:rPr>
        <w:t xml:space="preserve">Mtb </w:t>
      </w:r>
      <w:r>
        <w:rPr>
          <w:sz w:val="20"/>
          <w:szCs w:val="20"/>
        </w:rPr>
        <w:t xml:space="preserve">exposure that are highly persistent over time and are thus inherently unable to differentiate distant versus more recent </w:t>
      </w:r>
      <w:r>
        <w:rPr>
          <w:i/>
          <w:iCs/>
          <w:sz w:val="20"/>
          <w:szCs w:val="20"/>
        </w:rPr>
        <w:t>Mtb</w:t>
      </w:r>
      <w:r>
        <w:rPr>
          <w:sz w:val="20"/>
          <w:szCs w:val="20"/>
        </w:rPr>
        <w:t xml:space="preserve"> infection.”</w:t>
      </w:r>
      <w:r>
        <w:rPr>
          <w:sz w:val="20"/>
          <w:szCs w:val="20"/>
        </w:rPr>
        <w:cr/>
      </w:r>
      <w:r>
        <w:rPr>
          <w:sz w:val="20"/>
          <w:szCs w:val="20"/>
        </w:rPr>
        <w:cr/>
        <w:t xml:space="preserve">“These tests reflect cumulative exposure to </w:t>
      </w:r>
      <w:r>
        <w:rPr>
          <w:i/>
          <w:iCs/>
          <w:sz w:val="20"/>
          <w:szCs w:val="20"/>
        </w:rPr>
        <w:t>Mtb</w:t>
      </w:r>
      <w:r>
        <w:rPr>
          <w:sz w:val="20"/>
          <w:szCs w:val="20"/>
        </w:rPr>
        <w:t xml:space="preserve"> over an individual’s lifetime and thus prevalence estimates based on IGRA or TST capture long-term historical trends rather than current TB epidemiological conditions. “</w:t>
      </w:r>
      <w:r>
        <w:rPr>
          <w:sz w:val="20"/>
          <w:szCs w:val="20"/>
        </w:rPr>
        <w:cr/>
      </w:r>
    </w:p>
  </w:comment>
  <w:comment w:id="6" w:author="Nelson, Kristin" w:date="2025-09-25T09:40:00Z" w:initials="NK">
    <w:p w14:paraId="1913EEAD" w14:textId="77777777" w:rsidR="003B762A" w:rsidRDefault="003B762A" w:rsidP="003B762A">
      <w:r>
        <w:rPr>
          <w:rStyle w:val="CommentReference"/>
        </w:rPr>
        <w:annotationRef/>
      </w:r>
      <w:r>
        <w:rPr>
          <w:sz w:val="20"/>
          <w:szCs w:val="20"/>
        </w:rPr>
        <w:t>More pizzaz / excitement?</w:t>
      </w:r>
    </w:p>
  </w:comment>
  <w:comment w:id="7" w:author="Brown, Tyler" w:date="2025-08-15T11:24:00Z" w:initials="TB">
    <w:p w14:paraId="0485132A" w14:textId="6ED23285" w:rsidR="00352EE3" w:rsidRDefault="00352EE3" w:rsidP="00352EE3">
      <w:r>
        <w:rPr>
          <w:rStyle w:val="CommentReference"/>
        </w:rPr>
        <w:annotationRef/>
      </w:r>
      <w:r>
        <w:rPr>
          <w:color w:val="000000"/>
          <w:sz w:val="20"/>
          <w:szCs w:val="20"/>
        </w:rPr>
        <w:t>I always struggle with the infection vs disease nomenclature. Of course, just “TB”, the disease, is totally correct but I kind of feel like adding “active” might make it more clear for less expert reviewer that we’re talking about infection vs disease….</w:t>
      </w:r>
    </w:p>
    <w:p w14:paraId="6FE324F9" w14:textId="77777777" w:rsidR="00352EE3" w:rsidRDefault="00352EE3" w:rsidP="00352EE3"/>
  </w:comment>
  <w:comment w:id="8" w:author="Nelson, Kristin" w:date="2025-08-29T06:08:00Z" w:initials="NK">
    <w:p w14:paraId="59B0F439" w14:textId="5EE53ED4" w:rsidR="00917872" w:rsidRDefault="00917872" w:rsidP="00917872">
      <w:r>
        <w:rPr>
          <w:rStyle w:val="CommentReference"/>
        </w:rPr>
        <w:annotationRef/>
      </w:r>
      <w:r>
        <w:rPr>
          <w:sz w:val="20"/>
          <w:szCs w:val="20"/>
        </w:rPr>
        <w:t>Cite Cobelens paper here?</w:t>
      </w:r>
    </w:p>
  </w:comment>
  <w:comment w:id="13" w:author="Brown, Tyler" w:date="2025-08-21T14:03:00Z" w:initials="TB">
    <w:p w14:paraId="33089E4C" w14:textId="77777777" w:rsidR="00C33795" w:rsidRDefault="00C33795" w:rsidP="00C33795">
      <w:r>
        <w:rPr>
          <w:rStyle w:val="CommentReference"/>
        </w:rPr>
        <w:annotationRef/>
      </w:r>
      <w:r>
        <w:rPr>
          <w:color w:val="000000"/>
          <w:sz w:val="20"/>
          <w:szCs w:val="20"/>
        </w:rPr>
        <w:t>This kind of doubles back on our overall logic - I wonder if we want to say that systematic underestimation of FOI with IGRA makes it more difficult to distinguish low versus high? Underestimation brings all your estimates for each location down closer together, and thus harder to clearly identify places that truly have the most intense transmission?</w:t>
      </w:r>
    </w:p>
  </w:comment>
  <w:comment w:id="14" w:author="Nelson, Kristin" w:date="2025-09-25T08:25:00Z" w:initials="NK">
    <w:p w14:paraId="6CAD8F71" w14:textId="77777777" w:rsidR="00C33795" w:rsidRDefault="00C33795" w:rsidP="00C33795">
      <w:r>
        <w:rPr>
          <w:rStyle w:val="CommentReference"/>
        </w:rPr>
        <w:annotationRef/>
      </w:r>
      <w:r>
        <w:rPr>
          <w:sz w:val="20"/>
          <w:szCs w:val="20"/>
        </w:rPr>
        <w:t>@Stephen - potentially to add to Models section below?</w:t>
      </w:r>
    </w:p>
  </w:comment>
  <w:comment w:id="15" w:author="Brown, Tyler" w:date="2025-08-21T12:35:00Z" w:initials="TB">
    <w:p w14:paraId="6E56CDDB" w14:textId="77777777" w:rsidR="00352EE3" w:rsidRDefault="00352EE3" w:rsidP="00352EE3">
      <w:r>
        <w:rPr>
          <w:rStyle w:val="CommentReference"/>
        </w:rPr>
        <w:annotationRef/>
      </w:r>
      <w:r>
        <w:rPr>
          <w:color w:val="000000"/>
          <w:sz w:val="20"/>
          <w:szCs w:val="20"/>
        </w:rPr>
        <w:t>Such a key point</w:t>
      </w:r>
    </w:p>
    <w:p w14:paraId="1CD34753" w14:textId="77777777" w:rsidR="00352EE3" w:rsidRDefault="00352EE3" w:rsidP="00352EE3"/>
  </w:comment>
  <w:comment w:id="16" w:author="Brown, Tyler" w:date="2025-08-21T13:08:00Z" w:initials="TB">
    <w:p w14:paraId="2D36A49C" w14:textId="77777777" w:rsidR="00352EE3" w:rsidRDefault="00352EE3" w:rsidP="00352EE3">
      <w:r>
        <w:rPr>
          <w:rStyle w:val="CommentReference"/>
        </w:rPr>
        <w:annotationRef/>
      </w:r>
      <w:r>
        <w:rPr>
          <w:color w:val="000000"/>
          <w:sz w:val="20"/>
          <w:szCs w:val="20"/>
        </w:rPr>
        <w:t>Is “use case” too much of a niche term (favoring “application” instead), or does “use case” actually make us sound like very savvy, diagnostics-oriented people?</w:t>
      </w:r>
    </w:p>
  </w:comment>
  <w:comment w:id="17" w:author="Brown, Tyler" w:date="2025-08-21T13:07:00Z" w:initials="TB">
    <w:p w14:paraId="2C48F841" w14:textId="77777777" w:rsidR="00C343D4" w:rsidRDefault="00C343D4" w:rsidP="00C343D4">
      <w:r>
        <w:rPr>
          <w:rStyle w:val="CommentReference"/>
        </w:rPr>
        <w:annotationRef/>
      </w:r>
      <w:r>
        <w:rPr>
          <w:color w:val="000000"/>
          <w:sz w:val="20"/>
          <w:szCs w:val="20"/>
        </w:rPr>
        <w:t>This is so key!</w:t>
      </w:r>
    </w:p>
  </w:comment>
  <w:comment w:id="18" w:author="Brown, Tyler" w:date="2025-08-21T14:00:00Z" w:initials="TB">
    <w:p w14:paraId="27FF3326" w14:textId="77777777" w:rsidR="00743027" w:rsidRDefault="00743027" w:rsidP="00743027">
      <w:r>
        <w:rPr>
          <w:rStyle w:val="CommentReference"/>
        </w:rPr>
        <w:annotationRef/>
      </w:r>
      <w:r>
        <w:rPr>
          <w:color w:val="000000"/>
          <w:sz w:val="20"/>
          <w:szCs w:val="20"/>
        </w:rPr>
        <w:t>I wonder if this would be a non-approach preliminary data that we discuss briefly in the context of multiple other tests, in the significance section?</w:t>
      </w:r>
    </w:p>
  </w:comment>
  <w:comment w:id="19" w:author="Nelson, Kristin" w:date="2025-09-25T09:53:00Z" w:initials="NK">
    <w:p w14:paraId="0C2B90E8" w14:textId="77777777" w:rsidR="004D45EF" w:rsidRDefault="00743027" w:rsidP="004D45EF">
      <w:r>
        <w:rPr>
          <w:rStyle w:val="CommentReference"/>
        </w:rPr>
        <w:annotationRef/>
      </w:r>
      <w:r w:rsidR="004D45EF">
        <w:rPr>
          <w:sz w:val="20"/>
          <w:szCs w:val="20"/>
        </w:rPr>
        <w:t>From mock ss: Edit text to be clear about whether this is published / not</w:t>
      </w:r>
    </w:p>
  </w:comment>
  <w:comment w:id="20" w:author="Nelson, Kristin" w:date="2025-09-25T21:03:00Z" w:initials="NK">
    <w:p w14:paraId="2E1186AD" w14:textId="3CD62B9A" w:rsidR="00A607CA" w:rsidRDefault="00A607CA" w:rsidP="00A607CA">
      <w:r>
        <w:rPr>
          <w:rStyle w:val="CommentReference"/>
        </w:rPr>
        <w:annotationRef/>
      </w:r>
      <w:r>
        <w:rPr>
          <w:sz w:val="20"/>
          <w:szCs w:val="20"/>
        </w:rPr>
        <w:t xml:space="preserve">Munya to add on: </w:t>
      </w:r>
    </w:p>
    <w:p w14:paraId="71686FE3" w14:textId="77777777" w:rsidR="00A607CA" w:rsidRDefault="00A607CA" w:rsidP="00A607CA">
      <w:r>
        <w:rPr>
          <w:sz w:val="20"/>
          <w:szCs w:val="20"/>
        </w:rPr>
        <w:t xml:space="preserve">cold chain and other lab requirements for current procedures </w:t>
      </w:r>
    </w:p>
    <w:p w14:paraId="4E995DE3" w14:textId="77777777" w:rsidR="00A607CA" w:rsidRDefault="00A607CA" w:rsidP="00A607CA">
      <w:r>
        <w:rPr>
          <w:sz w:val="20"/>
          <w:szCs w:val="20"/>
        </w:rPr>
        <w:t>and</w:t>
      </w:r>
    </w:p>
    <w:p w14:paraId="028481A6" w14:textId="77777777" w:rsidR="00A607CA" w:rsidRDefault="00A607CA" w:rsidP="00A607CA">
      <w:r>
        <w:rPr>
          <w:sz w:val="20"/>
          <w:szCs w:val="20"/>
        </w:rPr>
        <w:t>feasibility of scaling for surveillance/trials applications / ongoing work</w:t>
      </w:r>
    </w:p>
  </w:comment>
  <w:comment w:id="21" w:author="Nelson, Kristin" w:date="2025-09-25T21:04:00Z" w:initials="NK">
    <w:p w14:paraId="14BCCD84" w14:textId="77777777" w:rsidR="004D45EF" w:rsidRDefault="004D45EF" w:rsidP="004D45EF">
      <w:r>
        <w:rPr>
          <w:rStyle w:val="CommentReference"/>
        </w:rPr>
        <w:annotationRef/>
      </w:r>
      <w:r>
        <w:rPr>
          <w:sz w:val="20"/>
          <w:szCs w:val="20"/>
        </w:rPr>
        <w:t>Munya to also add anything on robustness of test performance to reinfection / in older adults (or at least what we know about this now)</w:t>
      </w:r>
    </w:p>
  </w:comment>
  <w:comment w:id="22" w:author="Nelson, Kristin" w:date="2025-09-25T09:35:00Z" w:initials="NK">
    <w:p w14:paraId="7E62BA7E" w14:textId="028AA9AC" w:rsidR="00743027" w:rsidRDefault="00743027" w:rsidP="00743027">
      <w:r>
        <w:rPr>
          <w:rStyle w:val="CommentReference"/>
        </w:rPr>
        <w:annotationRef/>
      </w:r>
      <w:r>
        <w:rPr>
          <w:sz w:val="20"/>
          <w:szCs w:val="20"/>
        </w:rPr>
        <w:t>TTP likely similar for IGRA/TASA - acknowledge this?</w:t>
      </w:r>
    </w:p>
  </w:comment>
  <w:comment w:id="24" w:author="Brown, Tyler" w:date="2025-08-21T13:58:00Z" w:initials="TB">
    <w:p w14:paraId="2C99660A" w14:textId="77777777" w:rsidR="00743027" w:rsidRDefault="00743027" w:rsidP="00743027">
      <w:r>
        <w:rPr>
          <w:rStyle w:val="CommentReference"/>
        </w:rPr>
        <w:annotationRef/>
      </w:r>
      <w:r>
        <w:rPr>
          <w:color w:val="000000"/>
          <w:sz w:val="20"/>
          <w:szCs w:val="20"/>
        </w:rPr>
        <w:t>Would this be visualized better on a log scale? This this first very steep part on the far right? I think blowing up the smaller value parts of x-axis would be easier to understand?</w:t>
      </w:r>
    </w:p>
  </w:comment>
  <w:comment w:id="25" w:author="Nelson, Kristin" w:date="2025-09-25T08:29:00Z" w:initials="NK">
    <w:p w14:paraId="13EC67A0" w14:textId="77777777" w:rsidR="00743027" w:rsidRDefault="00743027" w:rsidP="00743027">
      <w:r>
        <w:rPr>
          <w:rStyle w:val="CommentReference"/>
        </w:rPr>
        <w:annotationRef/>
      </w:r>
      <w:r>
        <w:rPr>
          <w:sz w:val="20"/>
          <w:szCs w:val="20"/>
        </w:rPr>
        <w:t>@Stephen?</w:t>
      </w:r>
    </w:p>
  </w:comment>
  <w:comment w:id="26" w:author="Stephen Kissler" w:date="2025-10-01T11:48:00Z" w:initials="SK">
    <w:p w14:paraId="7351E6C0" w14:textId="77777777" w:rsidR="00573CCE" w:rsidRDefault="00573CCE" w:rsidP="00573CCE">
      <w:r>
        <w:rPr>
          <w:rStyle w:val="CommentReference"/>
        </w:rPr>
        <w:annotationRef/>
      </w:r>
      <w:r>
        <w:rPr>
          <w:sz w:val="20"/>
          <w:szCs w:val="20"/>
        </w:rPr>
        <w:t xml:space="preserve">I think I prefer the linear scale; I find it easier to interpret linear scales in general, and it shows that there's a clear near-linear decrease in trial enrollment with each unit reduction in DOP. That said, I also made a log-scaled version of the plot and pasted it at the end of this document. I think you're the tie-breaking vote Kristin, so whichever you prefer is fine! </w:t>
      </w:r>
    </w:p>
  </w:comment>
  <w:comment w:id="27" w:author="Nelson, Kristin" w:date="2025-09-25T09:38:00Z" w:initials="NK">
    <w:p w14:paraId="6F501E5E" w14:textId="0331EA26" w:rsidR="00A02A34" w:rsidRDefault="00743027" w:rsidP="00A02A34">
      <w:r>
        <w:rPr>
          <w:rStyle w:val="CommentReference"/>
        </w:rPr>
        <w:annotationRef/>
      </w:r>
      <w:r w:rsidR="00A02A34">
        <w:rPr>
          <w:sz w:val="20"/>
          <w:szCs w:val="20"/>
        </w:rPr>
        <w:t xml:space="preserve">@Stephen from mock ss: these results already strong - what additional insights do we expect? </w:t>
      </w:r>
    </w:p>
  </w:comment>
  <w:comment w:id="28" w:author="Stephen Kissler" w:date="2025-10-01T12:40:00Z" w:initials="SK">
    <w:p w14:paraId="42DFE30E" w14:textId="77777777" w:rsidR="005B52E1" w:rsidRDefault="005B52E1" w:rsidP="005B52E1">
      <w:r>
        <w:rPr>
          <w:rStyle w:val="CommentReference"/>
        </w:rPr>
        <w:annotationRef/>
      </w:r>
      <w:r>
        <w:rPr>
          <w:sz w:val="20"/>
          <w:szCs w:val="20"/>
        </w:rPr>
        <w:t>I've added a bit about model limitations to highlight what we can add if we're funded</w:t>
      </w:r>
    </w:p>
  </w:comment>
  <w:comment w:id="37" w:author="Brown, Tyler" w:date="2025-08-21T13:33:00Z" w:initials="TB">
    <w:p w14:paraId="226B4C4F" w14:textId="35691971" w:rsidR="00352EE3" w:rsidRDefault="00352EE3" w:rsidP="00352EE3">
      <w:r>
        <w:rPr>
          <w:rStyle w:val="CommentReference"/>
        </w:rPr>
        <w:annotationRef/>
      </w:r>
      <w:r>
        <w:rPr>
          <w:color w:val="000000"/>
          <w:sz w:val="20"/>
          <w:szCs w:val="20"/>
        </w:rPr>
        <w:t>Great section - punchy and short, which is I think how they are supposed to look now?</w:t>
      </w:r>
    </w:p>
    <w:p w14:paraId="69B6A428" w14:textId="77777777" w:rsidR="00352EE3" w:rsidRDefault="00352EE3" w:rsidP="00352EE3"/>
  </w:comment>
  <w:comment w:id="48" w:author="stephen.kissler@colorado.edu" w:date="2025-08-13T09:53:00Z" w:initials="st">
    <w:p w14:paraId="5A6AFD00" w14:textId="0992157D" w:rsidR="008F17FA" w:rsidRDefault="008F17FA" w:rsidP="008F17FA">
      <w:pPr>
        <w:pStyle w:val="CommentText"/>
      </w:pPr>
      <w:r>
        <w:rPr>
          <w:rStyle w:val="CommentReference"/>
        </w:rPr>
        <w:annotationRef/>
      </w:r>
      <w:r w:rsidRPr="555ABC40">
        <w:t>four</w:t>
      </w:r>
    </w:p>
  </w:comment>
  <w:comment w:id="51" w:author="Brown, Tyler" w:date="2025-08-21T13:28:00Z" w:initials="TB">
    <w:p w14:paraId="2649FC7B" w14:textId="77777777" w:rsidR="00352EE3" w:rsidRDefault="00352EE3" w:rsidP="00352EE3">
      <w:r>
        <w:rPr>
          <w:rStyle w:val="CommentReference"/>
        </w:rPr>
        <w:annotationRef/>
      </w:r>
      <w:r>
        <w:rPr>
          <w:color w:val="000000"/>
          <w:sz w:val="20"/>
          <w:szCs w:val="20"/>
        </w:rPr>
        <w:t>Feedback from Barun re: not being too focused on a single assay - wondering if we want a section in significance (maybe a table) about all possible tools here, their validation/evaluation status, etc? Could be a nice homework project</w:t>
      </w:r>
    </w:p>
  </w:comment>
  <w:comment w:id="52" w:author="Nelson, Kristin" w:date="2025-09-25T08:08:00Z" w:initials="NK">
    <w:p w14:paraId="4B2207B5" w14:textId="77777777" w:rsidR="008728F8" w:rsidRDefault="00E709D1" w:rsidP="008728F8">
      <w:r>
        <w:rPr>
          <w:rStyle w:val="CommentReference"/>
        </w:rPr>
        <w:annotationRef/>
      </w:r>
      <w:r w:rsidR="008728F8">
        <w:rPr>
          <w:sz w:val="20"/>
          <w:szCs w:val="20"/>
        </w:rPr>
        <w:t>@Tyler: agree some text and perhaps a table on this (if room) would be great for Limitations section. That way we can turn it around and pitch as a strength: TASA has some pitfalls, but look at all these other tests that the general modeling results are relevant for. Can you work on adding this?</w:t>
      </w:r>
    </w:p>
  </w:comment>
  <w:comment w:id="53" w:author="Nelson, Kristin" w:date="2025-09-25T09:30:00Z" w:initials="NK">
    <w:p w14:paraId="747AEC75" w14:textId="77777777" w:rsidR="00CF3813" w:rsidRDefault="00EC4C4D" w:rsidP="00CF3813">
      <w:r>
        <w:rPr>
          <w:rStyle w:val="CommentReference"/>
        </w:rPr>
        <w:annotationRef/>
      </w:r>
      <w:r w:rsidR="00CF3813">
        <w:rPr>
          <w:sz w:val="20"/>
          <w:szCs w:val="20"/>
        </w:rPr>
        <w:t>From mock ss: seems TPT would be first use-case (and it is). Can we briefly mention here or in TASA section any ongoing modeling work for TPT, to show this work is complementary/non-overlappping?</w:t>
      </w:r>
    </w:p>
  </w:comment>
  <w:comment w:id="56" w:author="Nelson, Kristin" w:date="2025-09-25T11:42:00Z" w:initials="NK">
    <w:p w14:paraId="74B0BECE" w14:textId="77777777" w:rsidR="00505C22" w:rsidRDefault="00054AEF" w:rsidP="00505C22">
      <w:r>
        <w:rPr>
          <w:rStyle w:val="CommentReference"/>
        </w:rPr>
        <w:annotationRef/>
      </w:r>
      <w:r w:rsidR="00505C22">
        <w:rPr>
          <w:sz w:val="20"/>
          <w:szCs w:val="20"/>
        </w:rPr>
        <w:t xml:space="preserve">From mock ss: Make sure to address rigor and reproducibility standards: </w:t>
      </w:r>
    </w:p>
    <w:p w14:paraId="3B94CB0A" w14:textId="77777777" w:rsidR="00505C22" w:rsidRDefault="00505C22" w:rsidP="00505C22"/>
    <w:p w14:paraId="563E0F2E" w14:textId="77777777" w:rsidR="00505C22" w:rsidRDefault="00505C22" w:rsidP="00505C22">
      <w:r>
        <w:rPr>
          <w:sz w:val="20"/>
          <w:szCs w:val="20"/>
        </w:rPr>
        <w:t>(From NIH)</w:t>
      </w:r>
    </w:p>
    <w:p w14:paraId="25D93BAB" w14:textId="77777777" w:rsidR="00505C22" w:rsidRDefault="00505C22" w:rsidP="00505C22"/>
    <w:p w14:paraId="19D2CE70" w14:textId="77777777" w:rsidR="00505C22" w:rsidRDefault="00505C22" w:rsidP="00505C22">
      <w:r>
        <w:rPr>
          <w:sz w:val="20"/>
          <w:szCs w:val="20"/>
        </w:rPr>
        <w:t>Have the investigators included plans to address weaknesses in the rigor of prior research that serves as the key support for the proposed project?</w:t>
      </w:r>
    </w:p>
    <w:p w14:paraId="474664D2" w14:textId="77777777" w:rsidR="00505C22" w:rsidRDefault="00505C22" w:rsidP="00505C22"/>
    <w:p w14:paraId="73DB5CE0" w14:textId="77777777" w:rsidR="00505C22" w:rsidRDefault="00505C22" w:rsidP="00505C22">
      <w:r>
        <w:rPr>
          <w:sz w:val="20"/>
          <w:szCs w:val="20"/>
        </w:rPr>
        <w:t>Have the investigators presented strategies to ensure a robust and unbiased approach, as appropriate for the work proposed?</w:t>
      </w:r>
    </w:p>
  </w:comment>
  <w:comment w:id="57" w:author="Nelson, Kristin" w:date="2025-09-25T13:39:00Z" w:initials="NK">
    <w:p w14:paraId="4515C802" w14:textId="77777777" w:rsidR="003967E0" w:rsidRDefault="00832BF1" w:rsidP="003967E0">
      <w:r>
        <w:rPr>
          <w:rStyle w:val="CommentReference"/>
        </w:rPr>
        <w:annotationRef/>
      </w:r>
      <w:r w:rsidR="003967E0">
        <w:rPr>
          <w:sz w:val="20"/>
          <w:szCs w:val="20"/>
        </w:rPr>
        <w:t>@Tyler/@Stephen: Is this the right word? Should we say 'optimal and acceptable' (seems wordy)? Just 'optimal', even though that doesn't fully cover it?</w:t>
      </w:r>
    </w:p>
  </w:comment>
  <w:comment w:id="58" w:author="Stephen Kissler" w:date="2025-10-01T12:41:00Z" w:initials="SK">
    <w:p w14:paraId="05A8FCE4" w14:textId="77777777" w:rsidR="005B52E1" w:rsidRDefault="005B52E1" w:rsidP="005B52E1">
      <w:r>
        <w:rPr>
          <w:rStyle w:val="CommentReference"/>
        </w:rPr>
        <w:annotationRef/>
      </w:r>
      <w:r>
        <w:rPr>
          <w:sz w:val="20"/>
          <w:szCs w:val="20"/>
        </w:rPr>
        <w:t xml:space="preserve">I like "requisite"! </w:t>
      </w:r>
    </w:p>
  </w:comment>
  <w:comment w:id="59" w:author="Nelson, Kristin" w:date="2025-09-25T12:46:00Z" w:initials="NK">
    <w:p w14:paraId="7763008B" w14:textId="15A04F14" w:rsidR="00800C07" w:rsidRDefault="007B1C52" w:rsidP="00800C07">
      <w:r>
        <w:rPr>
          <w:rStyle w:val="CommentReference"/>
        </w:rPr>
        <w:annotationRef/>
      </w:r>
      <w:r w:rsidR="00800C07">
        <w:rPr>
          <w:sz w:val="20"/>
          <w:szCs w:val="20"/>
        </w:rPr>
        <w:t xml:space="preserve">@Tyler: we use the terms  transmission intensity / ARI / incident infection rate / force of infection interchangeably - what's the best term? </w:t>
      </w:r>
    </w:p>
    <w:p w14:paraId="2C18C39E" w14:textId="77777777" w:rsidR="00800C07" w:rsidRDefault="00800C07" w:rsidP="00800C07"/>
    <w:p w14:paraId="27C3E8E0" w14:textId="77777777" w:rsidR="00800C07" w:rsidRDefault="00800C07" w:rsidP="00800C07">
      <w:r>
        <w:rPr>
          <w:sz w:val="20"/>
          <w:szCs w:val="20"/>
        </w:rPr>
        <w:t>ARI has a specific meaning but the others are more colloquial and I think we should stick with one to avoid confusion.</w:t>
      </w:r>
    </w:p>
  </w:comment>
  <w:comment w:id="60" w:author="Brown, Tyler" w:date="2025-08-21T14:07:00Z" w:initials="TB">
    <w:p w14:paraId="5ECFCA1D" w14:textId="44354537" w:rsidR="00352EE3" w:rsidRDefault="00352EE3" w:rsidP="00352EE3">
      <w:r>
        <w:rPr>
          <w:rStyle w:val="CommentReference"/>
        </w:rPr>
        <w:annotationRef/>
      </w:r>
      <w:r>
        <w:rPr>
          <w:sz w:val="20"/>
          <w:szCs w:val="20"/>
        </w:rPr>
        <w:t>How do we want to generate the “synthetic populations” here for the simulated vaccine trials etc? Run a transmission model? Empirically generate an age-of-infection distribution given some known parameters (which I believe Dan suggested we could do?)</w:t>
      </w:r>
    </w:p>
  </w:comment>
  <w:comment w:id="61" w:author="Nelson, Kristin" w:date="2025-09-25T15:31:00Z" w:initials="NK">
    <w:p w14:paraId="15399046" w14:textId="77777777" w:rsidR="002052B4" w:rsidRDefault="002052B4" w:rsidP="002052B4">
      <w:r>
        <w:rPr>
          <w:rStyle w:val="CommentReference"/>
        </w:rPr>
        <w:annotationRef/>
      </w:r>
      <w:r>
        <w:rPr>
          <w:sz w:val="20"/>
          <w:szCs w:val="20"/>
        </w:rPr>
        <w:t>@Stephen?</w:t>
      </w:r>
    </w:p>
  </w:comment>
  <w:comment w:id="62" w:author="Nelson, Kristin" w:date="2025-09-25T22:04:00Z" w:initials="NK">
    <w:p w14:paraId="5B0BD46F" w14:textId="77777777" w:rsidR="000F132C" w:rsidRDefault="000F132C" w:rsidP="000F132C">
      <w:r>
        <w:rPr>
          <w:rStyle w:val="CommentReference"/>
        </w:rPr>
        <w:annotationRef/>
      </w:r>
      <w:r>
        <w:rPr>
          <w:sz w:val="20"/>
          <w:szCs w:val="20"/>
        </w:rPr>
        <w:t>@Stephen/@Tyler from mock ss: how will we deal with reinfection in models (is TASA less sensitive/specific?)</w:t>
      </w:r>
    </w:p>
  </w:comment>
  <w:comment w:id="63" w:author="Lau, Max" w:date="2025-09-17T19:53:00Z" w:initials="LM">
    <w:p w14:paraId="62185D95" w14:textId="6F03B7CF" w:rsidR="004A07FD" w:rsidRDefault="004A07FD" w:rsidP="004A07FD">
      <w:r>
        <w:rPr>
          <w:rStyle w:val="CommentReference"/>
        </w:rPr>
        <w:annotationRef/>
      </w:r>
      <w:r>
        <w:rPr>
          <w:sz w:val="20"/>
          <w:szCs w:val="20"/>
        </w:rPr>
        <w:t>Can provide more details? Also, preliminary data and rationael probably can be shortened to make space?</w:t>
      </w:r>
    </w:p>
  </w:comment>
  <w:comment w:id="64" w:author="Nelson, Kristin" w:date="2025-09-25T08:24:00Z" w:initials="NK">
    <w:p w14:paraId="72115539" w14:textId="77777777" w:rsidR="00161717" w:rsidRDefault="002E5CC0" w:rsidP="00161717">
      <w:r>
        <w:rPr>
          <w:rStyle w:val="CommentReference"/>
        </w:rPr>
        <w:annotationRef/>
      </w:r>
      <w:r w:rsidR="00161717">
        <w:rPr>
          <w:sz w:val="20"/>
          <w:szCs w:val="20"/>
        </w:rPr>
        <w:t>@Stephen, let's add a little more detail here on the structure of the models, data sources for parameters, details of how long we will simulate, any model checks/validation etc.</w:t>
      </w:r>
    </w:p>
  </w:comment>
  <w:comment w:id="74" w:author="Stephen Kissler" w:date="2025-10-01T13:46:00Z" w:initials="SK">
    <w:p w14:paraId="084DFC3F" w14:textId="77777777" w:rsidR="00A234F6" w:rsidRDefault="00A234F6" w:rsidP="00A234F6">
      <w:r>
        <w:rPr>
          <w:rStyle w:val="CommentReference"/>
        </w:rPr>
        <w:annotationRef/>
      </w:r>
      <w:hyperlink r:id="rId1" w:history="1">
        <w:r w:rsidRPr="00DC37BF">
          <w:rPr>
            <w:rStyle w:val="Hyperlink"/>
            <w:sz w:val="20"/>
            <w:szCs w:val="20"/>
          </w:rPr>
          <w:t>https://www.science.org/doi/full/10.1126/sciadv.adk5108</w:t>
        </w:r>
      </w:hyperlink>
    </w:p>
  </w:comment>
  <w:comment w:id="77" w:author="Stephen Kissler" w:date="2025-10-01T13:27:00Z" w:initials="SK">
    <w:p w14:paraId="162F005F" w14:textId="72B28326" w:rsidR="0097600E" w:rsidRDefault="0097600E" w:rsidP="0097600E">
      <w:r>
        <w:rPr>
          <w:rStyle w:val="CommentReference"/>
        </w:rPr>
        <w:annotationRef/>
      </w:r>
      <w:r>
        <w:rPr>
          <w:sz w:val="20"/>
          <w:szCs w:val="20"/>
        </w:rPr>
        <w:t xml:space="preserve">It seems like this belongs in Models (Aim 1.2)? My understanding is that 1.1 pertains to estimating prevalence for trial siting, and Aim 1.2 pertains to the trial simulations. </w:t>
      </w:r>
    </w:p>
  </w:comment>
  <w:comment w:id="83" w:author="Nelson, Kristin" w:date="2025-08-13T06:39:00Z" w:initials="NK">
    <w:p w14:paraId="2F491278" w14:textId="70DD622D" w:rsidR="008F17FA" w:rsidRDefault="008F17FA" w:rsidP="008F17FA">
      <w:r>
        <w:rPr>
          <w:rStyle w:val="CommentReference"/>
        </w:rPr>
        <w:annotationRef/>
      </w:r>
      <w:r>
        <w:rPr>
          <w:sz w:val="20"/>
          <w:szCs w:val="20"/>
        </w:rPr>
        <w:t>@Stephen, could you add some text here to describe the models for this aim based on the work you've already done?</w:t>
      </w:r>
    </w:p>
  </w:comment>
  <w:comment w:id="96" w:author="Stephen Kissler" w:date="2025-10-01T13:46:00Z" w:initials="SK">
    <w:p w14:paraId="2A902262" w14:textId="77777777" w:rsidR="00A234F6" w:rsidRDefault="00A234F6" w:rsidP="00A234F6">
      <w:r>
        <w:rPr>
          <w:rStyle w:val="CommentReference"/>
        </w:rPr>
        <w:annotationRef/>
      </w:r>
      <w:hyperlink r:id="rId2" w:history="1">
        <w:r w:rsidRPr="00072B5C">
          <w:rPr>
            <w:rStyle w:val="Hyperlink"/>
            <w:sz w:val="20"/>
            <w:szCs w:val="20"/>
          </w:rPr>
          <w:t>https://www.sciencedirect.com/science/article/abs/pii/S1472979214206615?via%3Dihub</w:t>
        </w:r>
      </w:hyperlink>
    </w:p>
  </w:comment>
  <w:comment w:id="97" w:author="Nelson, Kristin" w:date="2025-09-25T22:05:00Z" w:initials="NK">
    <w:p w14:paraId="3C2E4C44" w14:textId="0193589F" w:rsidR="00BA2348" w:rsidRDefault="00BA2348" w:rsidP="00BA2348">
      <w:r>
        <w:rPr>
          <w:rStyle w:val="CommentReference"/>
        </w:rPr>
        <w:annotationRef/>
      </w:r>
      <w:r>
        <w:rPr>
          <w:sz w:val="20"/>
          <w:szCs w:val="20"/>
        </w:rPr>
        <w:t>@Stephen, how do you usually address that reviewers expect to see power calculations? Is there any way to address?</w:t>
      </w:r>
    </w:p>
  </w:comment>
  <w:comment w:id="98" w:author="Stephen Kissler" w:date="2025-10-01T13:48:00Z" w:initials="SK">
    <w:p w14:paraId="5E2ED644" w14:textId="77777777" w:rsidR="008304E0" w:rsidRDefault="008304E0" w:rsidP="008304E0">
      <w:r>
        <w:rPr>
          <w:rStyle w:val="CommentReference"/>
        </w:rPr>
        <w:annotationRef/>
      </w:r>
      <w:r>
        <w:rPr>
          <w:sz w:val="20"/>
          <w:szCs w:val="20"/>
        </w:rPr>
        <w:t xml:space="preserve">I usually just refer to power calculations from the literature and say we'll do something similar – I've added something to that effect here. </w:t>
      </w:r>
    </w:p>
  </w:comment>
  <w:comment w:id="99" w:author="Nelson, Kristin" w:date="2025-09-25T12:39:00Z" w:initials="NK">
    <w:p w14:paraId="29D67DDE" w14:textId="7F82822B" w:rsidR="007155AF" w:rsidRDefault="007155AF" w:rsidP="007155AF">
      <w:r>
        <w:rPr>
          <w:rStyle w:val="CommentReference"/>
        </w:rPr>
        <w:annotationRef/>
      </w:r>
      <w:r>
        <w:rPr>
          <w:sz w:val="20"/>
          <w:szCs w:val="20"/>
        </w:rPr>
        <w:t>Need to say something about the parameter space we will explore for these</w:t>
      </w:r>
    </w:p>
  </w:comment>
  <w:comment w:id="100" w:author="Brown, Tyler" w:date="2025-08-21T14:09:00Z" w:initials="TB">
    <w:p w14:paraId="0A90C2C0" w14:textId="77777777" w:rsidR="00352EE3" w:rsidRDefault="00352EE3" w:rsidP="00352EE3">
      <w:r>
        <w:rPr>
          <w:rStyle w:val="CommentReference"/>
        </w:rPr>
        <w:annotationRef/>
      </w:r>
      <w:r>
        <w:rPr>
          <w:color w:val="000000"/>
          <w:sz w:val="20"/>
          <w:szCs w:val="20"/>
        </w:rPr>
        <w:t>Maybe repeat here again that WHO generates national level incidence estimates each year by  taking the case notification rate and multiplying by 1/case detection rate - and they JUST GUESS AT what the case detection rate is</w:t>
      </w:r>
    </w:p>
  </w:comment>
  <w:comment w:id="101" w:author="Nelson, Kristin" w:date="2025-09-25T14:28:00Z" w:initials="NK">
    <w:p w14:paraId="722EA01E" w14:textId="77777777" w:rsidR="004525DB" w:rsidRDefault="00E17215" w:rsidP="004525DB">
      <w:r>
        <w:rPr>
          <w:rStyle w:val="CommentReference"/>
        </w:rPr>
        <w:annotationRef/>
      </w:r>
      <w:r w:rsidR="004525DB">
        <w:rPr>
          <w:sz w:val="20"/>
          <w:szCs w:val="20"/>
        </w:rPr>
        <w:t>I think maybe we want to make the case that these could be useful for assessing interventions expected to reduce transmission, which is easier than saying they should be used in routine programs (much more challenging to say this is feasible). What do you think?</w:t>
      </w:r>
    </w:p>
  </w:comment>
  <w:comment w:id="102" w:author="Nelson, Kristin" w:date="2025-08-15T08:27:00Z" w:initials="NK">
    <w:p w14:paraId="4CE415F9" w14:textId="0867E9A6" w:rsidR="00D94EC5" w:rsidRDefault="00D94EC5" w:rsidP="00D94EC5">
      <w:r>
        <w:rPr>
          <w:rStyle w:val="CommentReference"/>
        </w:rPr>
        <w:annotationRef/>
      </w:r>
      <w:r>
        <w:rPr>
          <w:sz w:val="20"/>
          <w:szCs w:val="20"/>
        </w:rPr>
        <w:t>Citations needed</w:t>
      </w:r>
    </w:p>
  </w:comment>
  <w:comment w:id="103" w:author="Brown, Tyler" w:date="2025-08-21T14:11:00Z" w:initials="TB">
    <w:p w14:paraId="013CF0A3" w14:textId="77777777" w:rsidR="00352EE3" w:rsidRDefault="00352EE3" w:rsidP="00352EE3">
      <w:r>
        <w:rPr>
          <w:rStyle w:val="CommentReference"/>
        </w:rPr>
        <w:annotationRef/>
      </w:r>
      <w:r>
        <w:rPr>
          <w:color w:val="000000"/>
          <w:sz w:val="20"/>
          <w:szCs w:val="20"/>
        </w:rPr>
        <w:t>Love this</w:t>
      </w:r>
    </w:p>
  </w:comment>
  <w:comment w:id="104" w:author="Nelson, Kristin" w:date="2025-09-25T08:55:00Z" w:initials="NK">
    <w:p w14:paraId="1E8434BD" w14:textId="77777777" w:rsidR="00FE7456" w:rsidRDefault="00BD714F" w:rsidP="00FE7456">
      <w:r>
        <w:rPr>
          <w:rStyle w:val="CommentReference"/>
        </w:rPr>
        <w:annotationRef/>
      </w:r>
      <w:r w:rsidR="00FE7456">
        <w:rPr>
          <w:sz w:val="20"/>
          <w:szCs w:val="20"/>
        </w:rPr>
        <w:t xml:space="preserve">@Tyler, can you add text about combining IGRA/TASA to calculate ARI? </w:t>
      </w:r>
    </w:p>
  </w:comment>
  <w:comment w:id="105" w:author="Nelson, Kristin" w:date="2025-09-25T14:24:00Z" w:initials="NK">
    <w:p w14:paraId="36FCD633" w14:textId="6EF615C7" w:rsidR="001C3F38" w:rsidRDefault="001C3F38" w:rsidP="001C3F38">
      <w:r>
        <w:rPr>
          <w:rStyle w:val="CommentReference"/>
        </w:rPr>
        <w:annotationRef/>
      </w:r>
      <w:r>
        <w:rPr>
          <w:sz w:val="20"/>
          <w:szCs w:val="20"/>
        </w:rPr>
        <w:t>transmission trajectory?</w:t>
      </w:r>
    </w:p>
  </w:comment>
  <w:comment w:id="106" w:author="Stephen Kissler" w:date="2025-10-01T13:49:00Z" w:initials="SK">
    <w:p w14:paraId="75B98E99" w14:textId="77777777" w:rsidR="008304E0" w:rsidRDefault="008304E0" w:rsidP="008304E0">
      <w:r>
        <w:rPr>
          <w:rStyle w:val="CommentReference"/>
        </w:rPr>
        <w:annotationRef/>
      </w:r>
      <w:r>
        <w:rPr>
          <w:sz w:val="20"/>
          <w:szCs w:val="20"/>
        </w:rPr>
        <w:t xml:space="preserve">I think "transmission intensity" is good </w:t>
      </w:r>
    </w:p>
  </w:comment>
  <w:comment w:id="107" w:author="Nelson, Kristin" w:date="2025-09-25T09:33:00Z" w:initials="NK">
    <w:p w14:paraId="0DAD047D" w14:textId="71B07FC3" w:rsidR="00FA3449" w:rsidRDefault="00FA3449" w:rsidP="00FA3449">
      <w:r>
        <w:rPr>
          <w:rStyle w:val="CommentReference"/>
        </w:rPr>
        <w:annotationRef/>
      </w:r>
      <w:r>
        <w:rPr>
          <w:sz w:val="20"/>
          <w:szCs w:val="20"/>
        </w:rPr>
        <w:t>Address that TB-TASA has been tested in limited populations</w:t>
      </w:r>
    </w:p>
  </w:comment>
  <w:comment w:id="108" w:author="Nelson, Kristin" w:date="2025-09-25T09:34:00Z" w:initials="NK">
    <w:p w14:paraId="34521749" w14:textId="77777777" w:rsidR="00D55616" w:rsidRDefault="00D55616" w:rsidP="00D55616">
      <w:r>
        <w:rPr>
          <w:rStyle w:val="CommentReference"/>
        </w:rPr>
        <w:annotationRef/>
      </w:r>
      <w:r>
        <w:rPr>
          <w:sz w:val="20"/>
          <w:szCs w:val="20"/>
        </w:rPr>
        <w:t>Address implications of a TASA-gated entry trials for vax licensure??</w:t>
      </w:r>
    </w:p>
  </w:comment>
  <w:comment w:id="109" w:author="Nelson, Kristin" w:date="2025-09-18T08:28:00Z" w:initials="NK">
    <w:p w14:paraId="6E31449D" w14:textId="77777777" w:rsidR="006E1285" w:rsidRDefault="00E5654A" w:rsidP="006E1285">
      <w:r>
        <w:rPr>
          <w:rStyle w:val="CommentReference"/>
        </w:rPr>
        <w:annotationRef/>
      </w:r>
      <w:r w:rsidR="006E1285">
        <w:rPr>
          <w:sz w:val="20"/>
          <w:szCs w:val="20"/>
        </w:rPr>
        <w:t xml:space="preserve">From Munya (via email): </w:t>
      </w:r>
      <w:r w:rsidR="006E1285">
        <w:rPr>
          <w:color w:val="202020"/>
          <w:sz w:val="20"/>
          <w:szCs w:val="20"/>
        </w:rPr>
        <w:t>In both the children and adolescent studies, recent infection was defined by QFT conversion. My comment about the difference between household contacts and healthy adolescents in the community is that, in the household setting, exposure may have been more sustained—perhaps explaining the higher sensitivity observed in that study.</w:t>
      </w:r>
    </w:p>
    <w:p w14:paraId="73223C5C" w14:textId="77777777" w:rsidR="006E1285" w:rsidRDefault="006E1285" w:rsidP="006E1285"/>
    <w:p w14:paraId="037282E5" w14:textId="77777777" w:rsidR="006E1285" w:rsidRDefault="006E1285" w:rsidP="006E1285">
      <w:r>
        <w:rPr>
          <w:color w:val="202020"/>
          <w:sz w:val="20"/>
          <w:szCs w:val="20"/>
        </w:rPr>
        <w:t xml:space="preserve">We don’t currently have TASA data assessing recent infection in individuals already sensitised. This would be challenging to do since they would already be QFT+ because we can't use QFT conversion to define recent infection. However, comparing TASA scores in QFT+ household contacts versus QFT+ community members without a known contact could help answer this question. I hypothesise that even among QFT+ individuals, those with recent infection will have higher TASA scores even though it's not the primary infection. They may be TASA+ for a shorter duration compared to persons with a primary recent infection. I think this aligns with what we have observed in QFT+ progressors, who show higher TASA scores than non-progressors, despite both groups being QFT+ at enrollment (Figure below </w:t>
      </w:r>
      <w:hyperlink r:id="rId3" w:history="1">
        <w:r w:rsidRPr="006D33B6">
          <w:rPr>
            <w:rStyle w:val="Hyperlink"/>
            <w:sz w:val="20"/>
            <w:szCs w:val="20"/>
          </w:rPr>
          <w:t>https://www.atsjournals.org/doi/full/10.1164/rccm.202007-2686OC</w:t>
        </w:r>
      </w:hyperlink>
      <w:r>
        <w:rPr>
          <w:color w:val="202020"/>
          <w:sz w:val="20"/>
          <w:szCs w:val="20"/>
        </w:rPr>
        <w:t>). </w:t>
      </w:r>
    </w:p>
    <w:p w14:paraId="5B144D34" w14:textId="77777777" w:rsidR="006E1285" w:rsidRDefault="006E1285" w:rsidP="006E1285"/>
    <w:p w14:paraId="69075D02" w14:textId="77777777" w:rsidR="006E1285" w:rsidRDefault="006E1285" w:rsidP="006E1285">
      <w:r>
        <w:rPr>
          <w:color w:val="202020"/>
          <w:sz w:val="20"/>
          <w:szCs w:val="20"/>
        </w:rPr>
        <w:t>Would you want me to include this wording in the proposal? I think the details about progressors vs non-progressors may not be necessary and may complicate the narrative of the proposal.</w:t>
      </w:r>
    </w:p>
  </w:comment>
  <w:comment w:id="110" w:author="Nelson, Kristin" w:date="2025-08-29T06:32:00Z" w:initials="NK">
    <w:p w14:paraId="06C5997F" w14:textId="77777777" w:rsidR="000A02DB" w:rsidRDefault="009666E8" w:rsidP="000A02DB">
      <w:r>
        <w:rPr>
          <w:rStyle w:val="CommentReference"/>
        </w:rPr>
        <w:annotationRef/>
      </w:r>
      <w:r w:rsidR="000A02DB">
        <w:rPr>
          <w:sz w:val="20"/>
          <w:szCs w:val="20"/>
        </w:rPr>
        <w:t>@Tyler to add / include a table or at very least citeCite FINDx tool</w:t>
      </w:r>
    </w:p>
    <w:p w14:paraId="659E47D8" w14:textId="77777777" w:rsidR="000A02DB" w:rsidRDefault="000A02DB" w:rsidP="000A02DB"/>
    <w:p w14:paraId="7EAD09F6" w14:textId="77777777" w:rsidR="000A02DB" w:rsidRDefault="000A02DB" w:rsidP="000A02DB">
      <w:hyperlink r:id="rId4" w:history="1">
        <w:r w:rsidRPr="009B35C3">
          <w:rPr>
            <w:rStyle w:val="Hyperlink"/>
            <w:sz w:val="20"/>
            <w:szCs w:val="20"/>
          </w:rPr>
          <w:t>https://finddx.shinyapps.io/testdirexplorer_beta/</w:t>
        </w:r>
      </w:hyperlink>
    </w:p>
  </w:comment>
  <w:comment w:id="111" w:author="Nelson, Kristin" w:date="2025-09-05T13:53:00Z" w:initials="NK">
    <w:p w14:paraId="22201DDC" w14:textId="77777777" w:rsidR="000A02DB" w:rsidRDefault="00A67B45" w:rsidP="000A02DB">
      <w:r>
        <w:rPr>
          <w:rStyle w:val="CommentReference"/>
        </w:rPr>
        <w:annotationRef/>
      </w:r>
      <w:r w:rsidR="000A02DB">
        <w:rPr>
          <w:sz w:val="20"/>
          <w:szCs w:val="20"/>
        </w:rPr>
        <w:t xml:space="preserve">From Karen L: </w:t>
      </w:r>
      <w:r w:rsidR="000A02DB">
        <w:rPr>
          <w:color w:val="202020"/>
          <w:sz w:val="20"/>
          <w:szCs w:val="20"/>
        </w:rPr>
        <w:t>need to say that this has relevance to US health (esp in outbreak settings!)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5EACDA" w15:done="1"/>
  <w15:commentEx w15:paraId="1913EEAD" w15:done="1"/>
  <w15:commentEx w15:paraId="6FE324F9" w15:done="1"/>
  <w15:commentEx w15:paraId="59B0F439" w15:done="0"/>
  <w15:commentEx w15:paraId="33089E4C" w15:done="1"/>
  <w15:commentEx w15:paraId="6CAD8F71" w15:paraIdParent="33089E4C" w15:done="1"/>
  <w15:commentEx w15:paraId="1CD34753" w15:done="1"/>
  <w15:commentEx w15:paraId="2D36A49C" w15:done="1"/>
  <w15:commentEx w15:paraId="2C48F841" w15:done="1"/>
  <w15:commentEx w15:paraId="27FF3326" w15:done="0"/>
  <w15:commentEx w15:paraId="0C2B90E8" w15:done="0"/>
  <w15:commentEx w15:paraId="028481A6" w15:done="0"/>
  <w15:commentEx w15:paraId="14BCCD84" w15:paraIdParent="028481A6" w15:done="0"/>
  <w15:commentEx w15:paraId="7E62BA7E" w15:done="1"/>
  <w15:commentEx w15:paraId="2C99660A" w15:done="0"/>
  <w15:commentEx w15:paraId="13EC67A0" w15:paraIdParent="2C99660A" w15:done="0"/>
  <w15:commentEx w15:paraId="7351E6C0" w15:paraIdParent="2C99660A" w15:done="0"/>
  <w15:commentEx w15:paraId="6F501E5E" w15:done="0"/>
  <w15:commentEx w15:paraId="42DFE30E" w15:paraIdParent="6F501E5E" w15:done="0"/>
  <w15:commentEx w15:paraId="69B6A428" w15:done="1"/>
  <w15:commentEx w15:paraId="5A6AFD00" w15:done="1"/>
  <w15:commentEx w15:paraId="2649FC7B" w15:done="0"/>
  <w15:commentEx w15:paraId="4B2207B5" w15:paraIdParent="2649FC7B" w15:done="0"/>
  <w15:commentEx w15:paraId="747AEC75" w15:done="0"/>
  <w15:commentEx w15:paraId="73DB5CE0" w15:done="0"/>
  <w15:commentEx w15:paraId="4515C802" w15:done="0"/>
  <w15:commentEx w15:paraId="05A8FCE4" w15:paraIdParent="4515C802" w15:done="0"/>
  <w15:commentEx w15:paraId="27C3E8E0" w15:done="0"/>
  <w15:commentEx w15:paraId="5ECFCA1D" w15:done="0"/>
  <w15:commentEx w15:paraId="15399046" w15:paraIdParent="5ECFCA1D" w15:done="0"/>
  <w15:commentEx w15:paraId="5B0BD46F" w15:done="0"/>
  <w15:commentEx w15:paraId="62185D95" w15:done="1"/>
  <w15:commentEx w15:paraId="72115539" w15:done="0"/>
  <w15:commentEx w15:paraId="084DFC3F" w15:done="0"/>
  <w15:commentEx w15:paraId="162F005F" w15:done="0"/>
  <w15:commentEx w15:paraId="2F491278" w15:done="1"/>
  <w15:commentEx w15:paraId="2A902262" w15:done="0"/>
  <w15:commentEx w15:paraId="3C2E4C44" w15:done="0"/>
  <w15:commentEx w15:paraId="5E2ED644" w15:paraIdParent="3C2E4C44" w15:done="0"/>
  <w15:commentEx w15:paraId="29D67DDE" w15:done="0"/>
  <w15:commentEx w15:paraId="0A90C2C0" w15:done="0"/>
  <w15:commentEx w15:paraId="722EA01E" w15:paraIdParent="0A90C2C0" w15:done="0"/>
  <w15:commentEx w15:paraId="4CE415F9" w15:done="0"/>
  <w15:commentEx w15:paraId="013CF0A3" w15:done="1"/>
  <w15:commentEx w15:paraId="1E8434BD" w15:done="0"/>
  <w15:commentEx w15:paraId="36FCD633" w15:done="0"/>
  <w15:commentEx w15:paraId="75B98E99" w15:paraIdParent="36FCD633" w15:done="0"/>
  <w15:commentEx w15:paraId="0DAD047D" w15:done="1"/>
  <w15:commentEx w15:paraId="34521749" w15:paraIdParent="0DAD047D" w15:done="1"/>
  <w15:commentEx w15:paraId="69075D02" w15:done="0"/>
  <w15:commentEx w15:paraId="7EAD09F6" w15:done="0"/>
  <w15:commentEx w15:paraId="22201D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9E6FFB" w16cex:dateUtc="2025-08-15T17:50:00Z"/>
  <w16cex:commentExtensible w16cex:durableId="1565FD8D" w16cex:dateUtc="2025-09-25T13:40:00Z"/>
  <w16cex:commentExtensible w16cex:durableId="297C0DEC" w16cex:dateUtc="2025-08-15T17:24:00Z"/>
  <w16cex:commentExtensible w16cex:durableId="1E66B068" w16cex:dateUtc="2025-08-29T10:08:00Z"/>
  <w16cex:commentExtensible w16cex:durableId="438504B1" w16cex:dateUtc="2025-08-21T20:03:00Z"/>
  <w16cex:commentExtensible w16cex:durableId="70EE9C44" w16cex:dateUtc="2025-09-25T12:25:00Z"/>
  <w16cex:commentExtensible w16cex:durableId="338E181F" w16cex:dateUtc="2025-08-21T18:35:00Z"/>
  <w16cex:commentExtensible w16cex:durableId="32C15EE3" w16cex:dateUtc="2025-08-21T19:08:00Z"/>
  <w16cex:commentExtensible w16cex:durableId="119E3D56" w16cex:dateUtc="2025-08-21T19:07:00Z"/>
  <w16cex:commentExtensible w16cex:durableId="5D156815" w16cex:dateUtc="2025-08-21T20:00:00Z"/>
  <w16cex:commentExtensible w16cex:durableId="756149F0" w16cex:dateUtc="2025-09-25T13:53:00Z"/>
  <w16cex:commentExtensible w16cex:durableId="5AEE4FA2" w16cex:dateUtc="2025-09-26T01:03:00Z"/>
  <w16cex:commentExtensible w16cex:durableId="763F9A1E" w16cex:dateUtc="2025-09-26T01:04:00Z"/>
  <w16cex:commentExtensible w16cex:durableId="5B1D61F5" w16cex:dateUtc="2025-09-25T13:35:00Z"/>
  <w16cex:commentExtensible w16cex:durableId="73348E73" w16cex:dateUtc="2025-08-21T19:58:00Z"/>
  <w16cex:commentExtensible w16cex:durableId="41F4A49E" w16cex:dateUtc="2025-09-25T12:29:00Z"/>
  <w16cex:commentExtensible w16cex:durableId="173E6472" w16cex:dateUtc="2025-10-01T17:48:00Z"/>
  <w16cex:commentExtensible w16cex:durableId="16A65D70" w16cex:dateUtc="2025-09-25T13:38:00Z"/>
  <w16cex:commentExtensible w16cex:durableId="0FD655A3" w16cex:dateUtc="2025-10-01T18:40:00Z"/>
  <w16cex:commentExtensible w16cex:durableId="676DA472" w16cex:dateUtc="2025-08-21T19:33:00Z"/>
  <w16cex:commentExtensible w16cex:durableId="2AF90480" w16cex:dateUtc="2025-08-13T15:53:00Z">
    <w16cex:extLst>
      <w16:ext w16:uri="{CE6994B0-6A32-4C9F-8C6B-6E91EDA988CE}">
        <cr:reactions xmlns:cr="http://schemas.microsoft.com/office/comments/2020/reactions">
          <cr:reaction reactionType="1">
            <cr:reactionInfo dateUtc="2025-08-14T09:41:40Z">
              <cr:user userId="S::KNBRATT@emory.edu::11414341-679b-4108-afbd-fad5de242f20" userProvider="AD" userName="Nelson, Kristin"/>
            </cr:reactionInfo>
          </cr:reaction>
        </cr:reactions>
      </w16:ext>
    </w16cex:extLst>
  </w16cex:commentExtensible>
  <w16cex:commentExtensible w16cex:durableId="55F1CD37" w16cex:dateUtc="2025-08-21T19:28:00Z"/>
  <w16cex:commentExtensible w16cex:durableId="7DD6D521" w16cex:dateUtc="2025-09-25T12:08:00Z"/>
  <w16cex:commentExtensible w16cex:durableId="761E8194" w16cex:dateUtc="2025-09-25T13:30:00Z"/>
  <w16cex:commentExtensible w16cex:durableId="189F3A23" w16cex:dateUtc="2025-09-25T15:42:00Z"/>
  <w16cex:commentExtensible w16cex:durableId="0A7E817F" w16cex:dateUtc="2025-09-25T17:39:00Z"/>
  <w16cex:commentExtensible w16cex:durableId="65CA4E65" w16cex:dateUtc="2025-10-01T18:41:00Z"/>
  <w16cex:commentExtensible w16cex:durableId="25E964C3" w16cex:dateUtc="2025-09-25T16:46:00Z"/>
  <w16cex:commentExtensible w16cex:durableId="4197CF73" w16cex:dateUtc="2025-08-21T20:07:00Z"/>
  <w16cex:commentExtensible w16cex:durableId="3FA55109" w16cex:dateUtc="2025-09-25T19:31:00Z"/>
  <w16cex:commentExtensible w16cex:durableId="131207B4" w16cex:dateUtc="2025-09-26T02:04:00Z"/>
  <w16cex:commentExtensible w16cex:durableId="71C0A101" w16cex:dateUtc="2025-09-17T23:53:00Z"/>
  <w16cex:commentExtensible w16cex:durableId="20F072BF" w16cex:dateUtc="2025-09-25T12:24:00Z"/>
  <w16cex:commentExtensible w16cex:durableId="3FFB8435" w16cex:dateUtc="2025-10-01T19:46:00Z"/>
  <w16cex:commentExtensible w16cex:durableId="23A526FE" w16cex:dateUtc="2025-10-01T19:27:00Z"/>
  <w16cex:commentExtensible w16cex:durableId="270C7D0D" w16cex:dateUtc="2025-08-13T10:39:00Z"/>
  <w16cex:commentExtensible w16cex:durableId="482A6EAD" w16cex:dateUtc="2025-10-01T19:46:00Z"/>
  <w16cex:commentExtensible w16cex:durableId="3DFC4DD7" w16cex:dateUtc="2025-09-26T02:05:00Z"/>
  <w16cex:commentExtensible w16cex:durableId="7E54E56D" w16cex:dateUtc="2025-10-01T19:48:00Z"/>
  <w16cex:commentExtensible w16cex:durableId="41D31DD3" w16cex:dateUtc="2025-09-25T16:39:00Z"/>
  <w16cex:commentExtensible w16cex:durableId="151E6D6D" w16cex:dateUtc="2025-08-21T20:09:00Z"/>
  <w16cex:commentExtensible w16cex:durableId="6FEF5464" w16cex:dateUtc="2025-09-25T18:28:00Z"/>
  <w16cex:commentExtensible w16cex:durableId="6BDEB6FD" w16cex:dateUtc="2025-08-15T12:27:00Z"/>
  <w16cex:commentExtensible w16cex:durableId="181664C0" w16cex:dateUtc="2025-08-21T20:11:00Z"/>
  <w16cex:commentExtensible w16cex:durableId="221A445E" w16cex:dateUtc="2025-09-25T12:55:00Z"/>
  <w16cex:commentExtensible w16cex:durableId="40CB2023" w16cex:dateUtc="2025-09-25T18:24:00Z"/>
  <w16cex:commentExtensible w16cex:durableId="5FB7D4AC" w16cex:dateUtc="2025-10-01T19:49:00Z"/>
  <w16cex:commentExtensible w16cex:durableId="07C285B9" w16cex:dateUtc="2025-09-25T13:33:00Z"/>
  <w16cex:commentExtensible w16cex:durableId="6F841999" w16cex:dateUtc="2025-09-25T13:34:00Z"/>
  <w16cex:commentExtensible w16cex:durableId="6BF0AFED" w16cex:dateUtc="2025-09-18T12:28:00Z"/>
  <w16cex:commentExtensible w16cex:durableId="567B311F" w16cex:dateUtc="2025-08-29T10:32:00Z"/>
  <w16cex:commentExtensible w16cex:durableId="50496B1F" w16cex:dateUtc="2025-09-05T1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5EACDA" w16cid:durableId="5A9E6FFB"/>
  <w16cid:commentId w16cid:paraId="1913EEAD" w16cid:durableId="1565FD8D"/>
  <w16cid:commentId w16cid:paraId="6FE324F9" w16cid:durableId="297C0DEC"/>
  <w16cid:commentId w16cid:paraId="59B0F439" w16cid:durableId="1E66B068"/>
  <w16cid:commentId w16cid:paraId="33089E4C" w16cid:durableId="438504B1"/>
  <w16cid:commentId w16cid:paraId="6CAD8F71" w16cid:durableId="70EE9C44"/>
  <w16cid:commentId w16cid:paraId="1CD34753" w16cid:durableId="338E181F"/>
  <w16cid:commentId w16cid:paraId="2D36A49C" w16cid:durableId="32C15EE3"/>
  <w16cid:commentId w16cid:paraId="2C48F841" w16cid:durableId="119E3D56"/>
  <w16cid:commentId w16cid:paraId="27FF3326" w16cid:durableId="5D156815"/>
  <w16cid:commentId w16cid:paraId="0C2B90E8" w16cid:durableId="756149F0"/>
  <w16cid:commentId w16cid:paraId="028481A6" w16cid:durableId="5AEE4FA2"/>
  <w16cid:commentId w16cid:paraId="14BCCD84" w16cid:durableId="763F9A1E"/>
  <w16cid:commentId w16cid:paraId="7E62BA7E" w16cid:durableId="5B1D61F5"/>
  <w16cid:commentId w16cid:paraId="2C99660A" w16cid:durableId="73348E73"/>
  <w16cid:commentId w16cid:paraId="13EC67A0" w16cid:durableId="41F4A49E"/>
  <w16cid:commentId w16cid:paraId="7351E6C0" w16cid:durableId="173E6472"/>
  <w16cid:commentId w16cid:paraId="6F501E5E" w16cid:durableId="16A65D70"/>
  <w16cid:commentId w16cid:paraId="42DFE30E" w16cid:durableId="0FD655A3"/>
  <w16cid:commentId w16cid:paraId="69B6A428" w16cid:durableId="676DA472"/>
  <w16cid:commentId w16cid:paraId="5A6AFD00" w16cid:durableId="2AF90480"/>
  <w16cid:commentId w16cid:paraId="2649FC7B" w16cid:durableId="55F1CD37"/>
  <w16cid:commentId w16cid:paraId="4B2207B5" w16cid:durableId="7DD6D521"/>
  <w16cid:commentId w16cid:paraId="747AEC75" w16cid:durableId="761E8194"/>
  <w16cid:commentId w16cid:paraId="73DB5CE0" w16cid:durableId="189F3A23"/>
  <w16cid:commentId w16cid:paraId="4515C802" w16cid:durableId="0A7E817F"/>
  <w16cid:commentId w16cid:paraId="05A8FCE4" w16cid:durableId="65CA4E65"/>
  <w16cid:commentId w16cid:paraId="27C3E8E0" w16cid:durableId="25E964C3"/>
  <w16cid:commentId w16cid:paraId="5ECFCA1D" w16cid:durableId="4197CF73"/>
  <w16cid:commentId w16cid:paraId="15399046" w16cid:durableId="3FA55109"/>
  <w16cid:commentId w16cid:paraId="5B0BD46F" w16cid:durableId="131207B4"/>
  <w16cid:commentId w16cid:paraId="62185D95" w16cid:durableId="71C0A101"/>
  <w16cid:commentId w16cid:paraId="72115539" w16cid:durableId="20F072BF"/>
  <w16cid:commentId w16cid:paraId="084DFC3F" w16cid:durableId="3FFB8435"/>
  <w16cid:commentId w16cid:paraId="162F005F" w16cid:durableId="23A526FE"/>
  <w16cid:commentId w16cid:paraId="2F491278" w16cid:durableId="270C7D0D"/>
  <w16cid:commentId w16cid:paraId="2A902262" w16cid:durableId="482A6EAD"/>
  <w16cid:commentId w16cid:paraId="3C2E4C44" w16cid:durableId="3DFC4DD7"/>
  <w16cid:commentId w16cid:paraId="5E2ED644" w16cid:durableId="7E54E56D"/>
  <w16cid:commentId w16cid:paraId="29D67DDE" w16cid:durableId="41D31DD3"/>
  <w16cid:commentId w16cid:paraId="0A90C2C0" w16cid:durableId="151E6D6D"/>
  <w16cid:commentId w16cid:paraId="722EA01E" w16cid:durableId="6FEF5464"/>
  <w16cid:commentId w16cid:paraId="4CE415F9" w16cid:durableId="6BDEB6FD"/>
  <w16cid:commentId w16cid:paraId="013CF0A3" w16cid:durableId="181664C0"/>
  <w16cid:commentId w16cid:paraId="1E8434BD" w16cid:durableId="221A445E"/>
  <w16cid:commentId w16cid:paraId="36FCD633" w16cid:durableId="40CB2023"/>
  <w16cid:commentId w16cid:paraId="75B98E99" w16cid:durableId="5FB7D4AC"/>
  <w16cid:commentId w16cid:paraId="0DAD047D" w16cid:durableId="07C285B9"/>
  <w16cid:commentId w16cid:paraId="34521749" w16cid:durableId="6F841999"/>
  <w16cid:commentId w16cid:paraId="69075D02" w16cid:durableId="6BF0AFED"/>
  <w16cid:commentId w16cid:paraId="7EAD09F6" w16cid:durableId="567B311F"/>
  <w16cid:commentId w16cid:paraId="22201DDC" w16cid:durableId="50496B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E94"/>
    <w:multiLevelType w:val="hybridMultilevel"/>
    <w:tmpl w:val="FFD0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C46AE"/>
    <w:multiLevelType w:val="multilevel"/>
    <w:tmpl w:val="871227D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01F1DB7"/>
    <w:multiLevelType w:val="hybridMultilevel"/>
    <w:tmpl w:val="3944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B76BE"/>
    <w:multiLevelType w:val="hybridMultilevel"/>
    <w:tmpl w:val="6E88D128"/>
    <w:lvl w:ilvl="0" w:tplc="1DBACDE0">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DC1B7E"/>
    <w:multiLevelType w:val="hybridMultilevel"/>
    <w:tmpl w:val="B9A437A8"/>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5" w15:restartNumberingAfterBreak="0">
    <w:nsid w:val="1F151B6D"/>
    <w:multiLevelType w:val="hybridMultilevel"/>
    <w:tmpl w:val="0A4674FE"/>
    <w:lvl w:ilvl="0" w:tplc="326CA3A2">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DD607D"/>
    <w:multiLevelType w:val="hybridMultilevel"/>
    <w:tmpl w:val="E646C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515C9"/>
    <w:multiLevelType w:val="hybridMultilevel"/>
    <w:tmpl w:val="0AF476FE"/>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526F85"/>
    <w:multiLevelType w:val="hybridMultilevel"/>
    <w:tmpl w:val="2EF6D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7863C4"/>
    <w:multiLevelType w:val="hybridMultilevel"/>
    <w:tmpl w:val="B7D60CCE"/>
    <w:lvl w:ilvl="0" w:tplc="1DBACDE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992237"/>
    <w:multiLevelType w:val="hybridMultilevel"/>
    <w:tmpl w:val="A84C2080"/>
    <w:lvl w:ilvl="0" w:tplc="1DBACDE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CA5DFC"/>
    <w:multiLevelType w:val="hybridMultilevel"/>
    <w:tmpl w:val="A4025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4D1515"/>
    <w:multiLevelType w:val="hybridMultilevel"/>
    <w:tmpl w:val="1BDC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844EFC"/>
    <w:multiLevelType w:val="hybridMultilevel"/>
    <w:tmpl w:val="A5B0BAB4"/>
    <w:lvl w:ilvl="0" w:tplc="1DBACDE0">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1D779B8"/>
    <w:multiLevelType w:val="hybridMultilevel"/>
    <w:tmpl w:val="7DB86FC0"/>
    <w:lvl w:ilvl="0" w:tplc="4C1AED5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D763E3"/>
    <w:multiLevelType w:val="hybridMultilevel"/>
    <w:tmpl w:val="8E82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5D0838"/>
    <w:multiLevelType w:val="hybridMultilevel"/>
    <w:tmpl w:val="14B602A2"/>
    <w:lvl w:ilvl="0" w:tplc="1DBACDE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344E90"/>
    <w:multiLevelType w:val="hybridMultilevel"/>
    <w:tmpl w:val="B5A294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0B00E2"/>
    <w:multiLevelType w:val="hybridMultilevel"/>
    <w:tmpl w:val="A4142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BB7BFC"/>
    <w:multiLevelType w:val="hybridMultilevel"/>
    <w:tmpl w:val="860E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7900122">
    <w:abstractNumId w:val="9"/>
  </w:num>
  <w:num w:numId="2" w16cid:durableId="1268198749">
    <w:abstractNumId w:val="3"/>
  </w:num>
  <w:num w:numId="3" w16cid:durableId="580452462">
    <w:abstractNumId w:val="11"/>
  </w:num>
  <w:num w:numId="4" w16cid:durableId="171074147">
    <w:abstractNumId w:val="13"/>
  </w:num>
  <w:num w:numId="5" w16cid:durableId="1110050586">
    <w:abstractNumId w:val="10"/>
  </w:num>
  <w:num w:numId="6" w16cid:durableId="2003192165">
    <w:abstractNumId w:val="16"/>
  </w:num>
  <w:num w:numId="7" w16cid:durableId="1444612622">
    <w:abstractNumId w:val="19"/>
  </w:num>
  <w:num w:numId="8" w16cid:durableId="439763163">
    <w:abstractNumId w:val="17"/>
  </w:num>
  <w:num w:numId="9" w16cid:durableId="1945916495">
    <w:abstractNumId w:val="2"/>
  </w:num>
  <w:num w:numId="10" w16cid:durableId="731123877">
    <w:abstractNumId w:val="12"/>
  </w:num>
  <w:num w:numId="11" w16cid:durableId="1122961628">
    <w:abstractNumId w:val="6"/>
  </w:num>
  <w:num w:numId="12" w16cid:durableId="1034578363">
    <w:abstractNumId w:val="0"/>
  </w:num>
  <w:num w:numId="13" w16cid:durableId="735324662">
    <w:abstractNumId w:val="18"/>
  </w:num>
  <w:num w:numId="14" w16cid:durableId="185556892">
    <w:abstractNumId w:val="8"/>
  </w:num>
  <w:num w:numId="15" w16cid:durableId="772750508">
    <w:abstractNumId w:val="15"/>
  </w:num>
  <w:num w:numId="16" w16cid:durableId="332991822">
    <w:abstractNumId w:val="5"/>
  </w:num>
  <w:num w:numId="17" w16cid:durableId="99027998">
    <w:abstractNumId w:val="1"/>
  </w:num>
  <w:num w:numId="18" w16cid:durableId="702024381">
    <w:abstractNumId w:val="4"/>
  </w:num>
  <w:num w:numId="19" w16cid:durableId="2102022753">
    <w:abstractNumId w:val="14"/>
  </w:num>
  <w:num w:numId="20" w16cid:durableId="210622626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Kissler">
    <w15:presenceInfo w15:providerId="AD" w15:userId="S::kisslers@colorado.edu::21cf5d96-5f6d-43cf-a686-d63159aa76a2"/>
  </w15:person>
  <w15:person w15:author="Brown, Tyler">
    <w15:presenceInfo w15:providerId="AD" w15:userId="S::tsbrown@bu.edu::1190c326-d327-4e2e-a82c-b9d67b87c115"/>
  </w15:person>
  <w15:person w15:author="Nelson, Kristin">
    <w15:presenceInfo w15:providerId="AD" w15:userId="S::KNBRATT@emory.edu::11414341-679b-4108-afbd-fad5de242f20"/>
  </w15:person>
  <w15:person w15:author="stephen.kissler@colorado.edu">
    <w15:presenceInfo w15:providerId="AD" w15:userId="S::urn:spo:guest#stephen.kissler@colorado.edu::"/>
  </w15:person>
  <w15:person w15:author="Lau, Max">
    <w15:presenceInfo w15:providerId="AD" w15:userId="S::SLAU24@emory.edu::68037fb5-a5c2-419d-b4db-9bd5ff8504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proofState w:spelling="clean" w:grammar="clean"/>
  <w:trackRevisions/>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7FA"/>
    <w:rsid w:val="00002B03"/>
    <w:rsid w:val="000069C9"/>
    <w:rsid w:val="0001327F"/>
    <w:rsid w:val="000133A8"/>
    <w:rsid w:val="00014D83"/>
    <w:rsid w:val="00020B62"/>
    <w:rsid w:val="00020FA5"/>
    <w:rsid w:val="0002201D"/>
    <w:rsid w:val="00024DEB"/>
    <w:rsid w:val="000262E3"/>
    <w:rsid w:val="00031120"/>
    <w:rsid w:val="00031F0F"/>
    <w:rsid w:val="000359C1"/>
    <w:rsid w:val="00040918"/>
    <w:rsid w:val="000414B6"/>
    <w:rsid w:val="0005356C"/>
    <w:rsid w:val="00054AEF"/>
    <w:rsid w:val="00056462"/>
    <w:rsid w:val="00060C72"/>
    <w:rsid w:val="00072A7A"/>
    <w:rsid w:val="00075BC5"/>
    <w:rsid w:val="00081F50"/>
    <w:rsid w:val="00085F61"/>
    <w:rsid w:val="00086916"/>
    <w:rsid w:val="00090EA0"/>
    <w:rsid w:val="0009100B"/>
    <w:rsid w:val="000912E0"/>
    <w:rsid w:val="00093AB5"/>
    <w:rsid w:val="00093F96"/>
    <w:rsid w:val="000943A1"/>
    <w:rsid w:val="000A02DB"/>
    <w:rsid w:val="000A3305"/>
    <w:rsid w:val="000A4AA3"/>
    <w:rsid w:val="000B0BF8"/>
    <w:rsid w:val="000B254F"/>
    <w:rsid w:val="000B3A2F"/>
    <w:rsid w:val="000B64C8"/>
    <w:rsid w:val="000B6DA9"/>
    <w:rsid w:val="000C58E8"/>
    <w:rsid w:val="000D1D78"/>
    <w:rsid w:val="000E014E"/>
    <w:rsid w:val="000E108B"/>
    <w:rsid w:val="000F132C"/>
    <w:rsid w:val="000F3D87"/>
    <w:rsid w:val="001113E4"/>
    <w:rsid w:val="001119C8"/>
    <w:rsid w:val="0011459F"/>
    <w:rsid w:val="00117B91"/>
    <w:rsid w:val="00117CCA"/>
    <w:rsid w:val="00121505"/>
    <w:rsid w:val="00124C74"/>
    <w:rsid w:val="001316AC"/>
    <w:rsid w:val="00132655"/>
    <w:rsid w:val="00136C83"/>
    <w:rsid w:val="00140963"/>
    <w:rsid w:val="001544ED"/>
    <w:rsid w:val="00154A2E"/>
    <w:rsid w:val="00156841"/>
    <w:rsid w:val="00157915"/>
    <w:rsid w:val="00161717"/>
    <w:rsid w:val="00167310"/>
    <w:rsid w:val="00171C4D"/>
    <w:rsid w:val="00176705"/>
    <w:rsid w:val="0018349A"/>
    <w:rsid w:val="00190A12"/>
    <w:rsid w:val="0019347B"/>
    <w:rsid w:val="00193E83"/>
    <w:rsid w:val="00194E42"/>
    <w:rsid w:val="00196FE7"/>
    <w:rsid w:val="001A1408"/>
    <w:rsid w:val="001B3C91"/>
    <w:rsid w:val="001B4244"/>
    <w:rsid w:val="001C16F8"/>
    <w:rsid w:val="001C176C"/>
    <w:rsid w:val="001C1F65"/>
    <w:rsid w:val="001C3018"/>
    <w:rsid w:val="001C3F38"/>
    <w:rsid w:val="001C50D7"/>
    <w:rsid w:val="001C6027"/>
    <w:rsid w:val="001D0145"/>
    <w:rsid w:val="001D0EC7"/>
    <w:rsid w:val="001E12EA"/>
    <w:rsid w:val="001E23F1"/>
    <w:rsid w:val="001F198B"/>
    <w:rsid w:val="001F6B97"/>
    <w:rsid w:val="00203108"/>
    <w:rsid w:val="00204A2F"/>
    <w:rsid w:val="00204D5E"/>
    <w:rsid w:val="002052B4"/>
    <w:rsid w:val="00210F13"/>
    <w:rsid w:val="0021291A"/>
    <w:rsid w:val="00220179"/>
    <w:rsid w:val="00222EEC"/>
    <w:rsid w:val="00223499"/>
    <w:rsid w:val="00231352"/>
    <w:rsid w:val="00231D46"/>
    <w:rsid w:val="002375FF"/>
    <w:rsid w:val="00240E70"/>
    <w:rsid w:val="00241174"/>
    <w:rsid w:val="00241C3B"/>
    <w:rsid w:val="00246489"/>
    <w:rsid w:val="00250B82"/>
    <w:rsid w:val="00253A8C"/>
    <w:rsid w:val="002540E5"/>
    <w:rsid w:val="00256BED"/>
    <w:rsid w:val="00256E18"/>
    <w:rsid w:val="00260916"/>
    <w:rsid w:val="00263188"/>
    <w:rsid w:val="00263D32"/>
    <w:rsid w:val="00266C81"/>
    <w:rsid w:val="0026769E"/>
    <w:rsid w:val="00271A56"/>
    <w:rsid w:val="00277FD9"/>
    <w:rsid w:val="00285173"/>
    <w:rsid w:val="00287156"/>
    <w:rsid w:val="00294094"/>
    <w:rsid w:val="00297B98"/>
    <w:rsid w:val="002A3638"/>
    <w:rsid w:val="002A581A"/>
    <w:rsid w:val="002B7347"/>
    <w:rsid w:val="002C1D03"/>
    <w:rsid w:val="002D17FC"/>
    <w:rsid w:val="002D3D37"/>
    <w:rsid w:val="002D4CFB"/>
    <w:rsid w:val="002D4D2B"/>
    <w:rsid w:val="002E1028"/>
    <w:rsid w:val="002E1B6A"/>
    <w:rsid w:val="002E54D7"/>
    <w:rsid w:val="002E5981"/>
    <w:rsid w:val="002E5CC0"/>
    <w:rsid w:val="002F0F0F"/>
    <w:rsid w:val="002F69C3"/>
    <w:rsid w:val="002F71F9"/>
    <w:rsid w:val="00306951"/>
    <w:rsid w:val="00313A6C"/>
    <w:rsid w:val="00316A6F"/>
    <w:rsid w:val="0032265F"/>
    <w:rsid w:val="00322AE5"/>
    <w:rsid w:val="003245B1"/>
    <w:rsid w:val="003309FF"/>
    <w:rsid w:val="00330D0D"/>
    <w:rsid w:val="00332CC5"/>
    <w:rsid w:val="0033440A"/>
    <w:rsid w:val="00345C8B"/>
    <w:rsid w:val="003472E7"/>
    <w:rsid w:val="00352EE3"/>
    <w:rsid w:val="003554DD"/>
    <w:rsid w:val="003665CD"/>
    <w:rsid w:val="00373DFB"/>
    <w:rsid w:val="003819D3"/>
    <w:rsid w:val="00384F7E"/>
    <w:rsid w:val="00386187"/>
    <w:rsid w:val="003874CB"/>
    <w:rsid w:val="003875AF"/>
    <w:rsid w:val="0039116F"/>
    <w:rsid w:val="003963DA"/>
    <w:rsid w:val="003967E0"/>
    <w:rsid w:val="00396F2F"/>
    <w:rsid w:val="003A4441"/>
    <w:rsid w:val="003A496D"/>
    <w:rsid w:val="003A73E0"/>
    <w:rsid w:val="003A77E1"/>
    <w:rsid w:val="003B37EB"/>
    <w:rsid w:val="003B59AC"/>
    <w:rsid w:val="003B6356"/>
    <w:rsid w:val="003B762A"/>
    <w:rsid w:val="003C2DD4"/>
    <w:rsid w:val="003D0CBE"/>
    <w:rsid w:val="003D2F87"/>
    <w:rsid w:val="003E0714"/>
    <w:rsid w:val="003E38D3"/>
    <w:rsid w:val="003E3CAD"/>
    <w:rsid w:val="003F3B93"/>
    <w:rsid w:val="00400722"/>
    <w:rsid w:val="0040250B"/>
    <w:rsid w:val="00405536"/>
    <w:rsid w:val="0041360D"/>
    <w:rsid w:val="00420A51"/>
    <w:rsid w:val="00427231"/>
    <w:rsid w:val="00443030"/>
    <w:rsid w:val="004454B8"/>
    <w:rsid w:val="004510C5"/>
    <w:rsid w:val="004525DB"/>
    <w:rsid w:val="00452FD3"/>
    <w:rsid w:val="00454D39"/>
    <w:rsid w:val="004606DF"/>
    <w:rsid w:val="00462425"/>
    <w:rsid w:val="00463C05"/>
    <w:rsid w:val="004655BB"/>
    <w:rsid w:val="00465D9A"/>
    <w:rsid w:val="004736EF"/>
    <w:rsid w:val="004749E0"/>
    <w:rsid w:val="00476C37"/>
    <w:rsid w:val="004778A7"/>
    <w:rsid w:val="00490873"/>
    <w:rsid w:val="00493491"/>
    <w:rsid w:val="00494D01"/>
    <w:rsid w:val="00495E5B"/>
    <w:rsid w:val="004963FB"/>
    <w:rsid w:val="00497E6D"/>
    <w:rsid w:val="004A07FD"/>
    <w:rsid w:val="004A0CA6"/>
    <w:rsid w:val="004A2BB1"/>
    <w:rsid w:val="004A427A"/>
    <w:rsid w:val="004B2486"/>
    <w:rsid w:val="004B265E"/>
    <w:rsid w:val="004C028C"/>
    <w:rsid w:val="004C16F1"/>
    <w:rsid w:val="004C239A"/>
    <w:rsid w:val="004C3E5B"/>
    <w:rsid w:val="004C5B67"/>
    <w:rsid w:val="004C7672"/>
    <w:rsid w:val="004D34EF"/>
    <w:rsid w:val="004D387D"/>
    <w:rsid w:val="004D3A86"/>
    <w:rsid w:val="004D45EF"/>
    <w:rsid w:val="004D6506"/>
    <w:rsid w:val="004D776C"/>
    <w:rsid w:val="004D7846"/>
    <w:rsid w:val="004E0363"/>
    <w:rsid w:val="004E4D55"/>
    <w:rsid w:val="004E5A1D"/>
    <w:rsid w:val="004F0196"/>
    <w:rsid w:val="004F60F2"/>
    <w:rsid w:val="004F7776"/>
    <w:rsid w:val="00501336"/>
    <w:rsid w:val="00502D0B"/>
    <w:rsid w:val="00503B39"/>
    <w:rsid w:val="00505C22"/>
    <w:rsid w:val="005161AB"/>
    <w:rsid w:val="00517E77"/>
    <w:rsid w:val="00521569"/>
    <w:rsid w:val="005244C1"/>
    <w:rsid w:val="00534314"/>
    <w:rsid w:val="0053519E"/>
    <w:rsid w:val="0054428D"/>
    <w:rsid w:val="005558E5"/>
    <w:rsid w:val="00555B53"/>
    <w:rsid w:val="00560C8D"/>
    <w:rsid w:val="005660DB"/>
    <w:rsid w:val="0057026E"/>
    <w:rsid w:val="00571031"/>
    <w:rsid w:val="00572B12"/>
    <w:rsid w:val="00573CCE"/>
    <w:rsid w:val="00581A2D"/>
    <w:rsid w:val="00582CCA"/>
    <w:rsid w:val="00583DDE"/>
    <w:rsid w:val="00587F4B"/>
    <w:rsid w:val="00592A2B"/>
    <w:rsid w:val="00592DD0"/>
    <w:rsid w:val="00596C01"/>
    <w:rsid w:val="00596C85"/>
    <w:rsid w:val="005A1C49"/>
    <w:rsid w:val="005A39C7"/>
    <w:rsid w:val="005B52E1"/>
    <w:rsid w:val="005C0F2A"/>
    <w:rsid w:val="005D2D4F"/>
    <w:rsid w:val="005D37C3"/>
    <w:rsid w:val="005D3D37"/>
    <w:rsid w:val="005D7175"/>
    <w:rsid w:val="005E0B1E"/>
    <w:rsid w:val="005E529D"/>
    <w:rsid w:val="005F011C"/>
    <w:rsid w:val="005F0E37"/>
    <w:rsid w:val="00600B29"/>
    <w:rsid w:val="00603AD6"/>
    <w:rsid w:val="00605843"/>
    <w:rsid w:val="00611EA3"/>
    <w:rsid w:val="0061358B"/>
    <w:rsid w:val="00616377"/>
    <w:rsid w:val="00634744"/>
    <w:rsid w:val="00643CA7"/>
    <w:rsid w:val="00650091"/>
    <w:rsid w:val="00653BF5"/>
    <w:rsid w:val="006555CC"/>
    <w:rsid w:val="00655D6E"/>
    <w:rsid w:val="006624EC"/>
    <w:rsid w:val="00662CCD"/>
    <w:rsid w:val="0066617C"/>
    <w:rsid w:val="00673A15"/>
    <w:rsid w:val="006744B3"/>
    <w:rsid w:val="006834EF"/>
    <w:rsid w:val="00690456"/>
    <w:rsid w:val="00690E63"/>
    <w:rsid w:val="00692F4F"/>
    <w:rsid w:val="006A2888"/>
    <w:rsid w:val="006A46FB"/>
    <w:rsid w:val="006A6BDF"/>
    <w:rsid w:val="006B0454"/>
    <w:rsid w:val="006B12BB"/>
    <w:rsid w:val="006B4BD7"/>
    <w:rsid w:val="006B7175"/>
    <w:rsid w:val="006C4204"/>
    <w:rsid w:val="006C7DDB"/>
    <w:rsid w:val="006D1F15"/>
    <w:rsid w:val="006D24BC"/>
    <w:rsid w:val="006D2B44"/>
    <w:rsid w:val="006D36AD"/>
    <w:rsid w:val="006D42F4"/>
    <w:rsid w:val="006E1285"/>
    <w:rsid w:val="006E131A"/>
    <w:rsid w:val="006F0394"/>
    <w:rsid w:val="006F3D82"/>
    <w:rsid w:val="006F6DB5"/>
    <w:rsid w:val="0071047D"/>
    <w:rsid w:val="00710DD0"/>
    <w:rsid w:val="0071136C"/>
    <w:rsid w:val="007155AF"/>
    <w:rsid w:val="0071709D"/>
    <w:rsid w:val="007222F8"/>
    <w:rsid w:val="007306DB"/>
    <w:rsid w:val="0073174B"/>
    <w:rsid w:val="00735D51"/>
    <w:rsid w:val="00735EFA"/>
    <w:rsid w:val="00736A95"/>
    <w:rsid w:val="00741EFC"/>
    <w:rsid w:val="00742A6F"/>
    <w:rsid w:val="0074301A"/>
    <w:rsid w:val="00743027"/>
    <w:rsid w:val="007519F4"/>
    <w:rsid w:val="00751F84"/>
    <w:rsid w:val="0075317D"/>
    <w:rsid w:val="0076503B"/>
    <w:rsid w:val="00770E46"/>
    <w:rsid w:val="00774CE9"/>
    <w:rsid w:val="00775491"/>
    <w:rsid w:val="00777014"/>
    <w:rsid w:val="00777344"/>
    <w:rsid w:val="00777499"/>
    <w:rsid w:val="007775BD"/>
    <w:rsid w:val="007812BA"/>
    <w:rsid w:val="00784A4E"/>
    <w:rsid w:val="007911D8"/>
    <w:rsid w:val="007919AD"/>
    <w:rsid w:val="00793EE7"/>
    <w:rsid w:val="00795826"/>
    <w:rsid w:val="007969BA"/>
    <w:rsid w:val="007A1551"/>
    <w:rsid w:val="007A3B0F"/>
    <w:rsid w:val="007A45C1"/>
    <w:rsid w:val="007A4925"/>
    <w:rsid w:val="007A566D"/>
    <w:rsid w:val="007B1C52"/>
    <w:rsid w:val="007B1D36"/>
    <w:rsid w:val="007B5291"/>
    <w:rsid w:val="007B6912"/>
    <w:rsid w:val="007C1D37"/>
    <w:rsid w:val="007C6262"/>
    <w:rsid w:val="007C65CA"/>
    <w:rsid w:val="007D1D9C"/>
    <w:rsid w:val="007D4968"/>
    <w:rsid w:val="007E0660"/>
    <w:rsid w:val="007E434F"/>
    <w:rsid w:val="007E6F6C"/>
    <w:rsid w:val="007E7347"/>
    <w:rsid w:val="007F1E34"/>
    <w:rsid w:val="007F5093"/>
    <w:rsid w:val="007F59C9"/>
    <w:rsid w:val="007F6CF6"/>
    <w:rsid w:val="00800C07"/>
    <w:rsid w:val="00801DF0"/>
    <w:rsid w:val="00803E86"/>
    <w:rsid w:val="0080669A"/>
    <w:rsid w:val="008076DA"/>
    <w:rsid w:val="008103BE"/>
    <w:rsid w:val="008118F0"/>
    <w:rsid w:val="008125BC"/>
    <w:rsid w:val="008209FB"/>
    <w:rsid w:val="00824133"/>
    <w:rsid w:val="0082669D"/>
    <w:rsid w:val="008304E0"/>
    <w:rsid w:val="00832BF1"/>
    <w:rsid w:val="008340F9"/>
    <w:rsid w:val="00843037"/>
    <w:rsid w:val="00845E48"/>
    <w:rsid w:val="008502C4"/>
    <w:rsid w:val="0085229D"/>
    <w:rsid w:val="00853B11"/>
    <w:rsid w:val="008550EB"/>
    <w:rsid w:val="00856D13"/>
    <w:rsid w:val="00862BFA"/>
    <w:rsid w:val="00864F94"/>
    <w:rsid w:val="00867896"/>
    <w:rsid w:val="00872503"/>
    <w:rsid w:val="008728F8"/>
    <w:rsid w:val="00873CB5"/>
    <w:rsid w:val="00887B2E"/>
    <w:rsid w:val="00892858"/>
    <w:rsid w:val="00894C5D"/>
    <w:rsid w:val="008954BC"/>
    <w:rsid w:val="008A1974"/>
    <w:rsid w:val="008B0596"/>
    <w:rsid w:val="008B10F3"/>
    <w:rsid w:val="008B4AE2"/>
    <w:rsid w:val="008C2B84"/>
    <w:rsid w:val="008C4740"/>
    <w:rsid w:val="008C6465"/>
    <w:rsid w:val="008D0377"/>
    <w:rsid w:val="008D1D97"/>
    <w:rsid w:val="008D3251"/>
    <w:rsid w:val="008D5D9D"/>
    <w:rsid w:val="008E042A"/>
    <w:rsid w:val="008F17FA"/>
    <w:rsid w:val="008F2805"/>
    <w:rsid w:val="008F67BD"/>
    <w:rsid w:val="00904394"/>
    <w:rsid w:val="00913BB3"/>
    <w:rsid w:val="00914F48"/>
    <w:rsid w:val="00917872"/>
    <w:rsid w:val="00926572"/>
    <w:rsid w:val="00927396"/>
    <w:rsid w:val="009325AD"/>
    <w:rsid w:val="00944563"/>
    <w:rsid w:val="009479DE"/>
    <w:rsid w:val="009568AF"/>
    <w:rsid w:val="009666E8"/>
    <w:rsid w:val="00966DEC"/>
    <w:rsid w:val="00967E12"/>
    <w:rsid w:val="00970A4F"/>
    <w:rsid w:val="00972BF4"/>
    <w:rsid w:val="00973706"/>
    <w:rsid w:val="0097600E"/>
    <w:rsid w:val="00977354"/>
    <w:rsid w:val="00987E42"/>
    <w:rsid w:val="00990B87"/>
    <w:rsid w:val="009934FC"/>
    <w:rsid w:val="009A2B41"/>
    <w:rsid w:val="009B4C75"/>
    <w:rsid w:val="009B5808"/>
    <w:rsid w:val="009C5F57"/>
    <w:rsid w:val="009C6EAD"/>
    <w:rsid w:val="009D2571"/>
    <w:rsid w:val="009D2A89"/>
    <w:rsid w:val="009D4F87"/>
    <w:rsid w:val="009E5755"/>
    <w:rsid w:val="009E7CCF"/>
    <w:rsid w:val="009F0045"/>
    <w:rsid w:val="009F14B7"/>
    <w:rsid w:val="009F5068"/>
    <w:rsid w:val="009F5C32"/>
    <w:rsid w:val="009F7647"/>
    <w:rsid w:val="009F7BDE"/>
    <w:rsid w:val="00A0021F"/>
    <w:rsid w:val="00A00EB1"/>
    <w:rsid w:val="00A015A7"/>
    <w:rsid w:val="00A02A34"/>
    <w:rsid w:val="00A06332"/>
    <w:rsid w:val="00A11996"/>
    <w:rsid w:val="00A11EF6"/>
    <w:rsid w:val="00A17F31"/>
    <w:rsid w:val="00A234F6"/>
    <w:rsid w:val="00A27A59"/>
    <w:rsid w:val="00A34D6D"/>
    <w:rsid w:val="00A35399"/>
    <w:rsid w:val="00A41B4C"/>
    <w:rsid w:val="00A421C8"/>
    <w:rsid w:val="00A52C71"/>
    <w:rsid w:val="00A53846"/>
    <w:rsid w:val="00A54B8C"/>
    <w:rsid w:val="00A54DE3"/>
    <w:rsid w:val="00A55619"/>
    <w:rsid w:val="00A55C73"/>
    <w:rsid w:val="00A574DD"/>
    <w:rsid w:val="00A607B0"/>
    <w:rsid w:val="00A607CA"/>
    <w:rsid w:val="00A62B4A"/>
    <w:rsid w:val="00A67A39"/>
    <w:rsid w:val="00A67B45"/>
    <w:rsid w:val="00A715B7"/>
    <w:rsid w:val="00A7464D"/>
    <w:rsid w:val="00A75262"/>
    <w:rsid w:val="00A76CDE"/>
    <w:rsid w:val="00A76FF6"/>
    <w:rsid w:val="00A803C9"/>
    <w:rsid w:val="00A81B9C"/>
    <w:rsid w:val="00A82A2B"/>
    <w:rsid w:val="00A84D5B"/>
    <w:rsid w:val="00A86E7D"/>
    <w:rsid w:val="00A91A53"/>
    <w:rsid w:val="00A93B25"/>
    <w:rsid w:val="00A974E3"/>
    <w:rsid w:val="00AA2211"/>
    <w:rsid w:val="00AA652C"/>
    <w:rsid w:val="00AA79D7"/>
    <w:rsid w:val="00AB3EA2"/>
    <w:rsid w:val="00AB6B52"/>
    <w:rsid w:val="00AC1552"/>
    <w:rsid w:val="00AC42A3"/>
    <w:rsid w:val="00AC5937"/>
    <w:rsid w:val="00AC6DEA"/>
    <w:rsid w:val="00AC7E95"/>
    <w:rsid w:val="00AE2B6C"/>
    <w:rsid w:val="00AE379A"/>
    <w:rsid w:val="00AF2074"/>
    <w:rsid w:val="00AF731E"/>
    <w:rsid w:val="00B007D6"/>
    <w:rsid w:val="00B07DCA"/>
    <w:rsid w:val="00B22A1D"/>
    <w:rsid w:val="00B25AE1"/>
    <w:rsid w:val="00B30861"/>
    <w:rsid w:val="00B32C4F"/>
    <w:rsid w:val="00B3630B"/>
    <w:rsid w:val="00B363B9"/>
    <w:rsid w:val="00B36837"/>
    <w:rsid w:val="00B37634"/>
    <w:rsid w:val="00B445C4"/>
    <w:rsid w:val="00B4688F"/>
    <w:rsid w:val="00B469F1"/>
    <w:rsid w:val="00B507CB"/>
    <w:rsid w:val="00B526B6"/>
    <w:rsid w:val="00B52C20"/>
    <w:rsid w:val="00B53DE6"/>
    <w:rsid w:val="00B547B8"/>
    <w:rsid w:val="00B603CA"/>
    <w:rsid w:val="00B655AD"/>
    <w:rsid w:val="00B65A8B"/>
    <w:rsid w:val="00B748BE"/>
    <w:rsid w:val="00B77DBA"/>
    <w:rsid w:val="00B80440"/>
    <w:rsid w:val="00B83292"/>
    <w:rsid w:val="00B95872"/>
    <w:rsid w:val="00BA0E94"/>
    <w:rsid w:val="00BA22DF"/>
    <w:rsid w:val="00BA2348"/>
    <w:rsid w:val="00BA7ADD"/>
    <w:rsid w:val="00BB1CD4"/>
    <w:rsid w:val="00BB69F8"/>
    <w:rsid w:val="00BC0794"/>
    <w:rsid w:val="00BC1346"/>
    <w:rsid w:val="00BC6706"/>
    <w:rsid w:val="00BC6876"/>
    <w:rsid w:val="00BC79FC"/>
    <w:rsid w:val="00BC7C26"/>
    <w:rsid w:val="00BD1B4F"/>
    <w:rsid w:val="00BD51DF"/>
    <w:rsid w:val="00BD714F"/>
    <w:rsid w:val="00BE3FFC"/>
    <w:rsid w:val="00BE43B8"/>
    <w:rsid w:val="00C03CEF"/>
    <w:rsid w:val="00C07805"/>
    <w:rsid w:val="00C1288A"/>
    <w:rsid w:val="00C1349C"/>
    <w:rsid w:val="00C140D3"/>
    <w:rsid w:val="00C154B6"/>
    <w:rsid w:val="00C24703"/>
    <w:rsid w:val="00C33795"/>
    <w:rsid w:val="00C342BC"/>
    <w:rsid w:val="00C343D4"/>
    <w:rsid w:val="00C34428"/>
    <w:rsid w:val="00C37117"/>
    <w:rsid w:val="00C41F1A"/>
    <w:rsid w:val="00C41F22"/>
    <w:rsid w:val="00C44932"/>
    <w:rsid w:val="00C46827"/>
    <w:rsid w:val="00C525F8"/>
    <w:rsid w:val="00C61B94"/>
    <w:rsid w:val="00C63AF4"/>
    <w:rsid w:val="00C65A18"/>
    <w:rsid w:val="00C66AFE"/>
    <w:rsid w:val="00C67E3A"/>
    <w:rsid w:val="00C721F5"/>
    <w:rsid w:val="00C72F07"/>
    <w:rsid w:val="00C73BCE"/>
    <w:rsid w:val="00C7768F"/>
    <w:rsid w:val="00C844B0"/>
    <w:rsid w:val="00C8772F"/>
    <w:rsid w:val="00C87934"/>
    <w:rsid w:val="00C93736"/>
    <w:rsid w:val="00C97BA0"/>
    <w:rsid w:val="00CA154D"/>
    <w:rsid w:val="00CA4E64"/>
    <w:rsid w:val="00CA7139"/>
    <w:rsid w:val="00CB0BFD"/>
    <w:rsid w:val="00CB3273"/>
    <w:rsid w:val="00CB5F52"/>
    <w:rsid w:val="00CB6D44"/>
    <w:rsid w:val="00CC0A20"/>
    <w:rsid w:val="00CC1065"/>
    <w:rsid w:val="00CC6DBF"/>
    <w:rsid w:val="00CC7B3A"/>
    <w:rsid w:val="00CD2698"/>
    <w:rsid w:val="00CD332B"/>
    <w:rsid w:val="00CD5E15"/>
    <w:rsid w:val="00CE3BFC"/>
    <w:rsid w:val="00CE6CE6"/>
    <w:rsid w:val="00CF0D31"/>
    <w:rsid w:val="00CF3813"/>
    <w:rsid w:val="00D0162E"/>
    <w:rsid w:val="00D1072E"/>
    <w:rsid w:val="00D11599"/>
    <w:rsid w:val="00D124EB"/>
    <w:rsid w:val="00D1388C"/>
    <w:rsid w:val="00D13F07"/>
    <w:rsid w:val="00D2079E"/>
    <w:rsid w:val="00D20B84"/>
    <w:rsid w:val="00D21CDB"/>
    <w:rsid w:val="00D23568"/>
    <w:rsid w:val="00D27BD4"/>
    <w:rsid w:val="00D30665"/>
    <w:rsid w:val="00D37517"/>
    <w:rsid w:val="00D44AC3"/>
    <w:rsid w:val="00D55616"/>
    <w:rsid w:val="00D631E3"/>
    <w:rsid w:val="00D74722"/>
    <w:rsid w:val="00D84CA2"/>
    <w:rsid w:val="00D86758"/>
    <w:rsid w:val="00D9118C"/>
    <w:rsid w:val="00D94EC5"/>
    <w:rsid w:val="00D96823"/>
    <w:rsid w:val="00DA110F"/>
    <w:rsid w:val="00DA2E41"/>
    <w:rsid w:val="00DA6923"/>
    <w:rsid w:val="00DB29DB"/>
    <w:rsid w:val="00DB480B"/>
    <w:rsid w:val="00DC49F1"/>
    <w:rsid w:val="00DD0AB0"/>
    <w:rsid w:val="00DD0F18"/>
    <w:rsid w:val="00DD2B6A"/>
    <w:rsid w:val="00DD3306"/>
    <w:rsid w:val="00DD4056"/>
    <w:rsid w:val="00DD4F4D"/>
    <w:rsid w:val="00DD65A8"/>
    <w:rsid w:val="00DE487C"/>
    <w:rsid w:val="00DE6BCE"/>
    <w:rsid w:val="00DE6E6E"/>
    <w:rsid w:val="00DF146D"/>
    <w:rsid w:val="00DF1594"/>
    <w:rsid w:val="00DF575F"/>
    <w:rsid w:val="00DF6762"/>
    <w:rsid w:val="00E0017F"/>
    <w:rsid w:val="00E00D75"/>
    <w:rsid w:val="00E10B93"/>
    <w:rsid w:val="00E17215"/>
    <w:rsid w:val="00E22E62"/>
    <w:rsid w:val="00E236E2"/>
    <w:rsid w:val="00E23C1A"/>
    <w:rsid w:val="00E423C6"/>
    <w:rsid w:val="00E43326"/>
    <w:rsid w:val="00E47AA3"/>
    <w:rsid w:val="00E47C25"/>
    <w:rsid w:val="00E50FB2"/>
    <w:rsid w:val="00E54875"/>
    <w:rsid w:val="00E5654A"/>
    <w:rsid w:val="00E57284"/>
    <w:rsid w:val="00E65E9B"/>
    <w:rsid w:val="00E67672"/>
    <w:rsid w:val="00E709D1"/>
    <w:rsid w:val="00E744A9"/>
    <w:rsid w:val="00E74908"/>
    <w:rsid w:val="00E83353"/>
    <w:rsid w:val="00E86065"/>
    <w:rsid w:val="00E940C9"/>
    <w:rsid w:val="00E9438E"/>
    <w:rsid w:val="00E95756"/>
    <w:rsid w:val="00EA161E"/>
    <w:rsid w:val="00EA181C"/>
    <w:rsid w:val="00EC4C4D"/>
    <w:rsid w:val="00EC6D40"/>
    <w:rsid w:val="00ED0FA1"/>
    <w:rsid w:val="00ED1076"/>
    <w:rsid w:val="00ED5224"/>
    <w:rsid w:val="00EE0451"/>
    <w:rsid w:val="00EE334B"/>
    <w:rsid w:val="00EE7DB6"/>
    <w:rsid w:val="00EF1BAB"/>
    <w:rsid w:val="00EF275C"/>
    <w:rsid w:val="00EF511A"/>
    <w:rsid w:val="00EF6C65"/>
    <w:rsid w:val="00EF77A1"/>
    <w:rsid w:val="00F14F5C"/>
    <w:rsid w:val="00F260C6"/>
    <w:rsid w:val="00F31F3F"/>
    <w:rsid w:val="00F32E07"/>
    <w:rsid w:val="00F36140"/>
    <w:rsid w:val="00F4278A"/>
    <w:rsid w:val="00F44271"/>
    <w:rsid w:val="00F500B5"/>
    <w:rsid w:val="00F50716"/>
    <w:rsid w:val="00F52DF7"/>
    <w:rsid w:val="00F53E15"/>
    <w:rsid w:val="00F54785"/>
    <w:rsid w:val="00F56189"/>
    <w:rsid w:val="00F56DBA"/>
    <w:rsid w:val="00F6241B"/>
    <w:rsid w:val="00F62E3C"/>
    <w:rsid w:val="00F64147"/>
    <w:rsid w:val="00F7015F"/>
    <w:rsid w:val="00F7476A"/>
    <w:rsid w:val="00F7657B"/>
    <w:rsid w:val="00F80B61"/>
    <w:rsid w:val="00F8141E"/>
    <w:rsid w:val="00F82B48"/>
    <w:rsid w:val="00F9260E"/>
    <w:rsid w:val="00F926E6"/>
    <w:rsid w:val="00F94BB5"/>
    <w:rsid w:val="00F95B76"/>
    <w:rsid w:val="00FA0D3F"/>
    <w:rsid w:val="00FA18E6"/>
    <w:rsid w:val="00FA3449"/>
    <w:rsid w:val="00FA7676"/>
    <w:rsid w:val="00FB1032"/>
    <w:rsid w:val="00FB6E2D"/>
    <w:rsid w:val="00FB7FA1"/>
    <w:rsid w:val="00FC14D4"/>
    <w:rsid w:val="00FC357F"/>
    <w:rsid w:val="00FC5606"/>
    <w:rsid w:val="00FC6F03"/>
    <w:rsid w:val="00FC71FC"/>
    <w:rsid w:val="00FE050B"/>
    <w:rsid w:val="00FE31FF"/>
    <w:rsid w:val="00FE4BD0"/>
    <w:rsid w:val="00FE60F4"/>
    <w:rsid w:val="00FE7456"/>
    <w:rsid w:val="00FE7957"/>
    <w:rsid w:val="00FE7F6C"/>
    <w:rsid w:val="00FF26C8"/>
    <w:rsid w:val="00FF3DF0"/>
    <w:rsid w:val="00FF4270"/>
    <w:rsid w:val="00FF6F13"/>
    <w:rsid w:val="00FF7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D5EC9"/>
  <w15:chartTrackingRefBased/>
  <w15:docId w15:val="{360EEE0C-1254-6A43-9C9D-6CC1E08D6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9F4"/>
    <w:rPr>
      <w:rFonts w:eastAsiaTheme="minorEastAsia"/>
    </w:rPr>
  </w:style>
  <w:style w:type="paragraph" w:styleId="Heading1">
    <w:name w:val="heading 1"/>
    <w:basedOn w:val="Normal"/>
    <w:next w:val="Normal"/>
    <w:link w:val="Heading1Char"/>
    <w:uiPriority w:val="9"/>
    <w:qFormat/>
    <w:rsid w:val="008F1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7FA"/>
    <w:rPr>
      <w:rFonts w:eastAsiaTheme="majorEastAsia" w:cstheme="majorBidi"/>
      <w:color w:val="272727" w:themeColor="text1" w:themeTint="D8"/>
    </w:rPr>
  </w:style>
  <w:style w:type="paragraph" w:styleId="Title">
    <w:name w:val="Title"/>
    <w:basedOn w:val="Normal"/>
    <w:next w:val="Normal"/>
    <w:link w:val="TitleChar"/>
    <w:uiPriority w:val="10"/>
    <w:qFormat/>
    <w:rsid w:val="008F1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7FA"/>
    <w:pPr>
      <w:spacing w:before="160"/>
      <w:jc w:val="center"/>
    </w:pPr>
    <w:rPr>
      <w:i/>
      <w:iCs/>
      <w:color w:val="404040" w:themeColor="text1" w:themeTint="BF"/>
    </w:rPr>
  </w:style>
  <w:style w:type="character" w:customStyle="1" w:styleId="QuoteChar">
    <w:name w:val="Quote Char"/>
    <w:basedOn w:val="DefaultParagraphFont"/>
    <w:link w:val="Quote"/>
    <w:uiPriority w:val="29"/>
    <w:rsid w:val="008F17FA"/>
    <w:rPr>
      <w:rFonts w:eastAsiaTheme="minorEastAsia"/>
      <w:i/>
      <w:iCs/>
      <w:color w:val="404040" w:themeColor="text1" w:themeTint="BF"/>
    </w:rPr>
  </w:style>
  <w:style w:type="paragraph" w:styleId="ListParagraph">
    <w:name w:val="List Paragraph"/>
    <w:basedOn w:val="Normal"/>
    <w:uiPriority w:val="34"/>
    <w:qFormat/>
    <w:rsid w:val="008F17FA"/>
    <w:pPr>
      <w:ind w:left="720"/>
      <w:contextualSpacing/>
    </w:pPr>
  </w:style>
  <w:style w:type="character" w:styleId="IntenseEmphasis">
    <w:name w:val="Intense Emphasis"/>
    <w:basedOn w:val="DefaultParagraphFont"/>
    <w:uiPriority w:val="21"/>
    <w:qFormat/>
    <w:rsid w:val="008F17FA"/>
    <w:rPr>
      <w:i/>
      <w:iCs/>
      <w:color w:val="0F4761" w:themeColor="accent1" w:themeShade="BF"/>
    </w:rPr>
  </w:style>
  <w:style w:type="paragraph" w:styleId="IntenseQuote">
    <w:name w:val="Intense Quote"/>
    <w:basedOn w:val="Normal"/>
    <w:next w:val="Normal"/>
    <w:link w:val="IntenseQuoteChar"/>
    <w:uiPriority w:val="30"/>
    <w:qFormat/>
    <w:rsid w:val="008F1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7FA"/>
    <w:rPr>
      <w:rFonts w:eastAsiaTheme="minorEastAsia"/>
      <w:i/>
      <w:iCs/>
      <w:color w:val="0F4761" w:themeColor="accent1" w:themeShade="BF"/>
    </w:rPr>
  </w:style>
  <w:style w:type="character" w:styleId="IntenseReference">
    <w:name w:val="Intense Reference"/>
    <w:basedOn w:val="DefaultParagraphFont"/>
    <w:uiPriority w:val="32"/>
    <w:qFormat/>
    <w:rsid w:val="008F17FA"/>
    <w:rPr>
      <w:b/>
      <w:bCs/>
      <w:smallCaps/>
      <w:color w:val="0F4761" w:themeColor="accent1" w:themeShade="BF"/>
      <w:spacing w:val="5"/>
    </w:rPr>
  </w:style>
  <w:style w:type="character" w:styleId="CommentReference">
    <w:name w:val="annotation reference"/>
    <w:basedOn w:val="DefaultParagraphFont"/>
    <w:uiPriority w:val="99"/>
    <w:semiHidden/>
    <w:unhideWhenUsed/>
    <w:rsid w:val="008F17FA"/>
    <w:rPr>
      <w:sz w:val="16"/>
      <w:szCs w:val="16"/>
    </w:rPr>
  </w:style>
  <w:style w:type="paragraph" w:styleId="CommentText">
    <w:name w:val="annotation text"/>
    <w:basedOn w:val="Normal"/>
    <w:link w:val="CommentTextChar"/>
    <w:uiPriority w:val="99"/>
    <w:semiHidden/>
    <w:unhideWhenUsed/>
    <w:rsid w:val="008F17FA"/>
    <w:pPr>
      <w:spacing w:line="240" w:lineRule="auto"/>
    </w:pPr>
    <w:rPr>
      <w:sz w:val="20"/>
      <w:szCs w:val="20"/>
    </w:rPr>
  </w:style>
  <w:style w:type="character" w:customStyle="1" w:styleId="CommentTextChar">
    <w:name w:val="Comment Text Char"/>
    <w:basedOn w:val="DefaultParagraphFont"/>
    <w:link w:val="CommentText"/>
    <w:uiPriority w:val="99"/>
    <w:semiHidden/>
    <w:rsid w:val="008F17F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8F17FA"/>
    <w:rPr>
      <w:b/>
      <w:bCs/>
    </w:rPr>
  </w:style>
  <w:style w:type="character" w:customStyle="1" w:styleId="CommentSubjectChar">
    <w:name w:val="Comment Subject Char"/>
    <w:basedOn w:val="CommentTextChar"/>
    <w:link w:val="CommentSubject"/>
    <w:uiPriority w:val="99"/>
    <w:semiHidden/>
    <w:rsid w:val="008F17FA"/>
    <w:rPr>
      <w:rFonts w:eastAsiaTheme="minorEastAsia"/>
      <w:b/>
      <w:bCs/>
      <w:sz w:val="20"/>
      <w:szCs w:val="20"/>
    </w:rPr>
  </w:style>
  <w:style w:type="character" w:styleId="Hyperlink">
    <w:name w:val="Hyperlink"/>
    <w:basedOn w:val="DefaultParagraphFont"/>
    <w:uiPriority w:val="99"/>
    <w:unhideWhenUsed/>
    <w:rsid w:val="008F17FA"/>
    <w:rPr>
      <w:color w:val="467886" w:themeColor="hyperlink"/>
      <w:u w:val="single"/>
    </w:rPr>
  </w:style>
  <w:style w:type="character" w:styleId="UnresolvedMention">
    <w:name w:val="Unresolved Mention"/>
    <w:basedOn w:val="DefaultParagraphFont"/>
    <w:uiPriority w:val="99"/>
    <w:semiHidden/>
    <w:unhideWhenUsed/>
    <w:rsid w:val="008F17FA"/>
    <w:rPr>
      <w:color w:val="605E5C"/>
      <w:shd w:val="clear" w:color="auto" w:fill="E1DFDD"/>
    </w:rPr>
  </w:style>
  <w:style w:type="paragraph" w:styleId="Bibliography">
    <w:name w:val="Bibliography"/>
    <w:basedOn w:val="Normal"/>
    <w:next w:val="Normal"/>
    <w:uiPriority w:val="37"/>
    <w:unhideWhenUsed/>
    <w:rsid w:val="008F17FA"/>
    <w:pPr>
      <w:tabs>
        <w:tab w:val="left" w:pos="260"/>
        <w:tab w:val="left" w:pos="380"/>
        <w:tab w:val="left" w:pos="500"/>
      </w:tabs>
      <w:spacing w:after="0" w:line="240" w:lineRule="auto"/>
      <w:ind w:left="504" w:hanging="504"/>
    </w:pPr>
  </w:style>
  <w:style w:type="paragraph" w:styleId="Revision">
    <w:name w:val="Revision"/>
    <w:hidden/>
    <w:uiPriority w:val="99"/>
    <w:semiHidden/>
    <w:rsid w:val="00352EE3"/>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nam11.safelinks.protection.outlook.com/?url=https%3A%2F%2Fwww.atsjournals.org%2Fdoi%2Ffull%2F10.1164%2Frccm.202007-2686OC&amp;data=05%7C02%7Ckristin.nicole.bratton%40emory.edu%7C095076e92ceb4e2d881308ddf0788f07%7Ce004fb9cb0a4424fbcd0322606d5df38%7C0%7C0%7C638931122943418348%7CUnknown%7CTWFpbGZsb3d8eyJFbXB0eU1hcGkiOnRydWUsIlYiOiIwLjAuMDAwMCIsIlAiOiJXaW4zMiIsIkFOIjoiTWFpbCIsIldUIjoyfQ%3D%3D%7C0%7C%7C%7C&amp;sdata=hJ%2FOLrGdtFlI8Mrn9xFSIevoE36IhEIxB%2BakeGneAoc%3D&amp;reserved=0" TargetMode="External"/><Relationship Id="rId2" Type="http://schemas.openxmlformats.org/officeDocument/2006/relationships/hyperlink" Target="https://www.sciencedirect.com/science/article/abs/pii/S1472979214206615?via%3Dihub" TargetMode="External"/><Relationship Id="rId1" Type="http://schemas.openxmlformats.org/officeDocument/2006/relationships/hyperlink" Target="https://www.science.org/doi/full/10.1126/sciadv.adk5108" TargetMode="External"/><Relationship Id="rId4" Type="http://schemas.openxmlformats.org/officeDocument/2006/relationships/hyperlink" Target="https://finddx.shinyapps.io/testdirexplorer_beta/"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3.emf"/><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emf"/><Relationship Id="rId5" Type="http://schemas.openxmlformats.org/officeDocument/2006/relationships/comments" Target="comments.xml"/><Relationship Id="rId15" Type="http://schemas.openxmlformats.org/officeDocument/2006/relationships/image" Target="media/image40.png"/><Relationship Id="rId10" Type="http://schemas.openxmlformats.org/officeDocument/2006/relationships/image" Target="media/image10.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10</Pages>
  <Words>15051</Words>
  <Characters>85795</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Kristin</dc:creator>
  <cp:keywords/>
  <dc:description/>
  <cp:lastModifiedBy>Stephen Kissler</cp:lastModifiedBy>
  <cp:revision>424</cp:revision>
  <dcterms:created xsi:type="dcterms:W3CDTF">2025-08-21T20:13:00Z</dcterms:created>
  <dcterms:modified xsi:type="dcterms:W3CDTF">2025-10-01T19:49:00Z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zotero-version="7.0.23"&gt;&lt;session id="6KneDERe"/&gt;&lt;style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