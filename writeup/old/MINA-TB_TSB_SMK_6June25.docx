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804D" w14:textId="765BD944" w:rsidR="00FA1BB0" w:rsidRDefault="00FA1BB0" w:rsidP="0087386F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commentRangeStart w:id="0"/>
      <w:commentRangeStart w:id="1"/>
      <w:commentRangeStart w:id="2"/>
      <w:r>
        <w:rPr>
          <w:rFonts w:ascii="Arial" w:hAnsi="Arial" w:cs="Arial"/>
          <w:b/>
          <w:bCs/>
          <w:sz w:val="22"/>
          <w:szCs w:val="22"/>
        </w:rPr>
        <w:t>MINA</w:t>
      </w:r>
      <w:commentRangeEnd w:id="0"/>
      <w:r>
        <w:rPr>
          <w:rStyle w:val="CommentReference"/>
        </w:rPr>
        <w:commentReference w:id="0"/>
      </w:r>
      <w:commentRangeEnd w:id="1"/>
      <w:r w:rsidR="0087386F">
        <w:rPr>
          <w:rStyle w:val="CommentReference"/>
        </w:rPr>
        <w:commentReference w:id="1"/>
      </w:r>
      <w:commentRangeEnd w:id="2"/>
      <w:r w:rsidR="002660E2">
        <w:rPr>
          <w:rStyle w:val="CommentReference"/>
        </w:rPr>
        <w:commentReference w:id="2"/>
      </w:r>
      <w:r>
        <w:rPr>
          <w:rFonts w:ascii="Arial" w:hAnsi="Arial" w:cs="Arial"/>
          <w:b/>
          <w:bCs/>
          <w:sz w:val="22"/>
          <w:szCs w:val="22"/>
        </w:rPr>
        <w:t xml:space="preserve">-TB: </w:t>
      </w:r>
      <w:r w:rsidRPr="00FA1BB0">
        <w:rPr>
          <w:rFonts w:ascii="Arial" w:hAnsi="Arial" w:cs="Arial"/>
          <w:b/>
          <w:bCs/>
          <w:sz w:val="22"/>
          <w:szCs w:val="22"/>
          <w:u w:val="single"/>
        </w:rPr>
        <w:t>M</w:t>
      </w:r>
      <w:r>
        <w:rPr>
          <w:rFonts w:ascii="Arial" w:hAnsi="Arial" w:cs="Arial"/>
          <w:b/>
          <w:bCs/>
          <w:sz w:val="22"/>
          <w:szCs w:val="22"/>
        </w:rPr>
        <w:t xml:space="preserve">odeling </w:t>
      </w:r>
      <w:proofErr w:type="spellStart"/>
      <w:r w:rsidRPr="00FA1BB0">
        <w:rPr>
          <w:rFonts w:ascii="Arial" w:hAnsi="Arial" w:cs="Arial"/>
          <w:b/>
          <w:bCs/>
          <w:sz w:val="22"/>
          <w:szCs w:val="22"/>
          <w:u w:val="single"/>
        </w:rPr>
        <w:t>IN</w:t>
      </w:r>
      <w:r>
        <w:rPr>
          <w:rFonts w:ascii="Arial" w:hAnsi="Arial" w:cs="Arial"/>
          <w:b/>
          <w:bCs/>
          <w:sz w:val="22"/>
          <w:szCs w:val="22"/>
        </w:rPr>
        <w:t>novative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tools to </w:t>
      </w:r>
      <w:r w:rsidRPr="00FA1BB0">
        <w:rPr>
          <w:rFonts w:ascii="Arial" w:hAnsi="Arial" w:cs="Arial"/>
          <w:b/>
          <w:bCs/>
          <w:sz w:val="22"/>
          <w:szCs w:val="22"/>
          <w:u w:val="single"/>
        </w:rPr>
        <w:t>A</w:t>
      </w:r>
      <w:r>
        <w:rPr>
          <w:rFonts w:ascii="Arial" w:hAnsi="Arial" w:cs="Arial"/>
          <w:b/>
          <w:bCs/>
          <w:sz w:val="22"/>
          <w:szCs w:val="22"/>
        </w:rPr>
        <w:t xml:space="preserve">ddress data gaps in tuberculosis (TB) prevention </w:t>
      </w:r>
    </w:p>
    <w:p w14:paraId="390887E6" w14:textId="58F1B7A5" w:rsidR="006412BF" w:rsidRDefault="00A24DD9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FA1BB0">
        <w:rPr>
          <w:rFonts w:ascii="Arial" w:hAnsi="Arial" w:cs="Arial"/>
          <w:b/>
          <w:bCs/>
          <w:sz w:val="22"/>
          <w:szCs w:val="22"/>
        </w:rPr>
        <w:t>SPECIFIC AIMS</w:t>
      </w:r>
      <w:r w:rsidR="00FA1BB0">
        <w:rPr>
          <w:rFonts w:ascii="Arial" w:hAnsi="Arial" w:cs="Arial"/>
          <w:b/>
          <w:bCs/>
          <w:sz w:val="22"/>
          <w:szCs w:val="22"/>
        </w:rPr>
        <w:t xml:space="preserve">: </w:t>
      </w:r>
      <w:commentRangeStart w:id="3"/>
      <w:commentRangeStart w:id="4"/>
      <w:r w:rsidR="006412BF">
        <w:rPr>
          <w:rFonts w:ascii="Arial" w:hAnsi="Arial" w:cs="Arial"/>
          <w:sz w:val="22"/>
          <w:szCs w:val="22"/>
        </w:rPr>
        <w:t xml:space="preserve">Global TB control is an important priority for US public health and health security. </w:t>
      </w:r>
      <w:commentRangeEnd w:id="3"/>
      <w:r w:rsidR="00DE2ABE">
        <w:rPr>
          <w:rStyle w:val="CommentReference"/>
        </w:rPr>
        <w:commentReference w:id="3"/>
      </w:r>
      <w:commentRangeEnd w:id="4"/>
      <w:r w:rsidR="0087386F">
        <w:rPr>
          <w:rStyle w:val="CommentReference"/>
        </w:rPr>
        <w:commentReference w:id="4"/>
      </w:r>
      <w:r w:rsidRPr="00FA1BB0">
        <w:rPr>
          <w:rFonts w:ascii="Arial" w:hAnsi="Arial" w:cs="Arial"/>
          <w:sz w:val="22"/>
          <w:szCs w:val="22"/>
        </w:rPr>
        <w:t>Tuberculosis (TB) is the</w:t>
      </w:r>
      <w:r w:rsidR="003727FE">
        <w:rPr>
          <w:rFonts w:ascii="Arial" w:hAnsi="Arial" w:cs="Arial"/>
          <w:sz w:val="22"/>
          <w:szCs w:val="22"/>
        </w:rPr>
        <w:t xml:space="preserve"> leading</w:t>
      </w:r>
      <w:r w:rsidRPr="00FA1BB0">
        <w:rPr>
          <w:rFonts w:ascii="Arial" w:hAnsi="Arial" w:cs="Arial"/>
          <w:sz w:val="22"/>
          <w:szCs w:val="22"/>
        </w:rPr>
        <w:t xml:space="preserve"> infectious cause of death worldwide. In 2023, there were an estimated 10</w:t>
      </w:r>
      <w:r w:rsidR="003727FE">
        <w:rPr>
          <w:rFonts w:ascii="Arial" w:hAnsi="Arial" w:cs="Arial"/>
          <w:sz w:val="22"/>
          <w:szCs w:val="22"/>
        </w:rPr>
        <w:t>.8</w:t>
      </w:r>
      <w:r w:rsidRPr="00FA1BB0">
        <w:rPr>
          <w:rFonts w:ascii="Arial" w:hAnsi="Arial" w:cs="Arial"/>
          <w:sz w:val="22"/>
          <w:szCs w:val="22"/>
        </w:rPr>
        <w:t xml:space="preserve"> million new cases</w:t>
      </w:r>
      <w:r w:rsidR="003727FE">
        <w:rPr>
          <w:rFonts w:ascii="Arial" w:hAnsi="Arial" w:cs="Arial"/>
          <w:sz w:val="22"/>
          <w:szCs w:val="22"/>
        </w:rPr>
        <w:t xml:space="preserve"> and </w:t>
      </w:r>
      <w:r w:rsidRPr="00FA1BB0">
        <w:rPr>
          <w:rFonts w:ascii="Arial" w:hAnsi="Arial" w:cs="Arial"/>
          <w:sz w:val="22"/>
          <w:szCs w:val="22"/>
        </w:rPr>
        <w:t>1.</w:t>
      </w:r>
      <w:r w:rsidR="003727FE">
        <w:rPr>
          <w:rFonts w:ascii="Arial" w:hAnsi="Arial" w:cs="Arial"/>
          <w:sz w:val="22"/>
          <w:szCs w:val="22"/>
        </w:rPr>
        <w:t>25</w:t>
      </w:r>
      <w:r w:rsidRPr="00FA1BB0">
        <w:rPr>
          <w:rFonts w:ascii="Arial" w:hAnsi="Arial" w:cs="Arial"/>
          <w:sz w:val="22"/>
          <w:szCs w:val="22"/>
        </w:rPr>
        <w:t xml:space="preserve"> million </w:t>
      </w:r>
      <w:r w:rsidR="006412BF">
        <w:rPr>
          <w:rFonts w:ascii="Arial" w:hAnsi="Arial" w:cs="Arial"/>
          <w:sz w:val="22"/>
          <w:szCs w:val="22"/>
        </w:rPr>
        <w:t>deaths from TB</w:t>
      </w:r>
      <w:r w:rsidRPr="00FA1BB0">
        <w:rPr>
          <w:rFonts w:ascii="Arial" w:hAnsi="Arial" w:cs="Arial"/>
          <w:sz w:val="22"/>
          <w:szCs w:val="22"/>
        </w:rPr>
        <w:t xml:space="preserve">. </w:t>
      </w:r>
      <w:r w:rsidR="005353BE" w:rsidRPr="00FA1BB0">
        <w:rPr>
          <w:rFonts w:ascii="Arial" w:hAnsi="Arial" w:cs="Arial"/>
          <w:sz w:val="22"/>
          <w:szCs w:val="22"/>
        </w:rPr>
        <w:t xml:space="preserve">The </w:t>
      </w:r>
      <w:r w:rsidR="006412BF">
        <w:rPr>
          <w:rFonts w:ascii="Arial" w:hAnsi="Arial" w:cs="Arial"/>
          <w:sz w:val="22"/>
          <w:szCs w:val="22"/>
        </w:rPr>
        <w:t>vast</w:t>
      </w:r>
      <w:r w:rsidR="00FA1BB0">
        <w:rPr>
          <w:rFonts w:ascii="Arial" w:hAnsi="Arial" w:cs="Arial"/>
          <w:sz w:val="22"/>
          <w:szCs w:val="22"/>
        </w:rPr>
        <w:t xml:space="preserve"> </w:t>
      </w:r>
      <w:r w:rsidR="005353BE" w:rsidRPr="00FA1BB0">
        <w:rPr>
          <w:rFonts w:ascii="Arial" w:hAnsi="Arial" w:cs="Arial"/>
          <w:sz w:val="22"/>
          <w:szCs w:val="22"/>
        </w:rPr>
        <w:t xml:space="preserve">majority of </w:t>
      </w:r>
      <w:r w:rsidR="003727FE">
        <w:rPr>
          <w:rFonts w:ascii="Arial" w:hAnsi="Arial" w:cs="Arial"/>
          <w:sz w:val="22"/>
          <w:szCs w:val="22"/>
        </w:rPr>
        <w:t xml:space="preserve">the global </w:t>
      </w:r>
      <w:r w:rsidR="005353BE" w:rsidRPr="00FA1BB0">
        <w:rPr>
          <w:rFonts w:ascii="Arial" w:hAnsi="Arial" w:cs="Arial"/>
          <w:sz w:val="22"/>
          <w:szCs w:val="22"/>
        </w:rPr>
        <w:t xml:space="preserve">TB </w:t>
      </w:r>
      <w:r w:rsidR="003727FE">
        <w:rPr>
          <w:rFonts w:ascii="Arial" w:hAnsi="Arial" w:cs="Arial"/>
          <w:sz w:val="22"/>
          <w:szCs w:val="22"/>
        </w:rPr>
        <w:t>burden lies</w:t>
      </w:r>
      <w:r w:rsidR="005353BE" w:rsidRPr="00FA1BB0">
        <w:rPr>
          <w:rFonts w:ascii="Arial" w:hAnsi="Arial" w:cs="Arial"/>
          <w:sz w:val="22"/>
          <w:szCs w:val="22"/>
        </w:rPr>
        <w:t xml:space="preserve"> in Asia and Africa</w:t>
      </w:r>
      <w:r w:rsidR="006412BF">
        <w:rPr>
          <w:rFonts w:ascii="Arial" w:hAnsi="Arial" w:cs="Arial"/>
          <w:sz w:val="22"/>
          <w:szCs w:val="22"/>
        </w:rPr>
        <w:t>, but relatively lower-burden</w:t>
      </w:r>
      <w:r w:rsidR="005353BE" w:rsidRPr="00FA1BB0">
        <w:rPr>
          <w:rFonts w:ascii="Arial" w:hAnsi="Arial" w:cs="Arial"/>
          <w:sz w:val="22"/>
          <w:szCs w:val="22"/>
        </w:rPr>
        <w:t xml:space="preserve"> settings such as the U.S. continue to </w:t>
      </w:r>
      <w:r w:rsidR="006412BF">
        <w:rPr>
          <w:rFonts w:ascii="Arial" w:hAnsi="Arial" w:cs="Arial"/>
          <w:sz w:val="22"/>
          <w:szCs w:val="22"/>
        </w:rPr>
        <w:t>experience</w:t>
      </w:r>
      <w:r w:rsidR="005353BE" w:rsidRPr="00FA1BB0">
        <w:rPr>
          <w:rFonts w:ascii="Arial" w:hAnsi="Arial" w:cs="Arial"/>
          <w:sz w:val="22"/>
          <w:szCs w:val="22"/>
        </w:rPr>
        <w:t xml:space="preserve"> </w:t>
      </w:r>
      <w:r w:rsidR="001D5D53">
        <w:rPr>
          <w:rFonts w:ascii="Arial" w:hAnsi="Arial" w:cs="Arial"/>
          <w:sz w:val="22"/>
          <w:szCs w:val="22"/>
        </w:rPr>
        <w:t>large</w:t>
      </w:r>
      <w:r w:rsidR="005353BE" w:rsidRPr="00FA1BB0">
        <w:rPr>
          <w:rFonts w:ascii="Arial" w:hAnsi="Arial" w:cs="Arial"/>
          <w:sz w:val="22"/>
          <w:szCs w:val="22"/>
        </w:rPr>
        <w:t xml:space="preserve"> </w:t>
      </w:r>
      <w:r w:rsidR="00EE7427" w:rsidRPr="00FA1BB0">
        <w:rPr>
          <w:rFonts w:ascii="Arial" w:hAnsi="Arial" w:cs="Arial"/>
          <w:sz w:val="22"/>
          <w:szCs w:val="22"/>
        </w:rPr>
        <w:t xml:space="preserve">and costly </w:t>
      </w:r>
      <w:r w:rsidR="005353BE" w:rsidRPr="00FA1BB0">
        <w:rPr>
          <w:rFonts w:ascii="Arial" w:hAnsi="Arial" w:cs="Arial"/>
          <w:sz w:val="22"/>
          <w:szCs w:val="22"/>
        </w:rPr>
        <w:t xml:space="preserve">TB outbreaks. </w:t>
      </w:r>
      <w:r w:rsidR="0023213C">
        <w:rPr>
          <w:rFonts w:ascii="Arial" w:hAnsi="Arial" w:cs="Arial"/>
          <w:sz w:val="22"/>
          <w:szCs w:val="22"/>
        </w:rPr>
        <w:t xml:space="preserve">There is an urgent need to identify interventions, and tools to support those interventions, that can address </w:t>
      </w:r>
      <w:r w:rsidR="006412BF">
        <w:rPr>
          <w:rFonts w:ascii="Arial" w:hAnsi="Arial" w:cs="Arial"/>
          <w:sz w:val="22"/>
          <w:szCs w:val="22"/>
        </w:rPr>
        <w:t>this persistent</w:t>
      </w:r>
      <w:r w:rsidR="0023213C">
        <w:rPr>
          <w:rFonts w:ascii="Arial" w:hAnsi="Arial" w:cs="Arial"/>
          <w:sz w:val="22"/>
          <w:szCs w:val="22"/>
        </w:rPr>
        <w:t xml:space="preserve"> public health challenge. </w:t>
      </w:r>
    </w:p>
    <w:p w14:paraId="683E6133" w14:textId="3846C367" w:rsidR="003E609F" w:rsidRPr="00687E4E" w:rsidRDefault="00687E4E" w:rsidP="0087386F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  <w:rPrChange w:id="5" w:author="Kissler, Stephen" w:date="2025-06-06T11:20:00Z" w16du:dateUtc="2025-06-06T17:20:00Z">
            <w:rPr>
              <w:rFonts w:ascii="Arial" w:hAnsi="Arial" w:cs="Arial"/>
              <w:sz w:val="22"/>
              <w:szCs w:val="22"/>
            </w:rPr>
          </w:rPrChange>
        </w:rPr>
      </w:pPr>
      <w:commentRangeStart w:id="6"/>
      <w:ins w:id="7" w:author="Kissler, Stephen" w:date="2025-06-06T11:17:00Z" w16du:dateUtc="2025-06-06T17:17:00Z">
        <w:r>
          <w:rPr>
            <w:rFonts w:ascii="Arial" w:hAnsi="Arial" w:cs="Arial"/>
            <w:b/>
            <w:bCs/>
            <w:sz w:val="22"/>
            <w:szCs w:val="22"/>
          </w:rPr>
          <w:t>TB containment effo</w:t>
        </w:r>
      </w:ins>
      <w:ins w:id="8" w:author="Kissler, Stephen" w:date="2025-06-06T11:18:00Z" w16du:dateUtc="2025-06-06T17:18:00Z">
        <w:r>
          <w:rPr>
            <w:rFonts w:ascii="Arial" w:hAnsi="Arial" w:cs="Arial"/>
            <w:b/>
            <w:bCs/>
            <w:sz w:val="22"/>
            <w:szCs w:val="22"/>
          </w:rPr>
          <w:t xml:space="preserve">rts have long suffered from a lack of high-quality diagnostic tests, hindering the design and deployment of interventions and obscuring key epidemiological </w:t>
        </w:r>
      </w:ins>
      <w:ins w:id="9" w:author="Kissler, Stephen" w:date="2025-06-06T11:19:00Z" w16du:dateUtc="2025-06-06T17:19:00Z">
        <w:r>
          <w:rPr>
            <w:rFonts w:ascii="Arial" w:hAnsi="Arial" w:cs="Arial"/>
            <w:b/>
            <w:bCs/>
            <w:sz w:val="22"/>
            <w:szCs w:val="22"/>
          </w:rPr>
          <w:t>metrics</w:t>
        </w:r>
      </w:ins>
      <w:ins w:id="10" w:author="Kissler, Stephen" w:date="2025-06-06T11:18:00Z" w16du:dateUtc="2025-06-06T17:18:00Z">
        <w:r>
          <w:rPr>
            <w:rFonts w:ascii="Arial" w:hAnsi="Arial" w:cs="Arial"/>
            <w:b/>
            <w:bCs/>
            <w:sz w:val="22"/>
            <w:szCs w:val="22"/>
          </w:rPr>
          <w:t>.</w:t>
        </w:r>
      </w:ins>
      <w:commentRangeEnd w:id="6"/>
      <w:ins w:id="11" w:author="Kissler, Stephen" w:date="2025-06-06T11:20:00Z" w16du:dateUtc="2025-06-06T17:20:00Z">
        <w:r>
          <w:rPr>
            <w:rStyle w:val="CommentReference"/>
          </w:rPr>
          <w:commentReference w:id="6"/>
        </w:r>
        <w:r>
          <w:rPr>
            <w:rFonts w:ascii="Arial" w:hAnsi="Arial" w:cs="Arial"/>
            <w:b/>
            <w:bCs/>
            <w:sz w:val="22"/>
            <w:szCs w:val="22"/>
          </w:rPr>
          <w:t xml:space="preserve"> </w:t>
        </w:r>
      </w:ins>
      <w:ins w:id="12" w:author="Kissler, Stephen" w:date="2025-06-06T11:28:00Z" w16du:dateUtc="2025-06-06T17:28:00Z">
        <w:r w:rsidR="00C0023A">
          <w:rPr>
            <w:rFonts w:ascii="Arial" w:hAnsi="Arial" w:cs="Arial"/>
            <w:sz w:val="22"/>
            <w:szCs w:val="22"/>
          </w:rPr>
          <w:t>Ideally</w:t>
        </w:r>
      </w:ins>
      <w:ins w:id="13" w:author="Kissler, Stephen" w:date="2025-06-06T11:26:00Z" w16du:dateUtc="2025-06-06T17:26:00Z">
        <w:r w:rsidR="00407203">
          <w:rPr>
            <w:rFonts w:ascii="Arial" w:hAnsi="Arial" w:cs="Arial"/>
            <w:sz w:val="22"/>
            <w:szCs w:val="22"/>
          </w:rPr>
          <w:t xml:space="preserve">, </w:t>
        </w:r>
      </w:ins>
      <w:ins w:id="14" w:author="Kissler, Stephen" w:date="2025-06-06T11:28:00Z" w16du:dateUtc="2025-06-06T17:28:00Z">
        <w:r w:rsidR="00C0023A">
          <w:rPr>
            <w:rFonts w:ascii="Arial" w:hAnsi="Arial" w:cs="Arial"/>
            <w:sz w:val="22"/>
            <w:szCs w:val="22"/>
          </w:rPr>
          <w:t xml:space="preserve">a </w:t>
        </w:r>
      </w:ins>
      <w:ins w:id="15" w:author="Kissler, Stephen" w:date="2025-06-06T11:27:00Z" w16du:dateUtc="2025-06-06T17:27:00Z">
        <w:r w:rsidR="00C0023A">
          <w:rPr>
            <w:rFonts w:ascii="Arial" w:hAnsi="Arial" w:cs="Arial"/>
            <w:sz w:val="22"/>
            <w:szCs w:val="22"/>
          </w:rPr>
          <w:t xml:space="preserve">diagnostic test would </w:t>
        </w:r>
      </w:ins>
      <w:ins w:id="16" w:author="Kissler, Stephen" w:date="2025-06-06T11:33:00Z" w16du:dateUtc="2025-06-06T17:33:00Z">
        <w:r w:rsidR="00C0023A">
          <w:rPr>
            <w:rFonts w:ascii="Arial" w:hAnsi="Arial" w:cs="Arial"/>
            <w:sz w:val="22"/>
            <w:szCs w:val="22"/>
          </w:rPr>
          <w:t>reveal</w:t>
        </w:r>
      </w:ins>
      <w:ins w:id="17" w:author="Kissler, Stephen" w:date="2025-06-06T11:27:00Z" w16du:dateUtc="2025-06-06T17:27:00Z">
        <w:r w:rsidR="00C0023A">
          <w:rPr>
            <w:rFonts w:ascii="Arial" w:hAnsi="Arial" w:cs="Arial"/>
            <w:sz w:val="22"/>
            <w:szCs w:val="22"/>
          </w:rPr>
          <w:t xml:space="preserve"> the presence, age, </w:t>
        </w:r>
      </w:ins>
      <w:ins w:id="18" w:author="Kissler, Stephen" w:date="2025-06-06T11:28:00Z" w16du:dateUtc="2025-06-06T17:28:00Z">
        <w:r w:rsidR="00C0023A">
          <w:rPr>
            <w:rFonts w:ascii="Arial" w:hAnsi="Arial" w:cs="Arial"/>
            <w:sz w:val="22"/>
            <w:szCs w:val="22"/>
          </w:rPr>
          <w:t xml:space="preserve">and stage of </w:t>
        </w:r>
      </w:ins>
      <w:ins w:id="19" w:author="Kissler, Stephen" w:date="2025-06-06T11:30:00Z" w16du:dateUtc="2025-06-06T17:30:00Z">
        <w:r w:rsidR="00C0023A">
          <w:rPr>
            <w:rFonts w:ascii="Arial" w:hAnsi="Arial" w:cs="Arial"/>
            <w:sz w:val="22"/>
            <w:szCs w:val="22"/>
          </w:rPr>
          <w:t xml:space="preserve">an </w:t>
        </w:r>
      </w:ins>
      <w:ins w:id="20" w:author="Kissler, Stephen" w:date="2025-06-06T11:33:00Z" w16du:dateUtc="2025-06-06T17:33:00Z">
        <w:r w:rsidR="00C0023A">
          <w:rPr>
            <w:rFonts w:ascii="Arial" w:hAnsi="Arial" w:cs="Arial"/>
            <w:sz w:val="22"/>
            <w:szCs w:val="22"/>
          </w:rPr>
          <w:t>infection</w:t>
        </w:r>
      </w:ins>
      <w:ins w:id="21" w:author="Kissler, Stephen" w:date="2025-06-06T13:45:00Z" w16du:dateUtc="2025-06-06T19:45:00Z">
        <w:r w:rsidR="0066164F">
          <w:rPr>
            <w:rFonts w:ascii="Arial" w:hAnsi="Arial" w:cs="Arial"/>
            <w:sz w:val="22"/>
            <w:szCs w:val="22"/>
          </w:rPr>
          <w:t xml:space="preserve">, as these are </w:t>
        </w:r>
      </w:ins>
      <w:ins w:id="22" w:author="Kissler, Stephen" w:date="2025-06-06T11:29:00Z" w16du:dateUtc="2025-06-06T17:29:00Z">
        <w:r w:rsidR="00C0023A">
          <w:rPr>
            <w:rFonts w:ascii="Arial" w:hAnsi="Arial" w:cs="Arial"/>
            <w:sz w:val="22"/>
            <w:szCs w:val="22"/>
          </w:rPr>
          <w:t xml:space="preserve">critical </w:t>
        </w:r>
      </w:ins>
      <w:ins w:id="23" w:author="Kissler, Stephen" w:date="2025-06-06T11:33:00Z" w16du:dateUtc="2025-06-06T17:33:00Z">
        <w:r w:rsidR="00C0023A">
          <w:rPr>
            <w:rFonts w:ascii="Arial" w:hAnsi="Arial" w:cs="Arial"/>
            <w:sz w:val="22"/>
            <w:szCs w:val="22"/>
          </w:rPr>
          <w:t>input</w:t>
        </w:r>
      </w:ins>
      <w:ins w:id="24" w:author="Kissler, Stephen" w:date="2025-06-06T13:45:00Z" w16du:dateUtc="2025-06-06T19:45:00Z">
        <w:r w:rsidR="0066164F">
          <w:rPr>
            <w:rFonts w:ascii="Arial" w:hAnsi="Arial" w:cs="Arial"/>
            <w:sz w:val="22"/>
            <w:szCs w:val="22"/>
          </w:rPr>
          <w:t>s</w:t>
        </w:r>
      </w:ins>
      <w:ins w:id="25" w:author="Kissler, Stephen" w:date="2025-06-06T11:33:00Z" w16du:dateUtc="2025-06-06T17:33:00Z">
        <w:r w:rsidR="00C0023A">
          <w:rPr>
            <w:rFonts w:ascii="Arial" w:hAnsi="Arial" w:cs="Arial"/>
            <w:sz w:val="22"/>
            <w:szCs w:val="22"/>
          </w:rPr>
          <w:t xml:space="preserve"> </w:t>
        </w:r>
      </w:ins>
      <w:ins w:id="26" w:author="Kissler, Stephen" w:date="2025-06-06T11:29:00Z" w16du:dateUtc="2025-06-06T17:29:00Z">
        <w:r w:rsidR="00C0023A">
          <w:rPr>
            <w:rFonts w:ascii="Arial" w:hAnsi="Arial" w:cs="Arial"/>
            <w:sz w:val="22"/>
            <w:szCs w:val="22"/>
          </w:rPr>
          <w:t xml:space="preserve">for </w:t>
        </w:r>
      </w:ins>
      <w:ins w:id="27" w:author="Kissler, Stephen" w:date="2025-06-06T11:30:00Z" w16du:dateUtc="2025-06-06T17:30:00Z">
        <w:r w:rsidR="00C0023A">
          <w:rPr>
            <w:rFonts w:ascii="Arial" w:hAnsi="Arial" w:cs="Arial"/>
            <w:sz w:val="22"/>
            <w:szCs w:val="22"/>
          </w:rPr>
          <w:t>guiding</w:t>
        </w:r>
      </w:ins>
      <w:ins w:id="28" w:author="Kissler, Stephen" w:date="2025-06-06T11:29:00Z" w16du:dateUtc="2025-06-06T17:29:00Z">
        <w:r w:rsidR="00C0023A">
          <w:rPr>
            <w:rFonts w:ascii="Arial" w:hAnsi="Arial" w:cs="Arial"/>
            <w:sz w:val="22"/>
            <w:szCs w:val="22"/>
          </w:rPr>
          <w:t xml:space="preserve"> clinical care, </w:t>
        </w:r>
      </w:ins>
      <w:ins w:id="29" w:author="Kissler, Stephen" w:date="2025-06-06T11:30:00Z" w16du:dateUtc="2025-06-06T17:30:00Z">
        <w:r w:rsidR="00C0023A">
          <w:rPr>
            <w:rFonts w:ascii="Arial" w:hAnsi="Arial" w:cs="Arial"/>
            <w:sz w:val="22"/>
            <w:szCs w:val="22"/>
          </w:rPr>
          <w:t>tracing contacts</w:t>
        </w:r>
      </w:ins>
      <w:ins w:id="30" w:author="Kissler, Stephen" w:date="2025-06-06T11:29:00Z" w16du:dateUtc="2025-06-06T17:29:00Z">
        <w:r w:rsidR="00C0023A">
          <w:rPr>
            <w:rFonts w:ascii="Arial" w:hAnsi="Arial" w:cs="Arial"/>
            <w:sz w:val="22"/>
            <w:szCs w:val="22"/>
          </w:rPr>
          <w:t xml:space="preserve">, and </w:t>
        </w:r>
      </w:ins>
      <w:ins w:id="31" w:author="Kissler, Stephen" w:date="2025-06-06T11:30:00Z" w16du:dateUtc="2025-06-06T17:30:00Z">
        <w:r w:rsidR="00C0023A">
          <w:rPr>
            <w:rFonts w:ascii="Arial" w:hAnsi="Arial" w:cs="Arial"/>
            <w:sz w:val="22"/>
            <w:szCs w:val="22"/>
          </w:rPr>
          <w:t>determining</w:t>
        </w:r>
      </w:ins>
      <w:ins w:id="32" w:author="Kissler, Stephen" w:date="2025-06-06T11:29:00Z" w16du:dateUtc="2025-06-06T17:29:00Z">
        <w:r w:rsidR="00C0023A">
          <w:rPr>
            <w:rFonts w:ascii="Arial" w:hAnsi="Arial" w:cs="Arial"/>
            <w:sz w:val="22"/>
            <w:szCs w:val="22"/>
          </w:rPr>
          <w:t xml:space="preserve"> an </w:t>
        </w:r>
      </w:ins>
      <w:ins w:id="33" w:author="Kissler, Stephen" w:date="2025-06-06T11:31:00Z" w16du:dateUtc="2025-06-06T17:31:00Z">
        <w:r w:rsidR="00C0023A">
          <w:rPr>
            <w:rFonts w:ascii="Arial" w:hAnsi="Arial" w:cs="Arial"/>
            <w:sz w:val="22"/>
            <w:szCs w:val="22"/>
          </w:rPr>
          <w:t>outbreak’s</w:t>
        </w:r>
      </w:ins>
      <w:ins w:id="34" w:author="Kissler, Stephen" w:date="2025-06-06T11:29:00Z" w16du:dateUtc="2025-06-06T17:29:00Z">
        <w:r w:rsidR="00C0023A">
          <w:rPr>
            <w:rFonts w:ascii="Arial" w:hAnsi="Arial" w:cs="Arial"/>
            <w:sz w:val="22"/>
            <w:szCs w:val="22"/>
          </w:rPr>
          <w:t xml:space="preserve"> overall trend.</w:t>
        </w:r>
      </w:ins>
      <w:ins w:id="35" w:author="Kissler, Stephen" w:date="2025-06-06T11:28:00Z" w16du:dateUtc="2025-06-06T17:28:00Z">
        <w:r w:rsidR="00C0023A">
          <w:rPr>
            <w:rFonts w:ascii="Arial" w:hAnsi="Arial" w:cs="Arial"/>
            <w:sz w:val="22"/>
            <w:szCs w:val="22"/>
          </w:rPr>
          <w:t xml:space="preserve"> </w:t>
        </w:r>
      </w:ins>
      <w:del w:id="36" w:author="Kissler, Stephen" w:date="2025-06-06T11:20:00Z" w16du:dateUtc="2025-06-06T17:20:00Z">
        <w:r w:rsidR="001D5D53" w:rsidRPr="003E609F" w:rsidDel="00687E4E">
          <w:rPr>
            <w:rFonts w:ascii="Arial" w:hAnsi="Arial" w:cs="Arial"/>
            <w:b/>
            <w:bCs/>
            <w:sz w:val="22"/>
            <w:szCs w:val="22"/>
          </w:rPr>
          <w:delText xml:space="preserve">Efforts to address </w:delText>
        </w:r>
        <w:r w:rsidR="0087386F" w:rsidDel="00687E4E">
          <w:rPr>
            <w:rFonts w:ascii="Arial" w:hAnsi="Arial" w:cs="Arial"/>
            <w:b/>
            <w:bCs/>
            <w:sz w:val="22"/>
            <w:szCs w:val="22"/>
          </w:rPr>
          <w:delText>both global and domestic TB epidemics</w:delText>
        </w:r>
        <w:r w:rsidR="001D5D53" w:rsidRPr="003E609F" w:rsidDel="00687E4E">
          <w:rPr>
            <w:rFonts w:ascii="Arial" w:hAnsi="Arial" w:cs="Arial"/>
            <w:b/>
            <w:bCs/>
            <w:sz w:val="22"/>
            <w:szCs w:val="22"/>
          </w:rPr>
          <w:delText xml:space="preserve"> have long suffered from a lack of high-quality tests to estimate fundamental epidemiologic quantities, which has dogged efforts to both develop new interventions and more effectively wield </w:delText>
        </w:r>
        <w:r w:rsidR="0003488C" w:rsidDel="00687E4E">
          <w:rPr>
            <w:rFonts w:ascii="Arial" w:hAnsi="Arial" w:cs="Arial"/>
            <w:b/>
            <w:bCs/>
            <w:sz w:val="22"/>
            <w:szCs w:val="22"/>
          </w:rPr>
          <w:delText>existing</w:delText>
        </w:r>
        <w:r w:rsidR="001D5D53" w:rsidRPr="003E609F" w:rsidDel="00687E4E">
          <w:rPr>
            <w:rFonts w:ascii="Arial" w:hAnsi="Arial" w:cs="Arial"/>
            <w:b/>
            <w:bCs/>
            <w:sz w:val="22"/>
            <w:szCs w:val="22"/>
          </w:rPr>
          <w:delText xml:space="preserve"> ones.</w:delText>
        </w:r>
        <w:r w:rsidR="001D5D53" w:rsidRPr="001D5D53" w:rsidDel="00687E4E">
          <w:rPr>
            <w:rFonts w:ascii="Arial" w:hAnsi="Arial" w:cs="Arial"/>
            <w:sz w:val="22"/>
            <w:szCs w:val="22"/>
          </w:rPr>
          <w:delText xml:space="preserve"> </w:delText>
        </w:r>
      </w:del>
      <w:del w:id="37" w:author="Kissler, Stephen" w:date="2025-06-06T11:31:00Z" w16du:dateUtc="2025-06-06T17:31:00Z">
        <w:r w:rsidR="004B1034" w:rsidRPr="001D5D53" w:rsidDel="00C0023A">
          <w:rPr>
            <w:rFonts w:ascii="Arial" w:hAnsi="Arial" w:cs="Arial"/>
            <w:sz w:val="22"/>
            <w:szCs w:val="22"/>
          </w:rPr>
          <w:delText>Current</w:delText>
        </w:r>
      </w:del>
      <w:ins w:id="38" w:author="Kissler, Stephen" w:date="2025-06-06T11:31:00Z" w16du:dateUtc="2025-06-06T17:31:00Z">
        <w:r w:rsidR="00C0023A">
          <w:rPr>
            <w:rFonts w:ascii="Arial" w:hAnsi="Arial" w:cs="Arial"/>
            <w:sz w:val="22"/>
            <w:szCs w:val="22"/>
          </w:rPr>
          <w:t>Existing</w:t>
        </w:r>
      </w:ins>
      <w:r w:rsidR="004B1034" w:rsidRPr="001D5D53">
        <w:rPr>
          <w:rFonts w:ascii="Arial" w:hAnsi="Arial" w:cs="Arial"/>
          <w:sz w:val="22"/>
          <w:szCs w:val="22"/>
        </w:rPr>
        <w:t xml:space="preserve"> tests</w:t>
      </w:r>
      <w:r w:rsidR="001D5D53" w:rsidRPr="001D5D53">
        <w:rPr>
          <w:rFonts w:ascii="Arial" w:hAnsi="Arial" w:cs="Arial"/>
          <w:sz w:val="22"/>
          <w:szCs w:val="22"/>
        </w:rPr>
        <w:t xml:space="preserve"> for </w:t>
      </w:r>
      <w:r w:rsidR="001D5D53" w:rsidRPr="001D5D53">
        <w:rPr>
          <w:rFonts w:ascii="Arial" w:hAnsi="Arial" w:cs="Arial"/>
          <w:i/>
          <w:iCs/>
          <w:sz w:val="22"/>
          <w:szCs w:val="22"/>
        </w:rPr>
        <w:t xml:space="preserve">Mycobacterium tuberculosis </w:t>
      </w:r>
      <w:r w:rsidR="001D5D53" w:rsidRPr="001D5D53">
        <w:rPr>
          <w:rFonts w:ascii="Arial" w:hAnsi="Arial" w:cs="Arial"/>
          <w:sz w:val="22"/>
          <w:szCs w:val="22"/>
        </w:rPr>
        <w:t>(</w:t>
      </w:r>
      <w:proofErr w:type="spellStart"/>
      <w:r w:rsidR="001D5D53" w:rsidRPr="001D5D53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1D5D53" w:rsidRPr="001D5D53">
        <w:rPr>
          <w:rFonts w:ascii="Arial" w:hAnsi="Arial" w:cs="Arial"/>
          <w:sz w:val="22"/>
          <w:szCs w:val="22"/>
        </w:rPr>
        <w:t>) infection</w:t>
      </w:r>
      <w:del w:id="39" w:author="Kissler, Stephen" w:date="2025-06-06T11:23:00Z" w16du:dateUtc="2025-06-06T17:23:00Z">
        <w:r w:rsidR="001D5D53" w:rsidRPr="001D5D53" w:rsidDel="00B12FA1">
          <w:rPr>
            <w:rFonts w:ascii="Arial" w:hAnsi="Arial" w:cs="Arial"/>
            <w:sz w:val="22"/>
            <w:szCs w:val="22"/>
          </w:rPr>
          <w:delText>,</w:delText>
        </w:r>
      </w:del>
      <w:r w:rsidR="001D5D53" w:rsidRPr="001D5D53">
        <w:rPr>
          <w:rFonts w:ascii="Arial" w:hAnsi="Arial" w:cs="Arial"/>
          <w:sz w:val="22"/>
          <w:szCs w:val="22"/>
        </w:rPr>
        <w:t xml:space="preserve"> </w:t>
      </w:r>
      <w:del w:id="40" w:author="Kissler, Stephen" w:date="2025-06-06T11:33:00Z" w16du:dateUtc="2025-06-06T17:33:00Z">
        <w:r w:rsidR="001D5D53" w:rsidDel="00C0023A">
          <w:rPr>
            <w:rFonts w:ascii="Arial" w:hAnsi="Arial" w:cs="Arial"/>
            <w:sz w:val="22"/>
            <w:szCs w:val="22"/>
          </w:rPr>
          <w:delText>(e.g.,</w:delText>
        </w:r>
        <w:r w:rsidR="001D5D53" w:rsidRPr="001D5D53" w:rsidDel="00C0023A">
          <w:rPr>
            <w:rFonts w:ascii="Arial" w:hAnsi="Arial" w:cs="Arial"/>
            <w:sz w:val="22"/>
            <w:szCs w:val="22"/>
          </w:rPr>
          <w:delText xml:space="preserve"> interferon-gamma release </w:delText>
        </w:r>
      </w:del>
      <w:del w:id="41" w:author="Kissler, Stephen" w:date="2025-06-06T11:21:00Z" w16du:dateUtc="2025-06-06T17:21:00Z">
        <w:r w:rsidR="001D5D53" w:rsidRPr="001D5D53" w:rsidDel="005155C3">
          <w:rPr>
            <w:rFonts w:ascii="Arial" w:hAnsi="Arial" w:cs="Arial"/>
            <w:sz w:val="22"/>
            <w:szCs w:val="22"/>
          </w:rPr>
          <w:delText xml:space="preserve">(IGRA) </w:delText>
        </w:r>
      </w:del>
      <w:del w:id="42" w:author="Kissler, Stephen" w:date="2025-06-06T11:33:00Z" w16du:dateUtc="2025-06-06T17:33:00Z">
        <w:r w:rsidR="001D5D53" w:rsidRPr="001D5D53" w:rsidDel="00C0023A">
          <w:rPr>
            <w:rFonts w:ascii="Arial" w:hAnsi="Arial" w:cs="Arial"/>
            <w:sz w:val="22"/>
            <w:szCs w:val="22"/>
          </w:rPr>
          <w:delText>assays</w:delText>
        </w:r>
        <w:r w:rsidR="001D5D53" w:rsidDel="00C0023A">
          <w:rPr>
            <w:rFonts w:ascii="Arial" w:hAnsi="Arial" w:cs="Arial"/>
            <w:sz w:val="22"/>
            <w:szCs w:val="22"/>
          </w:rPr>
          <w:delText>)</w:delText>
        </w:r>
      </w:del>
      <w:del w:id="43" w:author="Kissler, Stephen" w:date="2025-06-06T11:23:00Z" w16du:dateUtc="2025-06-06T17:23:00Z">
        <w:r w:rsidR="000E2C34" w:rsidRPr="001D5D53" w:rsidDel="00B12FA1">
          <w:rPr>
            <w:rFonts w:ascii="Arial" w:hAnsi="Arial" w:cs="Arial"/>
            <w:sz w:val="22"/>
            <w:szCs w:val="22"/>
          </w:rPr>
          <w:delText>,</w:delText>
        </w:r>
      </w:del>
      <w:del w:id="44" w:author="Kissler, Stephen" w:date="2025-06-06T11:33:00Z" w16du:dateUtc="2025-06-06T17:33:00Z">
        <w:r w:rsidR="000E2C34" w:rsidRPr="001D5D53" w:rsidDel="00C0023A">
          <w:rPr>
            <w:rFonts w:ascii="Arial" w:hAnsi="Arial" w:cs="Arial"/>
            <w:sz w:val="22"/>
            <w:szCs w:val="22"/>
          </w:rPr>
          <w:delText xml:space="preserve"> </w:delText>
        </w:r>
      </w:del>
      <w:ins w:id="45" w:author="Kissler, Stephen" w:date="2025-06-06T11:31:00Z" w16du:dateUtc="2025-06-06T17:31:00Z">
        <w:r w:rsidR="00C0023A">
          <w:rPr>
            <w:rFonts w:ascii="Arial" w:hAnsi="Arial" w:cs="Arial"/>
            <w:sz w:val="22"/>
            <w:szCs w:val="22"/>
          </w:rPr>
          <w:t>fall</w:t>
        </w:r>
      </w:ins>
      <w:ins w:id="46" w:author="Kissler, Stephen" w:date="2025-06-06T11:33:00Z" w16du:dateUtc="2025-06-06T17:33:00Z">
        <w:r w:rsidR="00C0023A">
          <w:rPr>
            <w:rFonts w:ascii="Arial" w:hAnsi="Arial" w:cs="Arial"/>
            <w:sz w:val="22"/>
            <w:szCs w:val="22"/>
          </w:rPr>
          <w:t xml:space="preserve"> far </w:t>
        </w:r>
      </w:ins>
      <w:ins w:id="47" w:author="Kissler, Stephen" w:date="2025-06-06T11:31:00Z" w16du:dateUtc="2025-06-06T17:31:00Z">
        <w:r w:rsidR="00C0023A">
          <w:rPr>
            <w:rFonts w:ascii="Arial" w:hAnsi="Arial" w:cs="Arial"/>
            <w:sz w:val="22"/>
            <w:szCs w:val="22"/>
          </w:rPr>
          <w:t xml:space="preserve">short of this ideal: </w:t>
        </w:r>
      </w:ins>
      <w:ins w:id="48" w:author="Kissler, Stephen" w:date="2025-06-06T11:34:00Z" w16du:dateUtc="2025-06-06T17:34:00Z">
        <w:r w:rsidR="00C0023A">
          <w:rPr>
            <w:rFonts w:ascii="Arial" w:hAnsi="Arial" w:cs="Arial"/>
            <w:sz w:val="22"/>
            <w:szCs w:val="22"/>
          </w:rPr>
          <w:t xml:space="preserve">the field-standard interferon-gamma release assay (IGRA) </w:t>
        </w:r>
      </w:ins>
      <w:r w:rsidR="002104A6">
        <w:rPr>
          <w:rFonts w:ascii="Arial" w:hAnsi="Arial" w:cs="Arial"/>
          <w:sz w:val="22"/>
          <w:szCs w:val="22"/>
        </w:rPr>
        <w:t>detect</w:t>
      </w:r>
      <w:ins w:id="49" w:author="Kissler, Stephen" w:date="2025-06-06T11:34:00Z" w16du:dateUtc="2025-06-06T17:34:00Z">
        <w:r w:rsidR="00C0023A">
          <w:rPr>
            <w:rFonts w:ascii="Arial" w:hAnsi="Arial" w:cs="Arial"/>
            <w:sz w:val="22"/>
            <w:szCs w:val="22"/>
          </w:rPr>
          <w:t>s</w:t>
        </w:r>
      </w:ins>
      <w:r w:rsidR="002104A6">
        <w:rPr>
          <w:rFonts w:ascii="Arial" w:hAnsi="Arial" w:cs="Arial"/>
          <w:sz w:val="22"/>
          <w:szCs w:val="22"/>
        </w:rPr>
        <w:t xml:space="preserve"> the</w:t>
      </w:r>
      <w:r w:rsidR="001D5D53" w:rsidRPr="001D5D53">
        <w:rPr>
          <w:rFonts w:ascii="Arial" w:hAnsi="Arial" w:cs="Arial"/>
          <w:sz w:val="22"/>
          <w:szCs w:val="22"/>
        </w:rPr>
        <w:t xml:space="preserve"> presence of a</w:t>
      </w:r>
      <w:r w:rsidR="002104A6">
        <w:rPr>
          <w:rFonts w:ascii="Arial" w:hAnsi="Arial" w:cs="Arial"/>
          <w:sz w:val="22"/>
          <w:szCs w:val="22"/>
        </w:rPr>
        <w:t>n</w:t>
      </w:r>
      <w:r w:rsidR="001D5D53" w:rsidRPr="001D5D53">
        <w:rPr>
          <w:rFonts w:ascii="Arial" w:hAnsi="Arial" w:cs="Arial"/>
          <w:sz w:val="22"/>
          <w:szCs w:val="22"/>
        </w:rPr>
        <w:t xml:space="preserve"> immune response to </w:t>
      </w:r>
      <w:r w:rsidR="001D5D53" w:rsidRPr="001D5D53">
        <w:rPr>
          <w:rFonts w:ascii="Arial" w:hAnsi="Arial" w:cs="Arial"/>
          <w:i/>
          <w:iCs/>
          <w:sz w:val="22"/>
          <w:szCs w:val="22"/>
        </w:rPr>
        <w:t>Mtb</w:t>
      </w:r>
      <w:r w:rsidR="002104A6">
        <w:rPr>
          <w:rFonts w:ascii="Arial" w:hAnsi="Arial" w:cs="Arial"/>
          <w:sz w:val="22"/>
          <w:szCs w:val="22"/>
        </w:rPr>
        <w:t>, indicating past exposure,</w:t>
      </w:r>
      <w:r w:rsidR="001D5D53" w:rsidRPr="001D5D53">
        <w:rPr>
          <w:rFonts w:ascii="Arial" w:hAnsi="Arial" w:cs="Arial"/>
          <w:sz w:val="22"/>
          <w:szCs w:val="22"/>
        </w:rPr>
        <w:t xml:space="preserve"> but </w:t>
      </w:r>
      <w:r w:rsidR="001D5D53">
        <w:rPr>
          <w:rFonts w:ascii="Arial" w:hAnsi="Arial" w:cs="Arial"/>
          <w:sz w:val="22"/>
          <w:szCs w:val="22"/>
        </w:rPr>
        <w:t>offer</w:t>
      </w:r>
      <w:ins w:id="50" w:author="Kissler, Stephen" w:date="2025-06-06T11:34:00Z" w16du:dateUtc="2025-06-06T17:34:00Z">
        <w:r w:rsidR="00C0023A">
          <w:rPr>
            <w:rFonts w:ascii="Arial" w:hAnsi="Arial" w:cs="Arial"/>
            <w:sz w:val="22"/>
            <w:szCs w:val="22"/>
          </w:rPr>
          <w:t>s</w:t>
        </w:r>
      </w:ins>
      <w:r w:rsidR="001D5D53">
        <w:rPr>
          <w:rFonts w:ascii="Arial" w:hAnsi="Arial" w:cs="Arial"/>
          <w:sz w:val="22"/>
          <w:szCs w:val="22"/>
        </w:rPr>
        <w:t xml:space="preserve"> </w:t>
      </w:r>
      <w:del w:id="51" w:author="Kissler, Stephen" w:date="2025-06-06T11:24:00Z" w16du:dateUtc="2025-06-06T17:24:00Z">
        <w:r w:rsidR="001D5D53" w:rsidDel="00407203">
          <w:rPr>
            <w:rFonts w:ascii="Arial" w:hAnsi="Arial" w:cs="Arial"/>
            <w:sz w:val="22"/>
            <w:szCs w:val="22"/>
          </w:rPr>
          <w:delText xml:space="preserve">no </w:delText>
        </w:r>
      </w:del>
      <w:ins w:id="52" w:author="Kissler, Stephen" w:date="2025-06-06T11:24:00Z" w16du:dateUtc="2025-06-06T17:24:00Z">
        <w:r w:rsidR="00407203">
          <w:rPr>
            <w:rFonts w:ascii="Arial" w:hAnsi="Arial" w:cs="Arial"/>
            <w:sz w:val="22"/>
            <w:szCs w:val="22"/>
          </w:rPr>
          <w:t>little</w:t>
        </w:r>
        <w:r w:rsidR="00407203">
          <w:rPr>
            <w:rFonts w:ascii="Arial" w:hAnsi="Arial" w:cs="Arial"/>
            <w:sz w:val="22"/>
            <w:szCs w:val="22"/>
          </w:rPr>
          <w:t xml:space="preserve"> </w:t>
        </w:r>
      </w:ins>
      <w:r w:rsidR="001D5D53">
        <w:rPr>
          <w:rFonts w:ascii="Arial" w:hAnsi="Arial" w:cs="Arial"/>
          <w:sz w:val="22"/>
          <w:szCs w:val="22"/>
        </w:rPr>
        <w:t xml:space="preserve">information about </w:t>
      </w:r>
      <w:r w:rsidR="000345A9">
        <w:rPr>
          <w:rFonts w:ascii="Arial" w:hAnsi="Arial" w:cs="Arial"/>
          <w:sz w:val="22"/>
          <w:szCs w:val="22"/>
        </w:rPr>
        <w:t>the timing of</w:t>
      </w:r>
      <w:r w:rsidR="002104A6">
        <w:rPr>
          <w:rFonts w:ascii="Arial" w:hAnsi="Arial" w:cs="Arial"/>
          <w:sz w:val="22"/>
          <w:szCs w:val="22"/>
        </w:rPr>
        <w:t xml:space="preserve"> infection</w:t>
      </w:r>
      <w:r w:rsidR="001D5D53" w:rsidRPr="001D5D53">
        <w:rPr>
          <w:rFonts w:ascii="Arial" w:hAnsi="Arial" w:cs="Arial"/>
          <w:sz w:val="22"/>
          <w:szCs w:val="22"/>
        </w:rPr>
        <w:t>.</w:t>
      </w:r>
      <w:r w:rsidR="001D5D53">
        <w:rPr>
          <w:rFonts w:ascii="Arial" w:hAnsi="Arial" w:cs="Arial"/>
          <w:sz w:val="22"/>
          <w:szCs w:val="22"/>
        </w:rPr>
        <w:t xml:space="preserve"> </w:t>
      </w:r>
      <w:del w:id="53" w:author="Kissler, Stephen" w:date="2025-06-06T11:34:00Z" w16du:dateUtc="2025-06-06T17:34:00Z">
        <w:r w:rsidR="002104A6" w:rsidDel="00C0023A">
          <w:rPr>
            <w:rFonts w:ascii="Arial" w:hAnsi="Arial" w:cs="Arial"/>
            <w:sz w:val="22"/>
            <w:szCs w:val="22"/>
          </w:rPr>
          <w:delText>However, time of exposure</w:delText>
        </w:r>
        <w:r w:rsidR="00D01958" w:rsidDel="00C0023A">
          <w:rPr>
            <w:rFonts w:ascii="Arial" w:hAnsi="Arial" w:cs="Arial"/>
            <w:sz w:val="22"/>
            <w:szCs w:val="22"/>
          </w:rPr>
          <w:delText xml:space="preserve"> is especially important given that progression to TB disease is highest in the period immediately after infection. </w:delText>
        </w:r>
      </w:del>
      <w:r w:rsidR="002104A6">
        <w:rPr>
          <w:rFonts w:ascii="Arial" w:hAnsi="Arial" w:cs="Arial"/>
          <w:sz w:val="22"/>
          <w:szCs w:val="22"/>
        </w:rPr>
        <w:t>Likewise, c</w:t>
      </w:r>
      <w:r w:rsidR="006412BF">
        <w:rPr>
          <w:rFonts w:ascii="Arial" w:hAnsi="Arial" w:cs="Arial"/>
          <w:sz w:val="22"/>
          <w:szCs w:val="22"/>
        </w:rPr>
        <w:t>urrent tests for infectiousness (</w:t>
      </w:r>
      <w:r w:rsidR="002104A6">
        <w:rPr>
          <w:rFonts w:ascii="Arial" w:hAnsi="Arial" w:cs="Arial"/>
          <w:sz w:val="22"/>
          <w:szCs w:val="22"/>
        </w:rPr>
        <w:t xml:space="preserve">e.g., </w:t>
      </w:r>
      <w:r w:rsidR="006412BF">
        <w:rPr>
          <w:rFonts w:ascii="Arial" w:hAnsi="Arial" w:cs="Arial"/>
          <w:sz w:val="22"/>
          <w:szCs w:val="22"/>
        </w:rPr>
        <w:t>sputum s</w:t>
      </w:r>
      <w:r w:rsidR="006412BF" w:rsidRPr="00FA1BB0">
        <w:rPr>
          <w:rFonts w:ascii="Arial" w:hAnsi="Arial" w:cs="Arial"/>
          <w:sz w:val="22"/>
          <w:szCs w:val="22"/>
        </w:rPr>
        <w:t>mear grade</w:t>
      </w:r>
      <w:r w:rsidR="006412BF">
        <w:rPr>
          <w:rFonts w:ascii="Arial" w:hAnsi="Arial" w:cs="Arial"/>
          <w:sz w:val="22"/>
          <w:szCs w:val="22"/>
        </w:rPr>
        <w:t>)</w:t>
      </w:r>
      <w:r w:rsidR="006412BF" w:rsidRPr="00FA1BB0">
        <w:rPr>
          <w:rFonts w:ascii="Arial" w:hAnsi="Arial" w:cs="Arial"/>
          <w:sz w:val="22"/>
          <w:szCs w:val="22"/>
        </w:rPr>
        <w:t xml:space="preserve"> measure </w:t>
      </w:r>
      <w:r w:rsidR="006412BF">
        <w:rPr>
          <w:rFonts w:ascii="Arial" w:hAnsi="Arial" w:cs="Arial"/>
          <w:sz w:val="22"/>
          <w:szCs w:val="22"/>
        </w:rPr>
        <w:t>myco</w:t>
      </w:r>
      <w:r w:rsidR="006412BF" w:rsidRPr="00FA1BB0">
        <w:rPr>
          <w:rFonts w:ascii="Arial" w:hAnsi="Arial" w:cs="Arial"/>
          <w:sz w:val="22"/>
          <w:szCs w:val="22"/>
        </w:rPr>
        <w:t xml:space="preserve">bacterial burden in sputum, but </w:t>
      </w:r>
      <w:r w:rsidR="006412BF">
        <w:rPr>
          <w:rFonts w:ascii="Arial" w:hAnsi="Arial" w:cs="Arial"/>
          <w:sz w:val="22"/>
          <w:szCs w:val="22"/>
        </w:rPr>
        <w:t>fail to capture</w:t>
      </w:r>
      <w:r w:rsidR="006412BF" w:rsidRPr="00FA1BB0">
        <w:rPr>
          <w:rFonts w:ascii="Arial" w:hAnsi="Arial" w:cs="Arial"/>
          <w:sz w:val="22"/>
          <w:szCs w:val="22"/>
        </w:rPr>
        <w:t xml:space="preserve"> viable </w:t>
      </w:r>
      <w:r w:rsidR="006412BF" w:rsidRPr="00FA1BB0">
        <w:rPr>
          <w:rFonts w:ascii="Arial" w:hAnsi="Arial" w:cs="Arial"/>
          <w:i/>
          <w:iCs/>
          <w:sz w:val="22"/>
          <w:szCs w:val="22"/>
        </w:rPr>
        <w:t>Mtb</w:t>
      </w:r>
      <w:r w:rsidR="006412BF" w:rsidRPr="00FA1BB0">
        <w:rPr>
          <w:rFonts w:ascii="Arial" w:hAnsi="Arial" w:cs="Arial"/>
          <w:sz w:val="22"/>
          <w:szCs w:val="22"/>
        </w:rPr>
        <w:t xml:space="preserve"> </w:t>
      </w:r>
      <w:r w:rsidR="006412BF">
        <w:rPr>
          <w:rFonts w:ascii="Arial" w:hAnsi="Arial" w:cs="Arial"/>
          <w:sz w:val="22"/>
          <w:szCs w:val="22"/>
        </w:rPr>
        <w:t>that are more likely to cause transmission</w:t>
      </w:r>
      <w:del w:id="54" w:author="Kissler, Stephen" w:date="2025-06-06T11:42:00Z" w16du:dateUtc="2025-06-06T17:42:00Z">
        <w:r w:rsidR="002104A6" w:rsidDel="00101812">
          <w:rPr>
            <w:rFonts w:ascii="Arial" w:hAnsi="Arial" w:cs="Arial"/>
            <w:sz w:val="22"/>
            <w:szCs w:val="22"/>
          </w:rPr>
          <w:delText>, falling short of providing useful information that could be used to target interventions</w:delText>
        </w:r>
      </w:del>
      <w:commentRangeStart w:id="55"/>
      <w:r w:rsidR="002104A6">
        <w:rPr>
          <w:rFonts w:ascii="Arial" w:hAnsi="Arial" w:cs="Arial"/>
          <w:sz w:val="22"/>
          <w:szCs w:val="22"/>
        </w:rPr>
        <w:t>.</w:t>
      </w:r>
      <w:commentRangeEnd w:id="55"/>
      <w:r w:rsidR="00C0023A">
        <w:rPr>
          <w:rStyle w:val="CommentReference"/>
        </w:rPr>
        <w:commentReference w:id="55"/>
      </w:r>
      <w:del w:id="56" w:author="Kissler, Stephen" w:date="2025-06-06T11:35:00Z" w16du:dateUtc="2025-06-06T17:35:00Z">
        <w:r w:rsidR="002104A6" w:rsidDel="00C0023A">
          <w:rPr>
            <w:rFonts w:ascii="Arial" w:hAnsi="Arial" w:cs="Arial"/>
            <w:sz w:val="22"/>
            <w:szCs w:val="22"/>
          </w:rPr>
          <w:delText xml:space="preserve"> </w:delText>
        </w:r>
        <w:r w:rsidR="006412BF" w:rsidDel="00C0023A">
          <w:rPr>
            <w:rFonts w:ascii="Arial" w:hAnsi="Arial" w:cs="Arial"/>
            <w:sz w:val="22"/>
            <w:szCs w:val="22"/>
          </w:rPr>
          <w:delText xml:space="preserve"> </w:delText>
        </w:r>
      </w:del>
    </w:p>
    <w:p w14:paraId="1DADEC63" w14:textId="207380D0" w:rsidR="00AA0256" w:rsidRDefault="00AA0256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3E609F">
        <w:rPr>
          <w:rFonts w:ascii="Arial" w:hAnsi="Arial" w:cs="Arial"/>
          <w:b/>
          <w:bCs/>
          <w:sz w:val="22"/>
          <w:szCs w:val="22"/>
        </w:rPr>
        <w:t>However, innovative new tools that address these longstanding deficiencies are in the pipeline.</w:t>
      </w:r>
      <w:r>
        <w:rPr>
          <w:rFonts w:ascii="Arial" w:hAnsi="Arial" w:cs="Arial"/>
          <w:sz w:val="22"/>
          <w:szCs w:val="22"/>
        </w:rPr>
        <w:t xml:space="preserve"> A </w:t>
      </w:r>
      <w:r w:rsidRPr="00DE1827">
        <w:rPr>
          <w:rFonts w:ascii="Arial" w:hAnsi="Arial" w:cs="Arial"/>
          <w:sz w:val="22"/>
          <w:szCs w:val="22"/>
        </w:rPr>
        <w:t xml:space="preserve">novel blood-based immunological </w:t>
      </w:r>
      <w:r>
        <w:rPr>
          <w:rFonts w:ascii="Arial" w:hAnsi="Arial" w:cs="Arial"/>
          <w:sz w:val="22"/>
          <w:szCs w:val="22"/>
        </w:rPr>
        <w:t>biomarker</w:t>
      </w:r>
      <w:r w:rsidRPr="00DE1827">
        <w:rPr>
          <w:rFonts w:ascii="Arial" w:hAnsi="Arial" w:cs="Arial"/>
          <w:sz w:val="22"/>
          <w:szCs w:val="22"/>
        </w:rPr>
        <w:t xml:space="preserve"> for </w:t>
      </w:r>
      <w:r>
        <w:rPr>
          <w:rFonts w:ascii="Arial" w:hAnsi="Arial" w:cs="Arial"/>
          <w:sz w:val="22"/>
          <w:szCs w:val="22"/>
        </w:rPr>
        <w:t xml:space="preserve">identifying </w:t>
      </w:r>
      <w:r w:rsidRPr="00DE1827">
        <w:rPr>
          <w:rFonts w:ascii="Arial" w:hAnsi="Arial" w:cs="Arial"/>
          <w:sz w:val="22"/>
          <w:szCs w:val="22"/>
        </w:rPr>
        <w:t xml:space="preserve">recent </w:t>
      </w:r>
      <w:r w:rsidRPr="00DE1827">
        <w:rPr>
          <w:rFonts w:ascii="Arial" w:hAnsi="Arial" w:cs="Arial"/>
          <w:i/>
          <w:iCs/>
          <w:sz w:val="22"/>
          <w:szCs w:val="22"/>
        </w:rPr>
        <w:t>M. tuberculosis</w:t>
      </w:r>
      <w:r w:rsidRPr="00DE18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proofErr w:type="spellStart"/>
      <w:r w:rsidRPr="00DE1827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  <w:r w:rsidRPr="00DE1827">
        <w:rPr>
          <w:rFonts w:ascii="Arial" w:hAnsi="Arial" w:cs="Arial"/>
          <w:sz w:val="22"/>
          <w:szCs w:val="22"/>
        </w:rPr>
        <w:t>infection</w:t>
      </w:r>
      <w:r>
        <w:rPr>
          <w:rFonts w:ascii="Arial" w:hAnsi="Arial" w:cs="Arial"/>
          <w:sz w:val="22"/>
          <w:szCs w:val="22"/>
        </w:rPr>
        <w:t xml:space="preserve"> (TASA), </w:t>
      </w:r>
      <w:r w:rsidRPr="0023213C">
        <w:rPr>
          <w:rFonts w:ascii="Arial" w:hAnsi="Arial" w:cs="Arial"/>
          <w:sz w:val="22"/>
          <w:szCs w:val="22"/>
        </w:rPr>
        <w:t xml:space="preserve">discriminates recent </w:t>
      </w:r>
      <w:r w:rsidR="002104A6" w:rsidRPr="0023213C">
        <w:rPr>
          <w:rFonts w:ascii="Arial" w:hAnsi="Arial" w:cs="Arial"/>
          <w:sz w:val="22"/>
          <w:szCs w:val="22"/>
        </w:rPr>
        <w:t>(</w:t>
      </w:r>
      <w:r w:rsidR="002104A6">
        <w:rPr>
          <w:rFonts w:ascii="Arial" w:hAnsi="Arial" w:cs="Arial"/>
          <w:sz w:val="22"/>
          <w:szCs w:val="22"/>
        </w:rPr>
        <w:t xml:space="preserve">occurring within the past </w:t>
      </w:r>
      <w:r w:rsidR="002104A6" w:rsidRPr="0023213C">
        <w:rPr>
          <w:rFonts w:ascii="Arial" w:hAnsi="Arial" w:cs="Arial"/>
          <w:sz w:val="22"/>
          <w:szCs w:val="22"/>
        </w:rPr>
        <w:t>6 months)</w:t>
      </w:r>
      <w:r w:rsidRPr="0023213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from</w:t>
      </w:r>
      <w:r w:rsidRPr="0023213C">
        <w:rPr>
          <w:rFonts w:ascii="Arial" w:hAnsi="Arial" w:cs="Arial"/>
          <w:sz w:val="22"/>
          <w:szCs w:val="22"/>
        </w:rPr>
        <w:t xml:space="preserve"> </w:t>
      </w:r>
      <w:del w:id="57" w:author="Kissler, Stephen" w:date="2025-06-06T11:40:00Z" w16du:dateUtc="2025-06-06T17:40:00Z">
        <w:r w:rsidR="002104A6" w:rsidDel="00101812">
          <w:rPr>
            <w:rFonts w:ascii="Arial" w:hAnsi="Arial" w:cs="Arial"/>
            <w:sz w:val="22"/>
            <w:szCs w:val="22"/>
          </w:rPr>
          <w:delText>remotely acquired</w:delText>
        </w:r>
      </w:del>
      <w:ins w:id="58" w:author="Kissler, Stephen" w:date="2025-06-06T11:40:00Z" w16du:dateUtc="2025-06-06T17:40:00Z">
        <w:r w:rsidR="00101812">
          <w:rPr>
            <w:rFonts w:ascii="Arial" w:hAnsi="Arial" w:cs="Arial"/>
            <w:sz w:val="22"/>
            <w:szCs w:val="22"/>
          </w:rPr>
          <w:t>longstanding</w:t>
        </w:r>
      </w:ins>
      <w:r w:rsidR="002104A6">
        <w:rPr>
          <w:rFonts w:ascii="Arial" w:hAnsi="Arial" w:cs="Arial"/>
          <w:sz w:val="22"/>
          <w:szCs w:val="22"/>
        </w:rPr>
        <w:t xml:space="preserve"> infection</w:t>
      </w:r>
      <w:r>
        <w:rPr>
          <w:rFonts w:ascii="Arial" w:hAnsi="Arial" w:cs="Arial"/>
          <w:sz w:val="22"/>
          <w:szCs w:val="22"/>
        </w:rPr>
        <w:t xml:space="preserve">. </w:t>
      </w:r>
      <w:r w:rsidRPr="0023213C">
        <w:rPr>
          <w:rFonts w:ascii="Arial" w:hAnsi="Arial" w:cs="Arial"/>
          <w:sz w:val="22"/>
          <w:szCs w:val="22"/>
        </w:rPr>
        <w:t xml:space="preserve">Other </w:t>
      </w:r>
      <w:r>
        <w:rPr>
          <w:rFonts w:ascii="Arial" w:hAnsi="Arial" w:cs="Arial"/>
          <w:sz w:val="22"/>
          <w:szCs w:val="22"/>
        </w:rPr>
        <w:t>biomarkers distinguish</w:t>
      </w:r>
      <w:r w:rsidRPr="0023213C">
        <w:rPr>
          <w:rFonts w:ascii="Arial" w:hAnsi="Arial" w:cs="Arial"/>
          <w:sz w:val="22"/>
          <w:szCs w:val="22"/>
        </w:rPr>
        <w:t xml:space="preserve"> </w:t>
      </w:r>
      <w:r w:rsidRPr="0023213C">
        <w:rPr>
          <w:rFonts w:ascii="Arial" w:hAnsi="Arial" w:cs="Arial"/>
          <w:i/>
          <w:iCs/>
          <w:sz w:val="22"/>
          <w:szCs w:val="22"/>
        </w:rPr>
        <w:t xml:space="preserve">Mtb </w:t>
      </w:r>
      <w:r w:rsidRPr="0023213C">
        <w:rPr>
          <w:rFonts w:ascii="Arial" w:hAnsi="Arial" w:cs="Arial"/>
          <w:sz w:val="22"/>
          <w:szCs w:val="22"/>
        </w:rPr>
        <w:t>infection</w:t>
      </w:r>
      <w:r>
        <w:rPr>
          <w:rFonts w:ascii="Arial" w:hAnsi="Arial" w:cs="Arial"/>
          <w:sz w:val="22"/>
          <w:szCs w:val="22"/>
        </w:rPr>
        <w:t>s that are likely to progress to clinical illness from those that will remain latent</w:t>
      </w:r>
      <w:r w:rsidRPr="0023213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Collectively, these tests offer an exciting advancement in our understanding of </w:t>
      </w:r>
      <w:r w:rsidRPr="00AA0256">
        <w:rPr>
          <w:rFonts w:ascii="Arial" w:hAnsi="Arial" w:cs="Arial"/>
          <w:sz w:val="22"/>
          <w:szCs w:val="22"/>
          <w:u w:val="single"/>
        </w:rPr>
        <w:t xml:space="preserve">who is </w:t>
      </w:r>
      <w:r w:rsidR="002104A6">
        <w:rPr>
          <w:rFonts w:ascii="Arial" w:hAnsi="Arial" w:cs="Arial"/>
          <w:sz w:val="22"/>
          <w:szCs w:val="22"/>
          <w:u w:val="single"/>
        </w:rPr>
        <w:t xml:space="preserve">imminently </w:t>
      </w:r>
      <w:r w:rsidRPr="00AA0256">
        <w:rPr>
          <w:rFonts w:ascii="Arial" w:hAnsi="Arial" w:cs="Arial"/>
          <w:sz w:val="22"/>
          <w:szCs w:val="22"/>
          <w:u w:val="single"/>
        </w:rPr>
        <w:t>likely to develop T</w:t>
      </w:r>
      <w:r w:rsidR="00017F65">
        <w:rPr>
          <w:rFonts w:ascii="Arial" w:hAnsi="Arial" w:cs="Arial"/>
          <w:sz w:val="22"/>
          <w:szCs w:val="22"/>
          <w:u w:val="single"/>
        </w:rPr>
        <w:t>B</w:t>
      </w:r>
      <w:r>
        <w:rPr>
          <w:rFonts w:ascii="Arial" w:hAnsi="Arial" w:cs="Arial"/>
          <w:sz w:val="22"/>
          <w:szCs w:val="22"/>
        </w:rPr>
        <w:t xml:space="preserve">. New measures of infectiousness which measure viable </w:t>
      </w:r>
      <w:r>
        <w:rPr>
          <w:rFonts w:ascii="Arial" w:hAnsi="Arial" w:cs="Arial"/>
          <w:i/>
          <w:iCs/>
          <w:sz w:val="22"/>
          <w:szCs w:val="22"/>
        </w:rPr>
        <w:t xml:space="preserve">Mtb </w:t>
      </w:r>
      <w:r>
        <w:rPr>
          <w:rFonts w:ascii="Arial" w:hAnsi="Arial" w:cs="Arial"/>
          <w:sz w:val="22"/>
          <w:szCs w:val="22"/>
        </w:rPr>
        <w:t>in exhaled breath, including cough aerosol and face mask sampling techniques</w:t>
      </w:r>
      <w:r w:rsidR="008774B7">
        <w:rPr>
          <w:rFonts w:ascii="Arial" w:hAnsi="Arial" w:cs="Arial"/>
          <w:sz w:val="22"/>
          <w:szCs w:val="22"/>
        </w:rPr>
        <w:t>,</w:t>
      </w:r>
      <w:r w:rsidRPr="000345A9">
        <w:rPr>
          <w:rFonts w:ascii="Arial" w:hAnsi="Arial" w:cs="Arial"/>
          <w:sz w:val="22"/>
          <w:szCs w:val="22"/>
        </w:rPr>
        <w:t xml:space="preserve"> have been </w:t>
      </w:r>
      <w:commentRangeStart w:id="59"/>
      <w:r w:rsidRPr="000345A9">
        <w:rPr>
          <w:rFonts w:ascii="Arial" w:hAnsi="Arial" w:cs="Arial"/>
          <w:sz w:val="22"/>
          <w:szCs w:val="22"/>
        </w:rPr>
        <w:t xml:space="preserve">linked </w:t>
      </w:r>
      <w:r>
        <w:rPr>
          <w:rFonts w:ascii="Arial" w:hAnsi="Arial" w:cs="Arial"/>
          <w:sz w:val="22"/>
          <w:szCs w:val="22"/>
        </w:rPr>
        <w:t>with the risk of</w:t>
      </w:r>
      <w:r w:rsidRPr="000345A9">
        <w:rPr>
          <w:rFonts w:ascii="Arial" w:hAnsi="Arial" w:cs="Arial"/>
          <w:sz w:val="22"/>
          <w:szCs w:val="22"/>
        </w:rPr>
        <w:t xml:space="preserve"> transmission</w:t>
      </w:r>
      <w:commentRangeEnd w:id="59"/>
      <w:r w:rsidR="0087386F">
        <w:rPr>
          <w:rStyle w:val="CommentReference"/>
        </w:rPr>
        <w:commentReference w:id="59"/>
      </w:r>
      <w:r w:rsidRPr="000345A9">
        <w:rPr>
          <w:rFonts w:ascii="Arial" w:hAnsi="Arial" w:cs="Arial"/>
          <w:sz w:val="22"/>
          <w:szCs w:val="22"/>
        </w:rPr>
        <w:t xml:space="preserve"> to close contacts</w:t>
      </w:r>
      <w:r>
        <w:rPr>
          <w:rFonts w:ascii="Arial" w:hAnsi="Arial" w:cs="Arial"/>
          <w:sz w:val="22"/>
          <w:szCs w:val="22"/>
        </w:rPr>
        <w:t xml:space="preserve"> in preliminary epidemiologic studies</w:t>
      </w:r>
      <w:r w:rsidRPr="000345A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8774B7">
        <w:rPr>
          <w:rFonts w:ascii="Arial" w:hAnsi="Arial" w:cs="Arial"/>
          <w:sz w:val="22"/>
          <w:szCs w:val="22"/>
        </w:rPr>
        <w:t xml:space="preserve">These tests could potentially indicate </w:t>
      </w:r>
      <w:r w:rsidR="008774B7" w:rsidRPr="00017F65">
        <w:rPr>
          <w:rFonts w:ascii="Arial" w:hAnsi="Arial" w:cs="Arial"/>
          <w:sz w:val="22"/>
          <w:szCs w:val="22"/>
          <w:u w:val="single"/>
        </w:rPr>
        <w:t xml:space="preserve">who is most likely to spread </w:t>
      </w:r>
      <w:del w:id="60" w:author="Kissler, Stephen" w:date="2025-06-06T11:41:00Z" w16du:dateUtc="2025-06-06T17:41:00Z">
        <w:r w:rsidR="008774B7" w:rsidRPr="00017F65" w:rsidDel="00101812">
          <w:rPr>
            <w:rFonts w:ascii="Arial" w:hAnsi="Arial" w:cs="Arial"/>
            <w:sz w:val="22"/>
            <w:szCs w:val="22"/>
            <w:u w:val="single"/>
          </w:rPr>
          <w:delText xml:space="preserve">their </w:delText>
        </w:r>
      </w:del>
      <w:proofErr w:type="spellStart"/>
      <w:r w:rsidR="008774B7" w:rsidRPr="00017F65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del w:id="61" w:author="Kissler, Stephen" w:date="2025-06-06T11:41:00Z" w16du:dateUtc="2025-06-06T17:41:00Z">
        <w:r w:rsidR="008774B7" w:rsidRPr="00017F65" w:rsidDel="00101812">
          <w:rPr>
            <w:rFonts w:ascii="Arial" w:hAnsi="Arial" w:cs="Arial"/>
            <w:i/>
            <w:iCs/>
            <w:sz w:val="22"/>
            <w:szCs w:val="22"/>
            <w:u w:val="single"/>
          </w:rPr>
          <w:delText xml:space="preserve"> </w:delText>
        </w:r>
        <w:r w:rsidR="008774B7" w:rsidRPr="00017F65" w:rsidDel="00101812">
          <w:rPr>
            <w:rFonts w:ascii="Arial" w:hAnsi="Arial" w:cs="Arial"/>
            <w:sz w:val="22"/>
            <w:szCs w:val="22"/>
            <w:u w:val="single"/>
          </w:rPr>
          <w:delText>infection</w:delText>
        </w:r>
      </w:del>
      <w:r w:rsidR="008774B7">
        <w:rPr>
          <w:rFonts w:ascii="Arial" w:hAnsi="Arial" w:cs="Arial"/>
          <w:sz w:val="22"/>
          <w:szCs w:val="22"/>
        </w:rPr>
        <w:t>. However, t</w:t>
      </w:r>
      <w:r>
        <w:rPr>
          <w:rFonts w:ascii="Arial" w:hAnsi="Arial" w:cs="Arial"/>
          <w:sz w:val="22"/>
          <w:szCs w:val="22"/>
        </w:rPr>
        <w:t xml:space="preserve">he pressing question for both classes of tests is </w:t>
      </w:r>
      <w:r w:rsidR="008774B7">
        <w:rPr>
          <w:rFonts w:ascii="Arial" w:hAnsi="Arial" w:cs="Arial"/>
          <w:sz w:val="22"/>
          <w:szCs w:val="22"/>
        </w:rPr>
        <w:t>whether they will be</w:t>
      </w:r>
      <w:r w:rsidR="00017F65">
        <w:rPr>
          <w:rFonts w:ascii="Arial" w:hAnsi="Arial" w:cs="Arial"/>
          <w:sz w:val="22"/>
          <w:szCs w:val="22"/>
        </w:rPr>
        <w:t xml:space="preserve"> practically</w:t>
      </w:r>
      <w:r w:rsidR="008774B7">
        <w:rPr>
          <w:rFonts w:ascii="Arial" w:hAnsi="Arial" w:cs="Arial"/>
          <w:sz w:val="22"/>
          <w:szCs w:val="22"/>
        </w:rPr>
        <w:t xml:space="preserve"> useful for key public health applications.</w:t>
      </w:r>
    </w:p>
    <w:p w14:paraId="23AF77C8" w14:textId="7B949C21" w:rsidR="000345A9" w:rsidRPr="003E609F" w:rsidRDefault="001E1EC0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2F250F">
        <w:rPr>
          <w:rFonts w:ascii="Arial" w:hAnsi="Arial" w:cs="Arial"/>
          <w:b/>
          <w:bCs/>
          <w:sz w:val="22"/>
          <w:szCs w:val="22"/>
        </w:rPr>
        <w:t>Making significant progress in curbing the TB epidemic</w:t>
      </w:r>
      <w:r w:rsidR="002F250F">
        <w:rPr>
          <w:rFonts w:ascii="Arial" w:hAnsi="Arial" w:cs="Arial"/>
          <w:b/>
          <w:bCs/>
          <w:sz w:val="22"/>
          <w:szCs w:val="22"/>
        </w:rPr>
        <w:t xml:space="preserve"> </w:t>
      </w:r>
      <w:r w:rsidRPr="002F250F">
        <w:rPr>
          <w:rFonts w:ascii="Arial" w:hAnsi="Arial" w:cs="Arial"/>
          <w:b/>
          <w:bCs/>
          <w:sz w:val="22"/>
          <w:szCs w:val="22"/>
        </w:rPr>
        <w:t xml:space="preserve">will involve both </w:t>
      </w:r>
      <w:r w:rsidR="002F250F">
        <w:rPr>
          <w:rFonts w:ascii="Arial" w:hAnsi="Arial" w:cs="Arial"/>
          <w:b/>
          <w:bCs/>
          <w:sz w:val="22"/>
          <w:szCs w:val="22"/>
        </w:rPr>
        <w:t>deploying</w:t>
      </w:r>
      <w:r w:rsidRPr="002F250F">
        <w:rPr>
          <w:rFonts w:ascii="Arial" w:hAnsi="Arial" w:cs="Arial"/>
          <w:b/>
          <w:bCs/>
          <w:sz w:val="22"/>
          <w:szCs w:val="22"/>
        </w:rPr>
        <w:t xml:space="preserve"> novel interventions and more effectively targeting diagnosis, treatment, and prevention efforts.</w:t>
      </w:r>
      <w:r>
        <w:rPr>
          <w:rFonts w:ascii="Arial" w:hAnsi="Arial" w:cs="Arial"/>
          <w:sz w:val="22"/>
          <w:szCs w:val="22"/>
        </w:rPr>
        <w:t xml:space="preserve"> </w:t>
      </w:r>
      <w:r w:rsidR="00152251">
        <w:rPr>
          <w:rFonts w:ascii="Arial" w:hAnsi="Arial" w:cs="Arial"/>
          <w:sz w:val="22"/>
          <w:szCs w:val="22"/>
        </w:rPr>
        <w:t xml:space="preserve">As of 2025, at least five </w:t>
      </w:r>
      <w:r>
        <w:rPr>
          <w:rFonts w:ascii="Arial" w:hAnsi="Arial" w:cs="Arial"/>
          <w:sz w:val="22"/>
          <w:szCs w:val="22"/>
        </w:rPr>
        <w:t xml:space="preserve">novel </w:t>
      </w:r>
      <w:r w:rsidR="008774B7">
        <w:rPr>
          <w:rFonts w:ascii="Arial" w:hAnsi="Arial" w:cs="Arial"/>
          <w:sz w:val="22"/>
          <w:szCs w:val="22"/>
        </w:rPr>
        <w:t>tuberculosis</w:t>
      </w:r>
      <w:r w:rsidR="000345A9" w:rsidRPr="00FA1BB0">
        <w:rPr>
          <w:rFonts w:ascii="Arial" w:hAnsi="Arial" w:cs="Arial"/>
          <w:sz w:val="22"/>
          <w:szCs w:val="22"/>
        </w:rPr>
        <w:t xml:space="preserve"> vaccine</w:t>
      </w:r>
      <w:r w:rsidR="008774B7">
        <w:rPr>
          <w:rFonts w:ascii="Arial" w:hAnsi="Arial" w:cs="Arial"/>
          <w:sz w:val="22"/>
          <w:szCs w:val="22"/>
        </w:rPr>
        <w:t xml:space="preserve"> candidates</w:t>
      </w:r>
      <w:r w:rsidR="00152251">
        <w:rPr>
          <w:rFonts w:ascii="Arial" w:hAnsi="Arial" w:cs="Arial"/>
          <w:sz w:val="22"/>
          <w:szCs w:val="22"/>
        </w:rPr>
        <w:t xml:space="preserve"> for adolescents and adults</w:t>
      </w:r>
      <w:r w:rsidR="008774B7">
        <w:rPr>
          <w:rFonts w:ascii="Arial" w:hAnsi="Arial" w:cs="Arial"/>
          <w:sz w:val="22"/>
          <w:szCs w:val="22"/>
        </w:rPr>
        <w:t xml:space="preserve"> are poised to enter </w:t>
      </w:r>
      <w:r w:rsidR="00152251">
        <w:rPr>
          <w:rFonts w:ascii="Arial" w:hAnsi="Arial" w:cs="Arial"/>
          <w:sz w:val="22"/>
          <w:szCs w:val="22"/>
        </w:rPr>
        <w:t>pivotal</w:t>
      </w:r>
      <w:r w:rsidR="008774B7">
        <w:rPr>
          <w:rFonts w:ascii="Arial" w:hAnsi="Arial" w:cs="Arial"/>
          <w:sz w:val="22"/>
          <w:szCs w:val="22"/>
        </w:rPr>
        <w:t xml:space="preserve"> clinical trials</w:t>
      </w:r>
      <w:r w:rsidR="00152251">
        <w:rPr>
          <w:rFonts w:ascii="Arial" w:hAnsi="Arial" w:cs="Arial"/>
          <w:sz w:val="22"/>
          <w:szCs w:val="22"/>
        </w:rPr>
        <w:t>,</w:t>
      </w:r>
      <w:r w:rsidR="000345A9" w:rsidRPr="00FA1BB0">
        <w:rPr>
          <w:rFonts w:ascii="Arial" w:hAnsi="Arial" w:cs="Arial"/>
          <w:sz w:val="22"/>
          <w:szCs w:val="22"/>
        </w:rPr>
        <w:t xml:space="preserve"> offer</w:t>
      </w:r>
      <w:r w:rsidR="00152251">
        <w:rPr>
          <w:rFonts w:ascii="Arial" w:hAnsi="Arial" w:cs="Arial"/>
          <w:sz w:val="22"/>
          <w:szCs w:val="22"/>
        </w:rPr>
        <w:t>ing</w:t>
      </w:r>
      <w:ins w:id="62" w:author="Brown, Tyler" w:date="2025-06-06T09:02:00Z" w16du:dateUtc="2025-06-06T15:02:00Z">
        <w:r w:rsidR="00E70F91">
          <w:rPr>
            <w:rFonts w:ascii="Arial" w:hAnsi="Arial" w:cs="Arial"/>
            <w:sz w:val="22"/>
            <w:szCs w:val="22"/>
          </w:rPr>
          <w:t xml:space="preserve"> immense</w:t>
        </w:r>
      </w:ins>
      <w:del w:id="63" w:author="Brown, Tyler" w:date="2025-06-06T09:02:00Z" w16du:dateUtc="2025-06-06T15:02:00Z">
        <w:r w:rsidR="000345A9" w:rsidRPr="00FA1BB0" w:rsidDel="00E70F91">
          <w:rPr>
            <w:rFonts w:ascii="Arial" w:hAnsi="Arial" w:cs="Arial"/>
            <w:sz w:val="22"/>
            <w:szCs w:val="22"/>
          </w:rPr>
          <w:delText xml:space="preserve"> </w:delText>
        </w:r>
        <w:r w:rsidR="003E609F" w:rsidDel="00E70F91">
          <w:rPr>
            <w:rFonts w:ascii="Arial" w:hAnsi="Arial" w:cs="Arial"/>
            <w:sz w:val="22"/>
            <w:szCs w:val="22"/>
          </w:rPr>
          <w:delText>immense</w:delText>
        </w:r>
      </w:del>
      <w:r w:rsidR="000345A9" w:rsidRPr="00FA1BB0">
        <w:rPr>
          <w:rFonts w:ascii="Arial" w:hAnsi="Arial" w:cs="Arial"/>
          <w:sz w:val="22"/>
          <w:szCs w:val="22"/>
        </w:rPr>
        <w:t xml:space="preserve"> promise to address the global TB epidemic</w:t>
      </w:r>
      <w:r w:rsidR="00152251">
        <w:rPr>
          <w:rFonts w:ascii="Arial" w:hAnsi="Arial" w:cs="Arial"/>
          <w:sz w:val="22"/>
          <w:szCs w:val="22"/>
        </w:rPr>
        <w:t xml:space="preserve">. However, </w:t>
      </w:r>
      <w:r w:rsidR="00503395">
        <w:rPr>
          <w:rFonts w:ascii="Arial" w:hAnsi="Arial" w:cs="Arial"/>
          <w:sz w:val="22"/>
          <w:szCs w:val="22"/>
        </w:rPr>
        <w:t>even in setting</w:t>
      </w:r>
      <w:r w:rsidR="003E609F">
        <w:rPr>
          <w:rFonts w:ascii="Arial" w:hAnsi="Arial" w:cs="Arial"/>
          <w:sz w:val="22"/>
          <w:szCs w:val="22"/>
        </w:rPr>
        <w:t>s</w:t>
      </w:r>
      <w:r w:rsidR="00503395">
        <w:rPr>
          <w:rFonts w:ascii="Arial" w:hAnsi="Arial" w:cs="Arial"/>
          <w:sz w:val="22"/>
          <w:szCs w:val="22"/>
        </w:rPr>
        <w:t xml:space="preserve"> with a high burden of TB, </w:t>
      </w:r>
      <w:r w:rsidR="00152251">
        <w:rPr>
          <w:rFonts w:ascii="Arial" w:hAnsi="Arial" w:cs="Arial"/>
          <w:sz w:val="22"/>
          <w:szCs w:val="22"/>
        </w:rPr>
        <w:t xml:space="preserve">trials must be long, large, </w:t>
      </w:r>
      <w:ins w:id="64" w:author="Brown, Tyler" w:date="2025-06-06T09:03:00Z" w16du:dateUtc="2025-06-06T15:03:00Z">
        <w:r w:rsidR="00E70F91">
          <w:rPr>
            <w:rFonts w:ascii="Arial" w:hAnsi="Arial" w:cs="Arial"/>
            <w:sz w:val="22"/>
            <w:szCs w:val="22"/>
          </w:rPr>
          <w:t>and usually</w:t>
        </w:r>
      </w:ins>
      <w:del w:id="65" w:author="Brown, Tyler" w:date="2025-06-06T09:03:00Z" w16du:dateUtc="2025-06-06T15:03:00Z">
        <w:r w:rsidR="00152251" w:rsidDel="00E70F91">
          <w:rPr>
            <w:rFonts w:ascii="Arial" w:hAnsi="Arial" w:cs="Arial"/>
            <w:sz w:val="22"/>
            <w:szCs w:val="22"/>
          </w:rPr>
          <w:delText>or</w:delText>
        </w:r>
      </w:del>
      <w:r w:rsidR="00152251">
        <w:rPr>
          <w:rFonts w:ascii="Arial" w:hAnsi="Arial" w:cs="Arial"/>
          <w:sz w:val="22"/>
          <w:szCs w:val="22"/>
        </w:rPr>
        <w:t xml:space="preserve"> both, </w:t>
      </w:r>
      <w:r w:rsidR="002104A6">
        <w:rPr>
          <w:rFonts w:ascii="Arial" w:hAnsi="Arial" w:cs="Arial"/>
          <w:sz w:val="22"/>
          <w:szCs w:val="22"/>
        </w:rPr>
        <w:t>to observe enough</w:t>
      </w:r>
      <w:r w:rsidR="00152251">
        <w:rPr>
          <w:rFonts w:ascii="Arial" w:hAnsi="Arial" w:cs="Arial"/>
          <w:sz w:val="22"/>
          <w:szCs w:val="22"/>
        </w:rPr>
        <w:t xml:space="preserve"> TB cases to demonstrate </w:t>
      </w:r>
      <w:commentRangeStart w:id="66"/>
      <w:r w:rsidR="00152251">
        <w:rPr>
          <w:rFonts w:ascii="Arial" w:hAnsi="Arial" w:cs="Arial"/>
          <w:sz w:val="22"/>
          <w:szCs w:val="22"/>
        </w:rPr>
        <w:t>vaccine efficacy</w:t>
      </w:r>
      <w:commentRangeEnd w:id="66"/>
      <w:r w:rsidR="00E70F91">
        <w:rPr>
          <w:rStyle w:val="CommentReference"/>
        </w:rPr>
        <w:commentReference w:id="66"/>
      </w:r>
      <w:r w:rsidR="00152251">
        <w:rPr>
          <w:rFonts w:ascii="Arial" w:hAnsi="Arial" w:cs="Arial"/>
          <w:sz w:val="22"/>
          <w:szCs w:val="22"/>
        </w:rPr>
        <w:t>.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152251">
        <w:rPr>
          <w:rFonts w:ascii="Arial" w:hAnsi="Arial" w:cs="Arial"/>
          <w:sz w:val="22"/>
          <w:szCs w:val="22"/>
        </w:rPr>
        <w:t>A test</w:t>
      </w:r>
      <w:r w:rsidR="000345A9" w:rsidRPr="00FA1BB0">
        <w:rPr>
          <w:rFonts w:ascii="Arial" w:hAnsi="Arial" w:cs="Arial"/>
          <w:sz w:val="22"/>
          <w:szCs w:val="22"/>
        </w:rPr>
        <w:t xml:space="preserve"> for </w:t>
      </w:r>
      <w:r w:rsidR="00152251">
        <w:rPr>
          <w:rFonts w:ascii="Arial" w:hAnsi="Arial" w:cs="Arial"/>
          <w:sz w:val="22"/>
          <w:szCs w:val="22"/>
        </w:rPr>
        <w:t>recent</w:t>
      </w:r>
      <w:r w:rsidR="000345A9" w:rsidRPr="00FA1BB0">
        <w:rPr>
          <w:rFonts w:ascii="Arial" w:hAnsi="Arial" w:cs="Arial"/>
          <w:sz w:val="22"/>
          <w:szCs w:val="22"/>
        </w:rPr>
        <w:t xml:space="preserve"> infection </w:t>
      </w:r>
      <w:r w:rsidR="00152251">
        <w:rPr>
          <w:rFonts w:ascii="Arial" w:hAnsi="Arial" w:cs="Arial"/>
          <w:sz w:val="22"/>
          <w:szCs w:val="22"/>
        </w:rPr>
        <w:t xml:space="preserve">would have immediate relevance for </w:t>
      </w:r>
      <w:r w:rsidR="000345A9" w:rsidRPr="00FA1BB0">
        <w:rPr>
          <w:rFonts w:ascii="Arial" w:hAnsi="Arial" w:cs="Arial"/>
          <w:sz w:val="22"/>
          <w:szCs w:val="22"/>
        </w:rPr>
        <w:t>the design and conduct of TB vaccine trials</w:t>
      </w:r>
      <w:r w:rsidR="00152251">
        <w:rPr>
          <w:rFonts w:ascii="Arial" w:hAnsi="Arial" w:cs="Arial"/>
          <w:sz w:val="22"/>
          <w:szCs w:val="22"/>
        </w:rPr>
        <w:t xml:space="preserve">: understanding locations where incidence of </w:t>
      </w:r>
      <w:r w:rsidR="00152251" w:rsidRPr="00152251">
        <w:rPr>
          <w:rFonts w:ascii="Arial" w:hAnsi="Arial" w:cs="Arial"/>
          <w:i/>
          <w:iCs/>
          <w:sz w:val="22"/>
          <w:szCs w:val="22"/>
        </w:rPr>
        <w:t>Mtb</w:t>
      </w:r>
      <w:r w:rsidR="00152251">
        <w:rPr>
          <w:rFonts w:ascii="Arial" w:hAnsi="Arial" w:cs="Arial"/>
          <w:sz w:val="22"/>
          <w:szCs w:val="22"/>
        </w:rPr>
        <w:t xml:space="preserve"> infection</w:t>
      </w:r>
      <w:r w:rsidR="003E609F">
        <w:rPr>
          <w:rFonts w:ascii="Arial" w:hAnsi="Arial" w:cs="Arial"/>
          <w:sz w:val="22"/>
          <w:szCs w:val="22"/>
        </w:rPr>
        <w:t xml:space="preserve"> – and the expected number of incident TB cases –</w:t>
      </w:r>
      <w:r w:rsidR="00152251">
        <w:rPr>
          <w:rFonts w:ascii="Arial" w:hAnsi="Arial" w:cs="Arial"/>
          <w:sz w:val="22"/>
          <w:szCs w:val="22"/>
        </w:rPr>
        <w:t xml:space="preserve"> is highest would ensure rapid accrual of trial endpoints and </w:t>
      </w:r>
      <w:r w:rsidR="000345A9" w:rsidRPr="00FA1BB0">
        <w:rPr>
          <w:rFonts w:ascii="Arial" w:hAnsi="Arial" w:cs="Arial"/>
          <w:sz w:val="22"/>
          <w:szCs w:val="22"/>
        </w:rPr>
        <w:t>allow</w:t>
      </w:r>
      <w:r w:rsidR="00152251">
        <w:rPr>
          <w:rFonts w:ascii="Arial" w:hAnsi="Arial" w:cs="Arial"/>
          <w:sz w:val="22"/>
          <w:szCs w:val="22"/>
        </w:rPr>
        <w:t xml:space="preserve"> </w:t>
      </w:r>
      <w:r w:rsidR="000345A9" w:rsidRPr="00FA1BB0">
        <w:rPr>
          <w:rFonts w:ascii="Arial" w:hAnsi="Arial" w:cs="Arial"/>
          <w:sz w:val="22"/>
          <w:szCs w:val="22"/>
        </w:rPr>
        <w:t>for smaller</w:t>
      </w:r>
      <w:r w:rsidR="003E609F">
        <w:rPr>
          <w:rFonts w:ascii="Arial" w:hAnsi="Arial" w:cs="Arial"/>
          <w:sz w:val="22"/>
          <w:szCs w:val="22"/>
        </w:rPr>
        <w:t>,</w:t>
      </w:r>
      <w:r w:rsidR="000345A9" w:rsidRPr="00FA1BB0">
        <w:rPr>
          <w:rFonts w:ascii="Arial" w:hAnsi="Arial" w:cs="Arial"/>
          <w:sz w:val="22"/>
          <w:szCs w:val="22"/>
        </w:rPr>
        <w:t xml:space="preserve"> shorter trials. In low-incidence settings</w:t>
      </w:r>
      <w:r w:rsidR="00C82FDC">
        <w:rPr>
          <w:rFonts w:ascii="Arial" w:hAnsi="Arial" w:cs="Arial"/>
          <w:sz w:val="22"/>
          <w:szCs w:val="22"/>
        </w:rPr>
        <w:t xml:space="preserve"> such as the U.S.</w:t>
      </w:r>
      <w:r w:rsidR="000345A9" w:rsidRPr="00FA1BB0">
        <w:rPr>
          <w:rFonts w:ascii="Arial" w:hAnsi="Arial" w:cs="Arial"/>
          <w:sz w:val="22"/>
          <w:szCs w:val="22"/>
        </w:rPr>
        <w:t xml:space="preserve"> where TB prevention is focused </w:t>
      </w:r>
      <w:r w:rsidR="00C82FDC">
        <w:rPr>
          <w:rFonts w:ascii="Arial" w:hAnsi="Arial" w:cs="Arial"/>
          <w:sz w:val="22"/>
          <w:szCs w:val="22"/>
        </w:rPr>
        <w:t xml:space="preserve">primarily </w:t>
      </w:r>
      <w:r w:rsidR="000345A9" w:rsidRPr="00FA1BB0">
        <w:rPr>
          <w:rFonts w:ascii="Arial" w:hAnsi="Arial" w:cs="Arial"/>
          <w:sz w:val="22"/>
          <w:szCs w:val="22"/>
        </w:rPr>
        <w:t>on outbreak response, tests for recency of infection could</w:t>
      </w:r>
      <w:r w:rsidR="00C82FDC">
        <w:rPr>
          <w:rFonts w:ascii="Arial" w:hAnsi="Arial" w:cs="Arial"/>
          <w:sz w:val="22"/>
          <w:szCs w:val="22"/>
        </w:rPr>
        <w:t xml:space="preserve"> prioritize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commentRangeStart w:id="67"/>
      <w:commentRangeStart w:id="68"/>
      <w:r w:rsidR="000345A9" w:rsidRPr="00FA1BB0">
        <w:rPr>
          <w:rFonts w:ascii="Arial" w:hAnsi="Arial" w:cs="Arial"/>
          <w:sz w:val="22"/>
          <w:szCs w:val="22"/>
        </w:rPr>
        <w:t xml:space="preserve">TB preventive therapy </w:t>
      </w:r>
      <w:r w:rsidR="00C82FDC">
        <w:rPr>
          <w:rFonts w:ascii="Arial" w:hAnsi="Arial" w:cs="Arial"/>
          <w:sz w:val="22"/>
          <w:szCs w:val="22"/>
        </w:rPr>
        <w:t>for</w:t>
      </w:r>
      <w:r w:rsidR="000345A9">
        <w:rPr>
          <w:rFonts w:ascii="Arial" w:hAnsi="Arial" w:cs="Arial"/>
          <w:sz w:val="22"/>
          <w:szCs w:val="22"/>
        </w:rPr>
        <w:t xml:space="preserve"> recently infected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C82FDC">
        <w:rPr>
          <w:rFonts w:ascii="Arial" w:hAnsi="Arial" w:cs="Arial"/>
          <w:sz w:val="22"/>
          <w:szCs w:val="22"/>
        </w:rPr>
        <w:t xml:space="preserve">contacts who are </w:t>
      </w:r>
      <w:r w:rsidR="000345A9" w:rsidRPr="00FA1BB0">
        <w:rPr>
          <w:rFonts w:ascii="Arial" w:hAnsi="Arial" w:cs="Arial"/>
          <w:sz w:val="22"/>
          <w:szCs w:val="22"/>
        </w:rPr>
        <w:t xml:space="preserve">most likely to </w:t>
      </w:r>
      <w:r w:rsidR="00844F07">
        <w:rPr>
          <w:rFonts w:ascii="Arial" w:hAnsi="Arial" w:cs="Arial"/>
          <w:sz w:val="22"/>
          <w:szCs w:val="22"/>
        </w:rPr>
        <w:t>progress to TB</w:t>
      </w:r>
      <w:commentRangeEnd w:id="67"/>
      <w:r w:rsidR="00C82FDC">
        <w:rPr>
          <w:rStyle w:val="CommentReference"/>
        </w:rPr>
        <w:commentReference w:id="67"/>
      </w:r>
      <w:commentRangeEnd w:id="68"/>
      <w:r w:rsidR="0066164F">
        <w:rPr>
          <w:rStyle w:val="CommentReference"/>
        </w:rPr>
        <w:commentReference w:id="68"/>
      </w:r>
      <w:r w:rsidR="00C82FDC">
        <w:rPr>
          <w:rFonts w:ascii="Arial" w:hAnsi="Arial" w:cs="Arial"/>
          <w:sz w:val="22"/>
          <w:szCs w:val="22"/>
        </w:rPr>
        <w:t xml:space="preserve">, and therefore most likely to benefit, ensuring </w:t>
      </w:r>
      <w:r w:rsidR="00996B8C">
        <w:rPr>
          <w:rFonts w:ascii="Arial" w:hAnsi="Arial" w:cs="Arial"/>
          <w:sz w:val="22"/>
          <w:szCs w:val="22"/>
        </w:rPr>
        <w:t xml:space="preserve">public health agencies </w:t>
      </w:r>
      <w:r w:rsidR="00C82FDC">
        <w:rPr>
          <w:rFonts w:ascii="Arial" w:hAnsi="Arial" w:cs="Arial"/>
          <w:sz w:val="22"/>
          <w:szCs w:val="22"/>
        </w:rPr>
        <w:t>are making the best use of</w:t>
      </w:r>
      <w:r w:rsidR="00996B8C">
        <w:rPr>
          <w:rFonts w:ascii="Arial" w:hAnsi="Arial" w:cs="Arial"/>
          <w:sz w:val="22"/>
          <w:szCs w:val="22"/>
        </w:rPr>
        <w:t xml:space="preserve"> limited resources.</w:t>
      </w:r>
      <w:ins w:id="69" w:author="Brown, Tyler" w:date="2025-06-06T09:06:00Z" w16du:dateUtc="2025-06-06T15:06:00Z">
        <w:r w:rsidR="00E70F91">
          <w:rPr>
            <w:rFonts w:ascii="Arial" w:hAnsi="Arial" w:cs="Arial"/>
            <w:sz w:val="22"/>
            <w:szCs w:val="22"/>
          </w:rPr>
          <w:t xml:space="preserve"> In high-burden contexts,</w:t>
        </w:r>
      </w:ins>
      <w:r w:rsidR="00996B8C">
        <w:rPr>
          <w:rFonts w:ascii="Arial" w:hAnsi="Arial" w:cs="Arial"/>
          <w:sz w:val="22"/>
          <w:szCs w:val="22"/>
        </w:rPr>
        <w:t xml:space="preserve"> </w:t>
      </w:r>
      <w:ins w:id="70" w:author="Brown, Tyler" w:date="2025-06-06T09:06:00Z" w16du:dateUtc="2025-06-06T15:06:00Z">
        <w:r w:rsidR="00E70F91">
          <w:rPr>
            <w:rFonts w:ascii="Arial" w:hAnsi="Arial" w:cs="Arial"/>
            <w:sz w:val="22"/>
            <w:szCs w:val="22"/>
          </w:rPr>
          <w:t xml:space="preserve">targeted </w:t>
        </w:r>
      </w:ins>
      <w:del w:id="71" w:author="Brown, Tyler" w:date="2025-06-06T09:06:00Z" w16du:dateUtc="2025-06-06T15:06:00Z">
        <w:r w:rsidR="002104A6" w:rsidDel="00E70F91">
          <w:rPr>
            <w:rFonts w:ascii="Arial" w:hAnsi="Arial" w:cs="Arial"/>
            <w:sz w:val="22"/>
            <w:szCs w:val="22"/>
          </w:rPr>
          <w:delText>P</w:delText>
        </w:r>
        <w:r w:rsidR="003E609F" w:rsidDel="00E70F91">
          <w:rPr>
            <w:rFonts w:ascii="Arial" w:hAnsi="Arial" w:cs="Arial"/>
            <w:sz w:val="22"/>
            <w:szCs w:val="22"/>
          </w:rPr>
          <w:delText>revious</w:delText>
        </w:r>
        <w:r w:rsidR="000345A9" w:rsidRPr="00FA1BB0" w:rsidDel="00E70F91">
          <w:rPr>
            <w:rFonts w:ascii="Arial" w:hAnsi="Arial" w:cs="Arial"/>
            <w:sz w:val="22"/>
            <w:szCs w:val="22"/>
          </w:rPr>
          <w:delText xml:space="preserve"> targeted </w:delText>
        </w:r>
      </w:del>
      <w:r w:rsidR="000345A9" w:rsidRPr="00FA1BB0">
        <w:rPr>
          <w:rFonts w:ascii="Arial" w:hAnsi="Arial" w:cs="Arial"/>
          <w:sz w:val="22"/>
          <w:szCs w:val="22"/>
        </w:rPr>
        <w:t xml:space="preserve">screening and prevention efforts for TB have </w:t>
      </w:r>
      <w:ins w:id="72" w:author="Brown, Tyler" w:date="2025-06-06T09:06:00Z" w16du:dateUtc="2025-06-06T15:06:00Z">
        <w:del w:id="73" w:author="Kissler, Stephen" w:date="2025-06-06T13:47:00Z" w16du:dateUtc="2025-06-06T19:47:00Z">
          <w:r w:rsidR="00E70F91" w:rsidDel="0066164F">
            <w:rPr>
              <w:rFonts w:ascii="Arial" w:hAnsi="Arial" w:cs="Arial"/>
              <w:sz w:val="22"/>
              <w:szCs w:val="22"/>
            </w:rPr>
            <w:delText xml:space="preserve">have </w:delText>
          </w:r>
        </w:del>
        <w:r w:rsidR="00E70F91">
          <w:rPr>
            <w:rFonts w:ascii="Arial" w:hAnsi="Arial" w:cs="Arial"/>
            <w:sz w:val="22"/>
            <w:szCs w:val="22"/>
          </w:rPr>
          <w:t>typically delivered</w:t>
        </w:r>
      </w:ins>
      <w:del w:id="74" w:author="Brown, Tyler" w:date="2025-06-06T09:06:00Z" w16du:dateUtc="2025-06-06T15:06:00Z">
        <w:r w:rsidR="000345A9" w:rsidRPr="00FA1BB0" w:rsidDel="00E70F91">
          <w:rPr>
            <w:rFonts w:ascii="Arial" w:hAnsi="Arial" w:cs="Arial"/>
            <w:sz w:val="22"/>
            <w:szCs w:val="22"/>
          </w:rPr>
          <w:delText>seen</w:delText>
        </w:r>
      </w:del>
      <w:r w:rsidR="000345A9" w:rsidRPr="00FA1BB0">
        <w:rPr>
          <w:rFonts w:ascii="Arial" w:hAnsi="Arial" w:cs="Arial"/>
          <w:sz w:val="22"/>
          <w:szCs w:val="22"/>
        </w:rPr>
        <w:t xml:space="preserve"> mixed results, likely because </w:t>
      </w:r>
      <w:r w:rsidR="003E609F">
        <w:rPr>
          <w:rFonts w:ascii="Arial" w:hAnsi="Arial" w:cs="Arial"/>
          <w:sz w:val="22"/>
          <w:szCs w:val="22"/>
        </w:rPr>
        <w:t xml:space="preserve">they have varied in their </w:t>
      </w:r>
      <w:r w:rsidR="002104A6">
        <w:rPr>
          <w:rFonts w:ascii="Arial" w:hAnsi="Arial" w:cs="Arial"/>
          <w:sz w:val="22"/>
          <w:szCs w:val="22"/>
        </w:rPr>
        <w:t>ability to reach</w:t>
      </w:r>
      <w:r w:rsidR="000345A9" w:rsidRPr="00FA1BB0">
        <w:rPr>
          <w:rFonts w:ascii="Arial" w:hAnsi="Arial" w:cs="Arial"/>
          <w:sz w:val="22"/>
          <w:szCs w:val="22"/>
        </w:rPr>
        <w:t xml:space="preserve"> individuals most likely to spread </w:t>
      </w:r>
      <w:r w:rsidR="000345A9" w:rsidRPr="00FA1BB0">
        <w:rPr>
          <w:rFonts w:ascii="Arial" w:hAnsi="Arial" w:cs="Arial"/>
          <w:i/>
          <w:iCs/>
          <w:sz w:val="22"/>
          <w:szCs w:val="22"/>
        </w:rPr>
        <w:t>Mtb</w:t>
      </w:r>
      <w:r w:rsidR="000345A9" w:rsidRPr="00FA1BB0">
        <w:rPr>
          <w:rFonts w:ascii="Arial" w:hAnsi="Arial" w:cs="Arial"/>
          <w:sz w:val="22"/>
          <w:szCs w:val="22"/>
        </w:rPr>
        <w:t xml:space="preserve"> infection. A test of infectiousness could identify </w:t>
      </w:r>
      <w:r w:rsidR="003E609F">
        <w:rPr>
          <w:rFonts w:ascii="Arial" w:hAnsi="Arial" w:cs="Arial"/>
          <w:sz w:val="22"/>
          <w:szCs w:val="22"/>
        </w:rPr>
        <w:t xml:space="preserve">highly infectious </w:t>
      </w:r>
      <w:r w:rsidR="000345A9" w:rsidRPr="00FA1BB0">
        <w:rPr>
          <w:rFonts w:ascii="Arial" w:hAnsi="Arial" w:cs="Arial"/>
          <w:sz w:val="22"/>
          <w:szCs w:val="22"/>
        </w:rPr>
        <w:t>individuals</w:t>
      </w:r>
      <w:r w:rsidR="003E609F">
        <w:rPr>
          <w:rFonts w:ascii="Arial" w:hAnsi="Arial" w:cs="Arial"/>
          <w:sz w:val="22"/>
          <w:szCs w:val="22"/>
        </w:rPr>
        <w:t xml:space="preserve"> </w:t>
      </w:r>
      <w:r w:rsidR="000345A9" w:rsidRPr="00FA1BB0">
        <w:rPr>
          <w:rFonts w:ascii="Arial" w:hAnsi="Arial" w:cs="Arial"/>
          <w:sz w:val="22"/>
          <w:szCs w:val="22"/>
        </w:rPr>
        <w:t xml:space="preserve">for rapid treatment and </w:t>
      </w:r>
      <w:r w:rsidR="003E609F">
        <w:rPr>
          <w:rFonts w:ascii="Arial" w:hAnsi="Arial" w:cs="Arial"/>
          <w:sz w:val="22"/>
          <w:szCs w:val="22"/>
        </w:rPr>
        <w:t>comprehensive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3E609F">
        <w:rPr>
          <w:rFonts w:ascii="Arial" w:hAnsi="Arial" w:cs="Arial"/>
          <w:sz w:val="22"/>
          <w:szCs w:val="22"/>
        </w:rPr>
        <w:t>contact tracing, offering</w:t>
      </w:r>
      <w:r w:rsidR="000345A9" w:rsidRPr="00FA1BB0">
        <w:rPr>
          <w:rFonts w:ascii="Arial" w:hAnsi="Arial" w:cs="Arial"/>
          <w:sz w:val="22"/>
          <w:szCs w:val="22"/>
        </w:rPr>
        <w:t xml:space="preserve"> a </w:t>
      </w:r>
      <w:r w:rsidR="00C82FDC">
        <w:rPr>
          <w:rFonts w:ascii="Arial" w:hAnsi="Arial" w:cs="Arial"/>
          <w:sz w:val="22"/>
          <w:szCs w:val="22"/>
        </w:rPr>
        <w:t>more judicious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C82FDC">
        <w:rPr>
          <w:rFonts w:ascii="Arial" w:hAnsi="Arial" w:cs="Arial"/>
          <w:sz w:val="22"/>
          <w:szCs w:val="22"/>
        </w:rPr>
        <w:t>but effective approach towards</w:t>
      </w:r>
      <w:r w:rsidR="000345A9" w:rsidRPr="00FA1BB0">
        <w:rPr>
          <w:rFonts w:ascii="Arial" w:hAnsi="Arial" w:cs="Arial"/>
          <w:sz w:val="22"/>
          <w:szCs w:val="22"/>
        </w:rPr>
        <w:t xml:space="preserve"> addressing TB in both high- and low-burden settings. </w:t>
      </w:r>
    </w:p>
    <w:p w14:paraId="0405DE8B" w14:textId="5A12046F" w:rsidR="000345A9" w:rsidRDefault="000345A9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0345A9">
        <w:rPr>
          <w:rFonts w:ascii="Arial" w:hAnsi="Arial" w:cs="Arial"/>
          <w:sz w:val="22"/>
          <w:szCs w:val="22"/>
        </w:rPr>
        <w:t>In this proposal, w</w:t>
      </w:r>
      <w:r w:rsidR="00760ED1" w:rsidRPr="000345A9">
        <w:rPr>
          <w:rFonts w:ascii="Arial" w:hAnsi="Arial" w:cs="Arial"/>
          <w:sz w:val="22"/>
          <w:szCs w:val="22"/>
        </w:rPr>
        <w:t xml:space="preserve">e will </w:t>
      </w:r>
      <w:r w:rsidR="00F36B4F">
        <w:rPr>
          <w:rFonts w:ascii="Arial" w:hAnsi="Arial" w:cs="Arial"/>
          <w:sz w:val="22"/>
          <w:szCs w:val="22"/>
        </w:rPr>
        <w:t xml:space="preserve">identify the requisite test characteristics for </w:t>
      </w:r>
      <w:r w:rsidR="00760ED1" w:rsidRPr="000345A9">
        <w:rPr>
          <w:rFonts w:ascii="Arial" w:hAnsi="Arial" w:cs="Arial"/>
          <w:sz w:val="22"/>
          <w:szCs w:val="22"/>
        </w:rPr>
        <w:t xml:space="preserve">key use-cases </w:t>
      </w:r>
      <w:r w:rsidR="00F36B4F">
        <w:rPr>
          <w:rFonts w:ascii="Arial" w:hAnsi="Arial" w:cs="Arial"/>
          <w:sz w:val="22"/>
          <w:szCs w:val="22"/>
        </w:rPr>
        <w:t>of</w:t>
      </w:r>
      <w:r w:rsidR="00760ED1" w:rsidRPr="000345A9">
        <w:rPr>
          <w:rFonts w:ascii="Arial" w:hAnsi="Arial" w:cs="Arial"/>
          <w:sz w:val="22"/>
          <w:szCs w:val="22"/>
        </w:rPr>
        <w:t xml:space="preserve"> </w:t>
      </w:r>
      <w:r w:rsidR="00F36B4F">
        <w:rPr>
          <w:rFonts w:ascii="Arial" w:hAnsi="Arial" w:cs="Arial"/>
          <w:sz w:val="22"/>
          <w:szCs w:val="22"/>
        </w:rPr>
        <w:t>innovative new test classes</w:t>
      </w:r>
      <w:r w:rsidR="00760ED1" w:rsidRPr="000345A9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Our proposed scientific work has two aims:</w:t>
      </w:r>
    </w:p>
    <w:p w14:paraId="0CC015F1" w14:textId="7D9ECE0F" w:rsidR="000345A9" w:rsidRPr="000345A9" w:rsidRDefault="000345A9" w:rsidP="0087386F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D6C6B">
        <w:rPr>
          <w:rFonts w:ascii="Arial" w:hAnsi="Arial" w:cs="Arial"/>
          <w:b/>
          <w:bCs/>
          <w:sz w:val="22"/>
          <w:szCs w:val="22"/>
        </w:rPr>
        <w:t xml:space="preserve">Aim 1. Define the target profile for a 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 xml:space="preserve">test for recent </w:t>
      </w:r>
      <w:r w:rsidRPr="006D6C6B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Mtb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 xml:space="preserve"> infection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to inform planning and execution of</w:t>
      </w:r>
      <w:ins w:id="75" w:author="Brown, Tyler" w:date="2025-06-06T09:07:00Z" w16du:dateUtc="2025-06-06T15:07:00Z">
        <w:r w:rsidR="00E70F91">
          <w:rPr>
            <w:rFonts w:ascii="Arial" w:hAnsi="Arial" w:cs="Arial"/>
            <w:b/>
            <w:bCs/>
            <w:sz w:val="22"/>
            <w:szCs w:val="22"/>
          </w:rPr>
          <w:t>:</w:t>
        </w:r>
      </w:ins>
      <w:r w:rsidRPr="006D6C6B">
        <w:rPr>
          <w:rFonts w:ascii="Arial" w:hAnsi="Arial" w:cs="Arial"/>
          <w:b/>
          <w:bCs/>
          <w:sz w:val="22"/>
          <w:szCs w:val="22"/>
        </w:rPr>
        <w:t xml:space="preserve"> </w:t>
      </w:r>
      <w:commentRangeStart w:id="76"/>
      <w:commentRangeStart w:id="77"/>
      <w:r w:rsidR="00BB5F18">
        <w:rPr>
          <w:rFonts w:ascii="Arial" w:hAnsi="Arial" w:cs="Arial"/>
          <w:b/>
          <w:bCs/>
          <w:sz w:val="22"/>
          <w:szCs w:val="22"/>
        </w:rPr>
        <w:t>(</w:t>
      </w:r>
      <w:ins w:id="78" w:author="Brown, Tyler" w:date="2025-06-06T09:07:00Z" w16du:dateUtc="2025-06-06T15:07:00Z">
        <w:r w:rsidR="00E70F91">
          <w:rPr>
            <w:rFonts w:ascii="Arial" w:hAnsi="Arial" w:cs="Arial"/>
            <w:b/>
            <w:bCs/>
            <w:sz w:val="22"/>
            <w:szCs w:val="22"/>
          </w:rPr>
          <w:t>A</w:t>
        </w:r>
      </w:ins>
      <w:del w:id="79" w:author="Brown, Tyler" w:date="2025-06-06T09:07:00Z" w16du:dateUtc="2025-06-06T15:07:00Z">
        <w:r w:rsidR="00BB5F18" w:rsidDel="00E70F91">
          <w:rPr>
            <w:rFonts w:ascii="Arial" w:hAnsi="Arial" w:cs="Arial"/>
            <w:b/>
            <w:bCs/>
            <w:sz w:val="22"/>
            <w:szCs w:val="22"/>
          </w:rPr>
          <w:delText>1</w:delText>
        </w:r>
      </w:del>
      <w:r w:rsidR="00BB5F18">
        <w:rPr>
          <w:rFonts w:ascii="Arial" w:hAnsi="Arial" w:cs="Arial"/>
          <w:b/>
          <w:bCs/>
          <w:sz w:val="22"/>
          <w:szCs w:val="22"/>
        </w:rPr>
        <w:t xml:space="preserve">) </w:t>
      </w:r>
      <w:r w:rsidRPr="006D6C6B">
        <w:rPr>
          <w:rFonts w:ascii="Arial" w:hAnsi="Arial" w:cs="Arial"/>
          <w:b/>
          <w:bCs/>
          <w:sz w:val="22"/>
          <w:szCs w:val="22"/>
        </w:rPr>
        <w:t>more efficient TB vaccine trials in high-burden settings</w:t>
      </w:r>
      <w:ins w:id="80" w:author="Brown, Tyler" w:date="2025-06-06T09:07:00Z" w16du:dateUtc="2025-06-06T15:07:00Z">
        <w:r w:rsidR="00E70F91">
          <w:rPr>
            <w:rFonts w:ascii="Arial" w:hAnsi="Arial" w:cs="Arial"/>
            <w:b/>
            <w:bCs/>
            <w:sz w:val="22"/>
            <w:szCs w:val="22"/>
          </w:rPr>
          <w:t>;</w:t>
        </w:r>
      </w:ins>
      <w:r w:rsidRPr="006D6C6B">
        <w:rPr>
          <w:rFonts w:ascii="Arial" w:hAnsi="Arial" w:cs="Arial"/>
          <w:b/>
          <w:bCs/>
          <w:sz w:val="22"/>
          <w:szCs w:val="22"/>
        </w:rPr>
        <w:t xml:space="preserve"> and </w:t>
      </w:r>
      <w:commentRangeStart w:id="81"/>
      <w:r w:rsidR="00BB5F18">
        <w:rPr>
          <w:rFonts w:ascii="Arial" w:hAnsi="Arial" w:cs="Arial"/>
          <w:b/>
          <w:bCs/>
          <w:sz w:val="22"/>
          <w:szCs w:val="22"/>
        </w:rPr>
        <w:t>(</w:t>
      </w:r>
      <w:ins w:id="82" w:author="Brown, Tyler" w:date="2025-06-06T09:07:00Z" w16du:dateUtc="2025-06-06T15:07:00Z">
        <w:r w:rsidR="00E70F91">
          <w:rPr>
            <w:rFonts w:ascii="Arial" w:hAnsi="Arial" w:cs="Arial"/>
            <w:b/>
            <w:bCs/>
            <w:sz w:val="22"/>
            <w:szCs w:val="22"/>
          </w:rPr>
          <w:t>B</w:t>
        </w:r>
      </w:ins>
      <w:del w:id="83" w:author="Brown, Tyler" w:date="2025-06-06T09:07:00Z" w16du:dateUtc="2025-06-06T15:07:00Z">
        <w:r w:rsidR="00BB5F18" w:rsidDel="00E70F91">
          <w:rPr>
            <w:rFonts w:ascii="Arial" w:hAnsi="Arial" w:cs="Arial"/>
            <w:b/>
            <w:bCs/>
            <w:sz w:val="22"/>
            <w:szCs w:val="22"/>
          </w:rPr>
          <w:delText>2</w:delText>
        </w:r>
      </w:del>
      <w:r w:rsidR="00BB5F18">
        <w:rPr>
          <w:rFonts w:ascii="Arial" w:hAnsi="Arial" w:cs="Arial"/>
          <w:b/>
          <w:bCs/>
          <w:sz w:val="22"/>
          <w:szCs w:val="22"/>
        </w:rPr>
        <w:t xml:space="preserve">) </w:t>
      </w:r>
      <w:commentRangeEnd w:id="81"/>
      <w:r w:rsidR="00EC4C0C">
        <w:rPr>
          <w:rStyle w:val="CommentReference"/>
        </w:rPr>
        <w:commentReference w:id="81"/>
      </w:r>
      <w:r w:rsidRPr="006D6C6B">
        <w:rPr>
          <w:rFonts w:ascii="Arial" w:hAnsi="Arial" w:cs="Arial"/>
          <w:b/>
          <w:bCs/>
          <w:sz w:val="22"/>
          <w:szCs w:val="22"/>
        </w:rPr>
        <w:t>the control of TB outbreaks in low-burden settings.</w:t>
      </w:r>
      <w:commentRangeEnd w:id="76"/>
      <w:r w:rsidR="00E70F91">
        <w:rPr>
          <w:rStyle w:val="CommentReference"/>
        </w:rPr>
        <w:commentReference w:id="76"/>
      </w:r>
      <w:commentRangeEnd w:id="77"/>
      <w:r w:rsidR="00CF50E1">
        <w:rPr>
          <w:rStyle w:val="CommentReference"/>
        </w:rPr>
        <w:commentReference w:id="77"/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345A9">
        <w:rPr>
          <w:rFonts w:ascii="Arial" w:hAnsi="Arial" w:cs="Arial"/>
          <w:sz w:val="22"/>
          <w:szCs w:val="22"/>
        </w:rPr>
        <w:t>We will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345A9">
        <w:rPr>
          <w:rFonts w:ascii="Arial" w:hAnsi="Arial" w:cs="Arial"/>
          <w:sz w:val="22"/>
          <w:szCs w:val="22"/>
        </w:rPr>
        <w:t xml:space="preserve">conduct </w:t>
      </w:r>
      <w:r>
        <w:rPr>
          <w:rFonts w:ascii="Arial" w:hAnsi="Arial" w:cs="Arial"/>
          <w:sz w:val="22"/>
          <w:szCs w:val="22"/>
        </w:rPr>
        <w:t>s</w:t>
      </w:r>
      <w:r w:rsidRPr="000345A9">
        <w:rPr>
          <w:rFonts w:ascii="Arial" w:hAnsi="Arial" w:cs="Arial"/>
          <w:sz w:val="22"/>
          <w:szCs w:val="22"/>
        </w:rPr>
        <w:t>imulations</w:t>
      </w:r>
      <w:r w:rsidR="00BB5F18">
        <w:rPr>
          <w:rFonts w:ascii="Arial" w:hAnsi="Arial" w:cs="Arial"/>
          <w:sz w:val="22"/>
          <w:szCs w:val="22"/>
        </w:rPr>
        <w:t xml:space="preserve"> assessing the </w:t>
      </w:r>
      <w:r w:rsidR="003E609F">
        <w:rPr>
          <w:rFonts w:ascii="Arial" w:hAnsi="Arial" w:cs="Arial"/>
          <w:sz w:val="22"/>
          <w:szCs w:val="22"/>
        </w:rPr>
        <w:t>performance</w:t>
      </w:r>
      <w:r w:rsidR="00BB5F18">
        <w:rPr>
          <w:rFonts w:ascii="Arial" w:hAnsi="Arial" w:cs="Arial"/>
          <w:sz w:val="22"/>
          <w:szCs w:val="22"/>
        </w:rPr>
        <w:t xml:space="preserve"> of a test</w:t>
      </w:r>
      <w:r w:rsidR="003E609F">
        <w:rPr>
          <w:rFonts w:ascii="Arial" w:hAnsi="Arial" w:cs="Arial"/>
          <w:sz w:val="22"/>
          <w:szCs w:val="22"/>
        </w:rPr>
        <w:t xml:space="preserve"> for recent infection</w:t>
      </w:r>
      <w:r w:rsidR="00BB5F18">
        <w:rPr>
          <w:rFonts w:ascii="Arial" w:hAnsi="Arial" w:cs="Arial"/>
          <w:sz w:val="22"/>
          <w:szCs w:val="22"/>
        </w:rPr>
        <w:t xml:space="preserve"> with varying</w:t>
      </w:r>
      <w:r w:rsidRPr="000345A9">
        <w:rPr>
          <w:rFonts w:ascii="Arial" w:hAnsi="Arial" w:cs="Arial"/>
          <w:sz w:val="22"/>
          <w:szCs w:val="22"/>
        </w:rPr>
        <w:t xml:space="preserve"> characteristics, </w:t>
      </w:r>
      <w:r w:rsidR="00BB5F18">
        <w:rPr>
          <w:rFonts w:ascii="Arial" w:hAnsi="Arial" w:cs="Arial"/>
          <w:sz w:val="22"/>
          <w:szCs w:val="22"/>
        </w:rPr>
        <w:t>including (1)</w:t>
      </w:r>
      <w:r w:rsidRPr="000345A9">
        <w:rPr>
          <w:rFonts w:ascii="Arial" w:hAnsi="Arial" w:cs="Arial"/>
          <w:sz w:val="22"/>
          <w:szCs w:val="22"/>
        </w:rPr>
        <w:t xml:space="preserve"> time from</w:t>
      </w:r>
      <w:r>
        <w:rPr>
          <w:rFonts w:ascii="Arial" w:hAnsi="Arial" w:cs="Arial"/>
          <w:sz w:val="22"/>
          <w:szCs w:val="22"/>
        </w:rPr>
        <w:t xml:space="preserve"> </w:t>
      </w:r>
      <w:r w:rsidRPr="000345A9">
        <w:rPr>
          <w:rFonts w:ascii="Arial" w:hAnsi="Arial" w:cs="Arial"/>
          <w:i/>
          <w:iCs/>
          <w:sz w:val="22"/>
          <w:szCs w:val="22"/>
        </w:rPr>
        <w:t>Mtb</w:t>
      </w:r>
      <w:r w:rsidRPr="000345A9">
        <w:rPr>
          <w:rFonts w:ascii="Arial" w:hAnsi="Arial" w:cs="Arial"/>
          <w:sz w:val="22"/>
          <w:szCs w:val="22"/>
        </w:rPr>
        <w:t xml:space="preserve"> exposure to </w:t>
      </w:r>
      <w:r>
        <w:rPr>
          <w:rFonts w:ascii="Arial" w:hAnsi="Arial" w:cs="Arial"/>
          <w:sz w:val="22"/>
          <w:szCs w:val="22"/>
        </w:rPr>
        <w:t>test</w:t>
      </w:r>
      <w:r w:rsidRPr="000345A9">
        <w:rPr>
          <w:rFonts w:ascii="Arial" w:hAnsi="Arial" w:cs="Arial"/>
          <w:sz w:val="22"/>
          <w:szCs w:val="22"/>
        </w:rPr>
        <w:t xml:space="preserve"> positivity</w:t>
      </w:r>
      <w:r w:rsidR="00BB5F18">
        <w:rPr>
          <w:rFonts w:ascii="Arial" w:hAnsi="Arial" w:cs="Arial"/>
          <w:sz w:val="22"/>
          <w:szCs w:val="22"/>
        </w:rPr>
        <w:t>, (2) time from positivity to</w:t>
      </w:r>
      <w:r w:rsidRPr="000345A9">
        <w:rPr>
          <w:rFonts w:ascii="Arial" w:hAnsi="Arial" w:cs="Arial"/>
          <w:sz w:val="22"/>
          <w:szCs w:val="22"/>
        </w:rPr>
        <w:t xml:space="preserve"> reversion to negativity, </w:t>
      </w:r>
      <w:r w:rsidR="00BB5F18"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z w:val="22"/>
          <w:szCs w:val="22"/>
        </w:rPr>
        <w:t xml:space="preserve"> </w:t>
      </w:r>
      <w:r w:rsidR="00BB5F18">
        <w:rPr>
          <w:rFonts w:ascii="Arial" w:hAnsi="Arial" w:cs="Arial"/>
          <w:sz w:val="22"/>
          <w:szCs w:val="22"/>
        </w:rPr>
        <w:t>(3)</w:t>
      </w:r>
      <w:r>
        <w:rPr>
          <w:rFonts w:ascii="Arial" w:hAnsi="Arial" w:cs="Arial"/>
          <w:sz w:val="22"/>
          <w:szCs w:val="22"/>
        </w:rPr>
        <w:t xml:space="preserve"> </w:t>
      </w:r>
      <w:r w:rsidR="00BB5F18">
        <w:rPr>
          <w:rFonts w:ascii="Arial" w:hAnsi="Arial" w:cs="Arial"/>
          <w:sz w:val="22"/>
          <w:szCs w:val="22"/>
        </w:rPr>
        <w:t xml:space="preserve">the </w:t>
      </w:r>
      <w:r w:rsidRPr="000345A9">
        <w:rPr>
          <w:rFonts w:ascii="Arial" w:hAnsi="Arial" w:cs="Arial"/>
          <w:sz w:val="22"/>
          <w:szCs w:val="22"/>
        </w:rPr>
        <w:t>sensitivity</w:t>
      </w:r>
      <w:r>
        <w:rPr>
          <w:rFonts w:ascii="Arial" w:hAnsi="Arial" w:cs="Arial"/>
          <w:sz w:val="22"/>
          <w:szCs w:val="22"/>
        </w:rPr>
        <w:t>,</w:t>
      </w:r>
      <w:r w:rsidRPr="000345A9">
        <w:rPr>
          <w:rFonts w:ascii="Arial" w:hAnsi="Arial" w:cs="Arial"/>
          <w:sz w:val="22"/>
          <w:szCs w:val="22"/>
        </w:rPr>
        <w:t xml:space="preserve"> specificity</w:t>
      </w:r>
      <w:r>
        <w:rPr>
          <w:rFonts w:ascii="Arial" w:hAnsi="Arial" w:cs="Arial"/>
          <w:sz w:val="22"/>
          <w:szCs w:val="22"/>
        </w:rPr>
        <w:t>, positive and negative predictive values</w:t>
      </w:r>
      <w:r w:rsidR="00BB5F18">
        <w:rPr>
          <w:rFonts w:ascii="Arial" w:hAnsi="Arial" w:cs="Arial"/>
          <w:sz w:val="22"/>
          <w:szCs w:val="22"/>
        </w:rPr>
        <w:t xml:space="preserve"> at each stage of infection</w:t>
      </w:r>
      <w:ins w:id="84" w:author="Brown, Tyler" w:date="2025-06-06T09:08:00Z" w16du:dateUtc="2025-06-06T15:08:00Z">
        <w:r w:rsidR="00E70F91">
          <w:rPr>
            <w:rFonts w:ascii="Arial" w:hAnsi="Arial" w:cs="Arial"/>
            <w:sz w:val="22"/>
            <w:szCs w:val="22"/>
          </w:rPr>
          <w:t>. We will use these simulations to</w:t>
        </w:r>
      </w:ins>
      <w:del w:id="85" w:author="Brown, Tyler" w:date="2025-06-06T09:08:00Z" w16du:dateUtc="2025-06-06T15:08:00Z">
        <w:r w:rsidR="00A21581" w:rsidDel="00E70F91">
          <w:rPr>
            <w:rFonts w:ascii="Arial" w:hAnsi="Arial" w:cs="Arial"/>
            <w:sz w:val="22"/>
            <w:szCs w:val="22"/>
          </w:rPr>
          <w:delText xml:space="preserve"> and</w:delText>
        </w:r>
      </w:del>
      <w:r w:rsidR="00A21581">
        <w:rPr>
          <w:rFonts w:ascii="Arial" w:hAnsi="Arial" w:cs="Arial"/>
          <w:sz w:val="22"/>
          <w:szCs w:val="22"/>
        </w:rPr>
        <w:t xml:space="preserve"> identify both</w:t>
      </w:r>
      <w:r w:rsidR="00EC4C0C">
        <w:rPr>
          <w:rFonts w:ascii="Arial" w:hAnsi="Arial" w:cs="Arial"/>
          <w:sz w:val="22"/>
          <w:szCs w:val="22"/>
        </w:rPr>
        <w:t xml:space="preserve"> the</w:t>
      </w:r>
      <w:r w:rsidR="00A21581">
        <w:rPr>
          <w:rFonts w:ascii="Arial" w:hAnsi="Arial" w:cs="Arial"/>
          <w:sz w:val="22"/>
          <w:szCs w:val="22"/>
        </w:rPr>
        <w:t xml:space="preserve"> optimal and acceptable ranges of test characteristics</w:t>
      </w:r>
      <w:r w:rsidR="00A62E4F">
        <w:rPr>
          <w:rFonts w:ascii="Arial" w:hAnsi="Arial" w:cs="Arial"/>
          <w:sz w:val="22"/>
          <w:szCs w:val="22"/>
        </w:rPr>
        <w:t xml:space="preserve"> for each use-case</w:t>
      </w:r>
      <w:ins w:id="86" w:author="Brown, Tyler" w:date="2025-06-06T09:08:00Z" w16du:dateUtc="2025-06-06T15:08:00Z">
        <w:r w:rsidR="00E70F91">
          <w:rPr>
            <w:rFonts w:ascii="Arial" w:hAnsi="Arial" w:cs="Arial"/>
            <w:sz w:val="22"/>
            <w:szCs w:val="22"/>
          </w:rPr>
          <w:t xml:space="preserve"> (A and B)</w:t>
        </w:r>
      </w:ins>
      <w:r w:rsidRPr="000345A9">
        <w:rPr>
          <w:rFonts w:ascii="Arial" w:hAnsi="Arial" w:cs="Arial"/>
          <w:sz w:val="22"/>
          <w:szCs w:val="22"/>
        </w:rPr>
        <w:t xml:space="preserve">. </w:t>
      </w:r>
      <w:r w:rsidR="003E609F">
        <w:rPr>
          <w:rFonts w:ascii="Arial" w:hAnsi="Arial" w:cs="Arial"/>
          <w:sz w:val="22"/>
          <w:szCs w:val="22"/>
        </w:rPr>
        <w:t xml:space="preserve">We will </w:t>
      </w:r>
      <w:r w:rsidR="00EC4C0C">
        <w:rPr>
          <w:rFonts w:ascii="Arial" w:hAnsi="Arial" w:cs="Arial"/>
          <w:sz w:val="22"/>
          <w:szCs w:val="22"/>
        </w:rPr>
        <w:t>perform simulations to demonstrate the impact of a test for recent infection</w:t>
      </w:r>
      <w:r w:rsidR="00A62E4F">
        <w:rPr>
          <w:rFonts w:ascii="Arial" w:hAnsi="Arial" w:cs="Arial"/>
          <w:sz w:val="22"/>
          <w:szCs w:val="22"/>
        </w:rPr>
        <w:t>, with the requisite test characteristics</w:t>
      </w:r>
      <w:ins w:id="87" w:author="Brown, Tyler" w:date="2025-06-06T09:09:00Z" w16du:dateUtc="2025-06-06T15:09:00Z">
        <w:r w:rsidR="00E70F91">
          <w:rPr>
            <w:rFonts w:ascii="Arial" w:hAnsi="Arial" w:cs="Arial"/>
            <w:sz w:val="22"/>
            <w:szCs w:val="22"/>
          </w:rPr>
          <w:t>,</w:t>
        </w:r>
      </w:ins>
      <w:r w:rsidR="00EC4C0C">
        <w:rPr>
          <w:rFonts w:ascii="Arial" w:hAnsi="Arial" w:cs="Arial"/>
          <w:sz w:val="22"/>
          <w:szCs w:val="22"/>
        </w:rPr>
        <w:t xml:space="preserve"> on </w:t>
      </w:r>
      <w:r w:rsidR="00A62E4F">
        <w:rPr>
          <w:rFonts w:ascii="Arial" w:hAnsi="Arial" w:cs="Arial"/>
          <w:sz w:val="22"/>
          <w:szCs w:val="22"/>
        </w:rPr>
        <w:t xml:space="preserve">vaccine </w:t>
      </w:r>
      <w:r w:rsidR="00EC4C0C">
        <w:rPr>
          <w:rFonts w:ascii="Arial" w:hAnsi="Arial" w:cs="Arial"/>
          <w:sz w:val="22"/>
          <w:szCs w:val="22"/>
        </w:rPr>
        <w:t xml:space="preserve">trial power and sample size calculations. We will build and fit models of </w:t>
      </w:r>
      <w:r w:rsidR="00EC4C0C" w:rsidRPr="00C82F6E">
        <w:rPr>
          <w:rFonts w:ascii="Arial" w:hAnsi="Arial" w:cs="Arial"/>
          <w:i/>
          <w:iCs/>
          <w:sz w:val="22"/>
          <w:szCs w:val="22"/>
        </w:rPr>
        <w:t>Mtb</w:t>
      </w:r>
      <w:r w:rsidR="00EC4C0C">
        <w:rPr>
          <w:rFonts w:ascii="Arial" w:hAnsi="Arial" w:cs="Arial"/>
          <w:sz w:val="22"/>
          <w:szCs w:val="22"/>
        </w:rPr>
        <w:t xml:space="preserve"> infection and transmission to </w:t>
      </w:r>
      <w:r w:rsidR="003E609F">
        <w:rPr>
          <w:rFonts w:ascii="Arial" w:hAnsi="Arial" w:cs="Arial"/>
          <w:sz w:val="22"/>
          <w:szCs w:val="22"/>
        </w:rPr>
        <w:t>compare the</w:t>
      </w:r>
      <w:r w:rsidR="00A62E4F">
        <w:rPr>
          <w:rFonts w:ascii="Arial" w:hAnsi="Arial" w:cs="Arial"/>
          <w:sz w:val="22"/>
          <w:szCs w:val="22"/>
        </w:rPr>
        <w:t xml:space="preserve"> potential</w:t>
      </w:r>
      <w:r w:rsidR="003E609F">
        <w:rPr>
          <w:rFonts w:ascii="Arial" w:hAnsi="Arial" w:cs="Arial"/>
          <w:sz w:val="22"/>
          <w:szCs w:val="22"/>
        </w:rPr>
        <w:t xml:space="preserve"> </w:t>
      </w:r>
      <w:r w:rsidR="00A62E4F">
        <w:rPr>
          <w:rFonts w:ascii="Arial" w:hAnsi="Arial" w:cs="Arial"/>
          <w:sz w:val="22"/>
          <w:szCs w:val="22"/>
        </w:rPr>
        <w:t>impact</w:t>
      </w:r>
      <w:r w:rsidR="003E609F">
        <w:rPr>
          <w:rFonts w:ascii="Arial" w:hAnsi="Arial" w:cs="Arial"/>
          <w:sz w:val="22"/>
          <w:szCs w:val="22"/>
        </w:rPr>
        <w:t xml:space="preserve"> of </w:t>
      </w:r>
      <w:r w:rsidR="00EC4C0C">
        <w:rPr>
          <w:rFonts w:ascii="Arial" w:hAnsi="Arial" w:cs="Arial"/>
          <w:sz w:val="22"/>
          <w:szCs w:val="22"/>
        </w:rPr>
        <w:t xml:space="preserve">tests for recent infection </w:t>
      </w:r>
      <w:r w:rsidR="00A62E4F">
        <w:rPr>
          <w:rFonts w:ascii="Arial" w:hAnsi="Arial" w:cs="Arial"/>
          <w:sz w:val="22"/>
          <w:szCs w:val="22"/>
        </w:rPr>
        <w:t xml:space="preserve">to increase the efficiency of TB outbreak response </w:t>
      </w:r>
      <w:r w:rsidR="00EC4C0C">
        <w:rPr>
          <w:rFonts w:ascii="Arial" w:hAnsi="Arial" w:cs="Arial"/>
          <w:sz w:val="22"/>
          <w:szCs w:val="22"/>
        </w:rPr>
        <w:t>in the U.S.</w:t>
      </w:r>
    </w:p>
    <w:p w14:paraId="76858D62" w14:textId="0A94B0CA" w:rsidR="000345A9" w:rsidRPr="009F4F3C" w:rsidRDefault="000345A9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6D6C6B">
        <w:rPr>
          <w:rFonts w:ascii="Arial" w:hAnsi="Arial" w:cs="Arial"/>
          <w:b/>
          <w:bCs/>
          <w:sz w:val="22"/>
          <w:szCs w:val="22"/>
        </w:rPr>
        <w:lastRenderedPageBreak/>
        <w:t xml:space="preserve">Aim 2. Define the target profile for a 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>test of infectiousness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</w:t>
      </w:r>
      <w:ins w:id="88" w:author="Brown, Tyler" w:date="2025-06-06T09:13:00Z" w16du:dateUtc="2025-06-06T15:13:00Z">
        <w:r w:rsidR="00CF50E1" w:rsidRPr="00CF50E1">
          <w:rPr>
            <w:rFonts w:ascii="Arial" w:hAnsi="Arial" w:cs="Arial"/>
            <w:b/>
            <w:bCs/>
            <w:sz w:val="22"/>
            <w:szCs w:val="22"/>
          </w:rPr>
          <w:t>that can</w:t>
        </w:r>
      </w:ins>
      <w:del w:id="89" w:author="Brown, Tyler" w:date="2025-06-06T09:13:00Z" w16du:dateUtc="2025-06-06T15:13:00Z"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>for a</w:delText>
        </w:r>
        <w:r w:rsidR="00E07419" w:rsidDel="00CF50E1">
          <w:rPr>
            <w:rFonts w:ascii="Arial" w:hAnsi="Arial" w:cs="Arial"/>
            <w:b/>
            <w:bCs/>
            <w:sz w:val="22"/>
            <w:szCs w:val="22"/>
          </w:rPr>
          <w:delText>n</w:delText>
        </w:r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 xml:space="preserve"> intervention which would</w:delText>
        </w:r>
      </w:del>
      <w:r w:rsidRPr="006D6C6B">
        <w:rPr>
          <w:rFonts w:ascii="Arial" w:hAnsi="Arial" w:cs="Arial"/>
          <w:b/>
          <w:bCs/>
          <w:sz w:val="22"/>
          <w:szCs w:val="22"/>
        </w:rPr>
        <w:t xml:space="preserve"> identify </w:t>
      </w:r>
      <w:del w:id="90" w:author="Brown, Tyler" w:date="2025-06-06T09:13:00Z" w16du:dateUtc="2025-06-06T15:13:00Z"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 xml:space="preserve">individuals with high propensity to transmit </w:delText>
        </w:r>
        <w:r w:rsidRPr="006D6C6B" w:rsidDel="00CF50E1">
          <w:rPr>
            <w:rFonts w:ascii="Arial" w:hAnsi="Arial" w:cs="Arial"/>
            <w:b/>
            <w:bCs/>
            <w:i/>
            <w:iCs/>
            <w:sz w:val="22"/>
            <w:szCs w:val="22"/>
          </w:rPr>
          <w:delText>Mtb</w:delText>
        </w:r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 xml:space="preserve"> infection </w:delText>
        </w:r>
      </w:del>
      <w:ins w:id="91" w:author="Brown, Tyler" w:date="2025-06-06T09:13:00Z" w16du:dateUtc="2025-06-06T15:13:00Z">
        <w:r w:rsidR="00CF50E1">
          <w:rPr>
            <w:rFonts w:ascii="Arial" w:hAnsi="Arial" w:cs="Arial"/>
            <w:b/>
            <w:bCs/>
            <w:sz w:val="22"/>
            <w:szCs w:val="22"/>
          </w:rPr>
          <w:t xml:space="preserve">highly effective </w:t>
        </w:r>
        <w:r w:rsidR="00CF50E1" w:rsidRPr="00CF50E1">
          <w:rPr>
            <w:rFonts w:ascii="Arial" w:hAnsi="Arial" w:cs="Arial"/>
            <w:b/>
            <w:bCs/>
            <w:i/>
            <w:iCs/>
            <w:sz w:val="22"/>
            <w:szCs w:val="22"/>
          </w:rPr>
          <w:t>Mtb</w:t>
        </w:r>
        <w:r w:rsidR="00CF50E1">
          <w:rPr>
            <w:rFonts w:ascii="Arial" w:hAnsi="Arial" w:cs="Arial"/>
            <w:b/>
            <w:bCs/>
            <w:sz w:val="22"/>
            <w:szCs w:val="22"/>
          </w:rPr>
          <w:t xml:space="preserve"> transmitters </w:t>
        </w:r>
      </w:ins>
      <w:r w:rsidRPr="00CF50E1">
        <w:rPr>
          <w:rFonts w:ascii="Arial" w:hAnsi="Arial" w:cs="Arial"/>
          <w:b/>
          <w:bCs/>
          <w:sz w:val="22"/>
          <w:szCs w:val="22"/>
        </w:rPr>
        <w:t>and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model the population-level impact of </w:t>
      </w:r>
      <w:del w:id="92" w:author="Brown, Tyler" w:date="2025-06-06T09:13:00Z" w16du:dateUtc="2025-06-06T15:13:00Z">
        <w:r w:rsidRPr="006D6C6B" w:rsidDel="00CF50E1">
          <w:rPr>
            <w:rFonts w:ascii="Arial" w:hAnsi="Arial" w:cs="Arial"/>
            <w:b/>
            <w:bCs/>
            <w:sz w:val="22"/>
            <w:szCs w:val="22"/>
          </w:rPr>
          <w:delText>this intervention in</w:delText>
        </w:r>
      </w:del>
      <w:ins w:id="93" w:author="Brown, Tyler" w:date="2025-06-06T09:13:00Z" w16du:dateUtc="2025-06-06T15:13:00Z">
        <w:r w:rsidR="00CF50E1">
          <w:rPr>
            <w:rFonts w:ascii="Arial" w:hAnsi="Arial" w:cs="Arial"/>
            <w:b/>
            <w:bCs/>
            <w:sz w:val="22"/>
            <w:szCs w:val="22"/>
          </w:rPr>
          <w:t>interventions informed by this test</w:t>
        </w:r>
      </w:ins>
      <w:ins w:id="94" w:author="Brown, Tyler" w:date="2025-06-06T09:14:00Z" w16du:dateUtc="2025-06-06T15:14:00Z">
        <w:r w:rsidR="00CF50E1">
          <w:rPr>
            <w:rFonts w:ascii="Arial" w:hAnsi="Arial" w:cs="Arial"/>
            <w:b/>
            <w:bCs/>
            <w:sz w:val="22"/>
            <w:szCs w:val="22"/>
          </w:rPr>
          <w:t xml:space="preserve"> in</w:t>
        </w:r>
      </w:ins>
      <w:r w:rsidRPr="006D6C6B">
        <w:rPr>
          <w:rFonts w:ascii="Arial" w:hAnsi="Arial" w:cs="Arial"/>
          <w:b/>
          <w:bCs/>
          <w:sz w:val="22"/>
          <w:szCs w:val="22"/>
        </w:rPr>
        <w:t xml:space="preserve"> high- and low-burden settings. </w:t>
      </w:r>
      <w:r w:rsidR="00C82F6E" w:rsidRPr="00C82F6E">
        <w:rPr>
          <w:rFonts w:ascii="Arial" w:hAnsi="Arial" w:cs="Arial"/>
          <w:sz w:val="22"/>
          <w:szCs w:val="22"/>
        </w:rPr>
        <w:t xml:space="preserve">We will build a </w:t>
      </w:r>
      <w:r w:rsidR="00C82F6E">
        <w:rPr>
          <w:rFonts w:ascii="Arial" w:hAnsi="Arial" w:cs="Arial"/>
          <w:sz w:val="22"/>
          <w:szCs w:val="22"/>
        </w:rPr>
        <w:t>c</w:t>
      </w:r>
      <w:r w:rsidRPr="00C82F6E">
        <w:rPr>
          <w:rFonts w:ascii="Arial" w:hAnsi="Arial" w:cs="Arial"/>
          <w:sz w:val="22"/>
          <w:szCs w:val="22"/>
        </w:rPr>
        <w:t xml:space="preserve">ompartmental dynamic model </w:t>
      </w:r>
      <w:r w:rsidR="00C82F6E">
        <w:rPr>
          <w:rFonts w:ascii="Arial" w:hAnsi="Arial" w:cs="Arial"/>
          <w:sz w:val="22"/>
          <w:szCs w:val="22"/>
        </w:rPr>
        <w:t xml:space="preserve">of </w:t>
      </w:r>
      <w:r w:rsidR="00C82F6E" w:rsidRPr="00C82F6E">
        <w:rPr>
          <w:rFonts w:ascii="Arial" w:hAnsi="Arial" w:cs="Arial"/>
          <w:i/>
          <w:iCs/>
          <w:sz w:val="22"/>
          <w:szCs w:val="22"/>
        </w:rPr>
        <w:t>Mtb</w:t>
      </w:r>
      <w:r w:rsidR="00C82F6E">
        <w:rPr>
          <w:rFonts w:ascii="Arial" w:hAnsi="Arial" w:cs="Arial"/>
          <w:sz w:val="22"/>
          <w:szCs w:val="22"/>
        </w:rPr>
        <w:t xml:space="preserve"> infection and transmission </w:t>
      </w:r>
      <w:r w:rsidRPr="00C82F6E">
        <w:rPr>
          <w:rFonts w:ascii="Arial" w:hAnsi="Arial" w:cs="Arial"/>
          <w:sz w:val="22"/>
          <w:szCs w:val="22"/>
        </w:rPr>
        <w:t>to</w:t>
      </w:r>
      <w:ins w:id="95" w:author="Brown, Tyler" w:date="2025-06-06T09:16:00Z" w16du:dateUtc="2025-06-06T15:16:00Z">
        <w:r w:rsidR="00CF50E1">
          <w:rPr>
            <w:rFonts w:ascii="Arial" w:hAnsi="Arial" w:cs="Arial"/>
            <w:sz w:val="22"/>
            <w:szCs w:val="22"/>
          </w:rPr>
          <w:t xml:space="preserve"> evaluate</w:t>
        </w:r>
      </w:ins>
      <w:del w:id="96" w:author="Brown, Tyler" w:date="2025-06-06T09:16:00Z" w16du:dateUtc="2025-06-06T15:16:00Z">
        <w:r w:rsidRPr="00C82F6E" w:rsidDel="00CF50E1">
          <w:rPr>
            <w:rFonts w:ascii="Arial" w:hAnsi="Arial" w:cs="Arial"/>
            <w:sz w:val="22"/>
            <w:szCs w:val="22"/>
          </w:rPr>
          <w:delText xml:space="preserve"> compare</w:delText>
        </w:r>
      </w:del>
      <w:r w:rsidRPr="00C82F6E">
        <w:rPr>
          <w:rFonts w:ascii="Arial" w:hAnsi="Arial" w:cs="Arial"/>
          <w:sz w:val="22"/>
          <w:szCs w:val="22"/>
        </w:rPr>
        <w:t xml:space="preserve"> </w:t>
      </w:r>
      <w:ins w:id="97" w:author="Brown, Tyler" w:date="2025-06-06T09:16:00Z" w16du:dateUtc="2025-06-06T15:16:00Z">
        <w:r w:rsidR="00CF50E1">
          <w:rPr>
            <w:rFonts w:ascii="Arial" w:hAnsi="Arial" w:cs="Arial"/>
            <w:sz w:val="22"/>
            <w:szCs w:val="22"/>
          </w:rPr>
          <w:t>interven</w:t>
        </w:r>
      </w:ins>
      <w:ins w:id="98" w:author="Brown, Tyler" w:date="2025-06-06T09:17:00Z" w16du:dateUtc="2025-06-06T15:17:00Z">
        <w:r w:rsidR="00CF50E1">
          <w:rPr>
            <w:rFonts w:ascii="Arial" w:hAnsi="Arial" w:cs="Arial"/>
            <w:sz w:val="22"/>
            <w:szCs w:val="22"/>
          </w:rPr>
          <w:t xml:space="preserve">tions using </w:t>
        </w:r>
      </w:ins>
      <w:del w:id="99" w:author="Brown, Tyler" w:date="2025-06-06T09:16:00Z" w16du:dateUtc="2025-06-06T15:16:00Z">
        <w:r w:rsidRPr="00C82F6E" w:rsidDel="00CF50E1">
          <w:rPr>
            <w:rFonts w:ascii="Arial" w:hAnsi="Arial" w:cs="Arial"/>
            <w:sz w:val="22"/>
            <w:szCs w:val="22"/>
          </w:rPr>
          <w:delText>the impact of intervention that would use a</w:delText>
        </w:r>
        <w:r w:rsidR="00C82F6E" w:rsidDel="00CF50E1">
          <w:rPr>
            <w:rFonts w:ascii="Arial" w:hAnsi="Arial" w:cs="Arial"/>
            <w:sz w:val="22"/>
            <w:szCs w:val="22"/>
          </w:rPr>
          <w:delText xml:space="preserve"> </w:delText>
        </w:r>
      </w:del>
      <w:r w:rsidR="00C82F6E">
        <w:rPr>
          <w:rFonts w:ascii="Arial" w:hAnsi="Arial" w:cs="Arial"/>
          <w:sz w:val="22"/>
          <w:szCs w:val="22"/>
        </w:rPr>
        <w:t>novel</w:t>
      </w:r>
      <w:r w:rsidRPr="00C82F6E">
        <w:rPr>
          <w:rFonts w:ascii="Arial" w:hAnsi="Arial" w:cs="Arial"/>
          <w:sz w:val="22"/>
          <w:szCs w:val="22"/>
        </w:rPr>
        <w:t xml:space="preserve"> test</w:t>
      </w:r>
      <w:ins w:id="100" w:author="Brown, Tyler" w:date="2025-06-06T09:17:00Z" w16du:dateUtc="2025-06-06T15:17:00Z">
        <w:r w:rsidR="00CF50E1">
          <w:rPr>
            <w:rFonts w:ascii="Arial" w:hAnsi="Arial" w:cs="Arial"/>
            <w:sz w:val="22"/>
            <w:szCs w:val="22"/>
          </w:rPr>
          <w:t xml:space="preserve">s </w:t>
        </w:r>
      </w:ins>
      <w:del w:id="101" w:author="Brown, Tyler" w:date="2025-06-06T09:17:00Z" w16du:dateUtc="2025-06-06T15:17:00Z">
        <w:r w:rsidRPr="00C82F6E" w:rsidDel="00CF50E1">
          <w:rPr>
            <w:rFonts w:ascii="Arial" w:hAnsi="Arial" w:cs="Arial"/>
            <w:sz w:val="22"/>
            <w:szCs w:val="22"/>
          </w:rPr>
          <w:delText xml:space="preserve"> </w:delText>
        </w:r>
      </w:del>
      <w:r w:rsidRPr="00C82F6E">
        <w:rPr>
          <w:rFonts w:ascii="Arial" w:hAnsi="Arial" w:cs="Arial"/>
          <w:sz w:val="22"/>
          <w:szCs w:val="22"/>
        </w:rPr>
        <w:t xml:space="preserve">of infectiousness to identify and </w:t>
      </w:r>
      <w:r w:rsidR="008B50B3">
        <w:rPr>
          <w:rFonts w:ascii="Arial" w:hAnsi="Arial" w:cs="Arial"/>
          <w:sz w:val="22"/>
          <w:szCs w:val="22"/>
        </w:rPr>
        <w:t>target</w:t>
      </w:r>
      <w:r w:rsidRPr="00C82F6E">
        <w:rPr>
          <w:rFonts w:ascii="Arial" w:hAnsi="Arial" w:cs="Arial"/>
          <w:sz w:val="22"/>
          <w:szCs w:val="22"/>
        </w:rPr>
        <w:t xml:space="preserve"> an intervention to high-transmitting individuals.</w:t>
      </w:r>
      <w:r w:rsidR="00C82F6E">
        <w:rPr>
          <w:rFonts w:ascii="Arial" w:hAnsi="Arial" w:cs="Arial"/>
          <w:b/>
          <w:bCs/>
          <w:sz w:val="22"/>
          <w:szCs w:val="22"/>
        </w:rPr>
        <w:t xml:space="preserve"> </w:t>
      </w:r>
      <w:r w:rsidR="00C82F6E" w:rsidRPr="00C82F6E">
        <w:rPr>
          <w:rFonts w:ascii="Arial" w:hAnsi="Arial" w:cs="Arial"/>
          <w:sz w:val="22"/>
          <w:szCs w:val="22"/>
        </w:rPr>
        <w:t>We will</w:t>
      </w:r>
      <w:r w:rsidR="00C82F6E">
        <w:rPr>
          <w:rFonts w:ascii="Arial" w:hAnsi="Arial" w:cs="Arial"/>
          <w:b/>
          <w:bCs/>
          <w:sz w:val="22"/>
          <w:szCs w:val="22"/>
        </w:rPr>
        <w:t xml:space="preserve"> </w:t>
      </w:r>
      <w:r w:rsidR="00C82F6E">
        <w:rPr>
          <w:rFonts w:ascii="Arial" w:hAnsi="Arial" w:cs="Arial"/>
          <w:sz w:val="22"/>
          <w:szCs w:val="22"/>
        </w:rPr>
        <w:t>v</w:t>
      </w:r>
      <w:r w:rsidRPr="00C82F6E">
        <w:rPr>
          <w:rFonts w:ascii="Arial" w:hAnsi="Arial" w:cs="Arial"/>
          <w:sz w:val="22"/>
          <w:szCs w:val="22"/>
        </w:rPr>
        <w:t xml:space="preserve">ary </w:t>
      </w:r>
      <w:r w:rsidR="00C82F6E">
        <w:rPr>
          <w:rFonts w:ascii="Arial" w:hAnsi="Arial" w:cs="Arial"/>
          <w:sz w:val="22"/>
          <w:szCs w:val="22"/>
        </w:rPr>
        <w:t xml:space="preserve">key </w:t>
      </w:r>
      <w:r w:rsidRPr="00C82F6E">
        <w:rPr>
          <w:rFonts w:ascii="Arial" w:hAnsi="Arial" w:cs="Arial"/>
          <w:sz w:val="22"/>
          <w:szCs w:val="22"/>
        </w:rPr>
        <w:t>test characteristics</w:t>
      </w:r>
      <w:r w:rsidR="008B50B3">
        <w:rPr>
          <w:rFonts w:ascii="Arial" w:hAnsi="Arial" w:cs="Arial"/>
          <w:sz w:val="22"/>
          <w:szCs w:val="22"/>
        </w:rPr>
        <w:t>,</w:t>
      </w:r>
      <w:r w:rsidR="00C82F6E">
        <w:rPr>
          <w:rFonts w:ascii="Arial" w:hAnsi="Arial" w:cs="Arial"/>
          <w:sz w:val="22"/>
          <w:szCs w:val="22"/>
        </w:rPr>
        <w:t xml:space="preserve"> as in Aim 1</w:t>
      </w:r>
      <w:r w:rsidR="008B50B3">
        <w:rPr>
          <w:rFonts w:ascii="Arial" w:hAnsi="Arial" w:cs="Arial"/>
          <w:sz w:val="22"/>
          <w:szCs w:val="22"/>
        </w:rPr>
        <w:t>, to assess the effect of these on the population-level intervention impact. We will also compare</w:t>
      </w:r>
      <w:r w:rsidR="00C82F6E">
        <w:rPr>
          <w:rFonts w:ascii="Arial" w:hAnsi="Arial" w:cs="Arial"/>
          <w:sz w:val="22"/>
          <w:szCs w:val="22"/>
        </w:rPr>
        <w:t xml:space="preserve"> </w:t>
      </w:r>
      <w:r w:rsidR="008B50B3">
        <w:rPr>
          <w:rFonts w:ascii="Arial" w:hAnsi="Arial" w:cs="Arial"/>
          <w:sz w:val="22"/>
          <w:szCs w:val="22"/>
        </w:rPr>
        <w:t xml:space="preserve">the relative impact of </w:t>
      </w:r>
      <w:r w:rsidR="00C82F6E">
        <w:rPr>
          <w:rFonts w:ascii="Arial" w:hAnsi="Arial" w:cs="Arial"/>
          <w:sz w:val="22"/>
          <w:szCs w:val="22"/>
        </w:rPr>
        <w:t>various interventions</w:t>
      </w:r>
      <w:r w:rsidR="008B50B3">
        <w:rPr>
          <w:rFonts w:ascii="Arial" w:hAnsi="Arial" w:cs="Arial"/>
          <w:sz w:val="22"/>
          <w:szCs w:val="22"/>
        </w:rPr>
        <w:t xml:space="preserve"> for high-transmitters (</w:t>
      </w:r>
      <w:r w:rsidRPr="00FA1BB0">
        <w:rPr>
          <w:rFonts w:ascii="Arial" w:hAnsi="Arial" w:cs="Arial"/>
          <w:sz w:val="22"/>
          <w:szCs w:val="22"/>
        </w:rPr>
        <w:t xml:space="preserve">rapid treatment, rapid treatment </w:t>
      </w:r>
      <w:ins w:id="102" w:author="Brown, Tyler" w:date="2025-06-06T09:18:00Z" w16du:dateUtc="2025-06-06T15:18:00Z">
        <w:r w:rsidR="00CF50E1">
          <w:rPr>
            <w:rFonts w:ascii="Arial" w:hAnsi="Arial" w:cs="Arial"/>
            <w:sz w:val="22"/>
            <w:szCs w:val="22"/>
          </w:rPr>
          <w:t>plus</w:t>
        </w:r>
      </w:ins>
      <w:del w:id="103" w:author="Brown, Tyler" w:date="2025-06-06T09:18:00Z" w16du:dateUtc="2025-06-06T15:18:00Z">
        <w:r w:rsidRPr="00FA1BB0" w:rsidDel="00CF50E1">
          <w:rPr>
            <w:rFonts w:ascii="Arial" w:hAnsi="Arial" w:cs="Arial"/>
            <w:sz w:val="22"/>
            <w:szCs w:val="22"/>
          </w:rPr>
          <w:delText>+</w:delText>
        </w:r>
      </w:del>
      <w:r w:rsidRPr="00FA1BB0">
        <w:rPr>
          <w:rFonts w:ascii="Arial" w:hAnsi="Arial" w:cs="Arial"/>
          <w:sz w:val="22"/>
          <w:szCs w:val="22"/>
        </w:rPr>
        <w:t xml:space="preserve"> enhanced contact tracing, earl</w:t>
      </w:r>
      <w:r w:rsidR="00C82F6E">
        <w:rPr>
          <w:rFonts w:ascii="Arial" w:hAnsi="Arial" w:cs="Arial"/>
          <w:sz w:val="22"/>
          <w:szCs w:val="22"/>
        </w:rPr>
        <w:t>ier</w:t>
      </w:r>
      <w:r w:rsidRPr="00FA1BB0">
        <w:rPr>
          <w:rFonts w:ascii="Arial" w:hAnsi="Arial" w:cs="Arial"/>
          <w:sz w:val="22"/>
          <w:szCs w:val="22"/>
        </w:rPr>
        <w:t xml:space="preserve"> diagnosis</w:t>
      </w:r>
      <w:r w:rsidR="008B50B3">
        <w:rPr>
          <w:rFonts w:ascii="Arial" w:hAnsi="Arial" w:cs="Arial"/>
          <w:sz w:val="22"/>
          <w:szCs w:val="22"/>
        </w:rPr>
        <w:t>)</w:t>
      </w:r>
      <w:r w:rsidRPr="00FA1BB0">
        <w:rPr>
          <w:rFonts w:ascii="Arial" w:hAnsi="Arial" w:cs="Arial"/>
          <w:sz w:val="22"/>
          <w:szCs w:val="22"/>
        </w:rPr>
        <w:t xml:space="preserve"> </w:t>
      </w:r>
      <w:r w:rsidR="00C82F6E">
        <w:rPr>
          <w:rFonts w:ascii="Arial" w:hAnsi="Arial" w:cs="Arial"/>
          <w:sz w:val="22"/>
          <w:szCs w:val="22"/>
        </w:rPr>
        <w:t xml:space="preserve">and compare to scenarios representing the </w:t>
      </w:r>
      <w:r w:rsidRPr="00FA1BB0">
        <w:rPr>
          <w:rFonts w:ascii="Arial" w:hAnsi="Arial" w:cs="Arial"/>
          <w:sz w:val="22"/>
          <w:szCs w:val="22"/>
        </w:rPr>
        <w:t>status quo</w:t>
      </w:r>
      <w:r w:rsidR="00C82F6E">
        <w:rPr>
          <w:rFonts w:ascii="Arial" w:hAnsi="Arial" w:cs="Arial"/>
          <w:sz w:val="22"/>
          <w:szCs w:val="22"/>
        </w:rPr>
        <w:t xml:space="preserve"> </w:t>
      </w:r>
      <w:r w:rsidR="008B50B3">
        <w:rPr>
          <w:rFonts w:ascii="Arial" w:hAnsi="Arial" w:cs="Arial"/>
          <w:sz w:val="22"/>
          <w:szCs w:val="22"/>
        </w:rPr>
        <w:t xml:space="preserve">of current interventions </w:t>
      </w:r>
      <w:r w:rsidR="00C82F6E">
        <w:rPr>
          <w:rFonts w:ascii="Arial" w:hAnsi="Arial" w:cs="Arial"/>
          <w:sz w:val="22"/>
          <w:szCs w:val="22"/>
        </w:rPr>
        <w:t xml:space="preserve">and a </w:t>
      </w:r>
      <w:r w:rsidRPr="00FA1BB0">
        <w:rPr>
          <w:rFonts w:ascii="Arial" w:hAnsi="Arial" w:cs="Arial"/>
          <w:sz w:val="22"/>
          <w:szCs w:val="22"/>
        </w:rPr>
        <w:t>community-wide screening and treatment</w:t>
      </w:r>
      <w:r w:rsidR="00C82F6E">
        <w:rPr>
          <w:rFonts w:ascii="Arial" w:hAnsi="Arial" w:cs="Arial"/>
          <w:sz w:val="22"/>
          <w:szCs w:val="22"/>
        </w:rPr>
        <w:t xml:space="preserve"> intervention</w:t>
      </w:r>
      <w:commentRangeStart w:id="104"/>
      <w:r w:rsidR="00C82F6E">
        <w:rPr>
          <w:rFonts w:ascii="Arial" w:hAnsi="Arial" w:cs="Arial"/>
          <w:sz w:val="22"/>
          <w:szCs w:val="22"/>
        </w:rPr>
        <w:t>.</w:t>
      </w:r>
      <w:commentRangeEnd w:id="104"/>
      <w:r w:rsidR="00E8620B">
        <w:rPr>
          <w:rStyle w:val="CommentReference"/>
        </w:rPr>
        <w:commentReference w:id="104"/>
      </w:r>
      <w:r w:rsidR="00C82F6E">
        <w:rPr>
          <w:rFonts w:ascii="Arial" w:hAnsi="Arial" w:cs="Arial"/>
          <w:sz w:val="22"/>
          <w:szCs w:val="22"/>
        </w:rPr>
        <w:t xml:space="preserve"> </w:t>
      </w:r>
    </w:p>
    <w:p w14:paraId="0D4C4771" w14:textId="055CB161" w:rsidR="00FA1BB0" w:rsidRPr="00FA1BB0" w:rsidRDefault="00FF4E4F" w:rsidP="0087386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DE1827">
        <w:rPr>
          <w:rFonts w:ascii="Arial" w:hAnsi="Arial" w:cs="Arial"/>
          <w:b/>
          <w:bCs/>
          <w:sz w:val="22"/>
          <w:szCs w:val="22"/>
        </w:rPr>
        <w:t>Impact:</w:t>
      </w:r>
      <w:r w:rsidRPr="00DE18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This project will deliver: (1) a target profile for the public health application of two categories of tools currently under development, tests for </w:t>
      </w:r>
      <w:r w:rsidRPr="00FF4E4F">
        <w:rPr>
          <w:rFonts w:ascii="Arial" w:hAnsi="Arial" w:cs="Arial"/>
          <w:sz w:val="22"/>
          <w:szCs w:val="22"/>
          <w:u w:val="single"/>
        </w:rPr>
        <w:t>recency of infection</w:t>
      </w:r>
      <w:r>
        <w:rPr>
          <w:rFonts w:ascii="Arial" w:hAnsi="Arial" w:cs="Arial"/>
          <w:sz w:val="22"/>
          <w:szCs w:val="22"/>
        </w:rPr>
        <w:t xml:space="preserve"> and </w:t>
      </w:r>
      <w:r w:rsidRPr="00FF4E4F">
        <w:rPr>
          <w:rFonts w:ascii="Arial" w:hAnsi="Arial" w:cs="Arial"/>
          <w:sz w:val="22"/>
          <w:szCs w:val="22"/>
          <w:u w:val="single"/>
        </w:rPr>
        <w:t>tests for infectiousness</w:t>
      </w:r>
      <w:r>
        <w:rPr>
          <w:rFonts w:ascii="Arial" w:hAnsi="Arial" w:cs="Arial"/>
          <w:sz w:val="22"/>
          <w:szCs w:val="22"/>
        </w:rPr>
        <w:t xml:space="preserve">, which will guide their </w:t>
      </w:r>
      <w:commentRangeStart w:id="105"/>
      <w:r>
        <w:rPr>
          <w:rFonts w:ascii="Arial" w:hAnsi="Arial" w:cs="Arial"/>
          <w:sz w:val="22"/>
          <w:szCs w:val="22"/>
        </w:rPr>
        <w:t>further testing and development</w:t>
      </w:r>
      <w:commentRangeEnd w:id="105"/>
      <w:r w:rsidR="00ED457E">
        <w:rPr>
          <w:rStyle w:val="CommentReference"/>
        </w:rPr>
        <w:commentReference w:id="105"/>
      </w:r>
      <w:r>
        <w:rPr>
          <w:rFonts w:ascii="Arial" w:hAnsi="Arial" w:cs="Arial"/>
          <w:sz w:val="22"/>
          <w:szCs w:val="22"/>
        </w:rPr>
        <w:t xml:space="preserve">; and (2) practical insights into the </w:t>
      </w:r>
      <w:r w:rsidR="00912A5B">
        <w:rPr>
          <w:rFonts w:ascii="Arial" w:hAnsi="Arial" w:cs="Arial"/>
          <w:sz w:val="22"/>
          <w:szCs w:val="22"/>
        </w:rPr>
        <w:t>potential</w:t>
      </w:r>
      <w:r>
        <w:rPr>
          <w:rFonts w:ascii="Arial" w:hAnsi="Arial" w:cs="Arial"/>
          <w:sz w:val="22"/>
          <w:szCs w:val="22"/>
        </w:rPr>
        <w:t xml:space="preserve"> impact of these tools in high and low-burden settings. Together, these outputs will create a r</w:t>
      </w:r>
      <w:r w:rsidR="00FA1BB0">
        <w:rPr>
          <w:rFonts w:ascii="Arial" w:hAnsi="Arial" w:cs="Arial"/>
          <w:sz w:val="22"/>
          <w:szCs w:val="22"/>
        </w:rPr>
        <w:t xml:space="preserve">oadmap for the rapid development </w:t>
      </w:r>
      <w:r>
        <w:rPr>
          <w:rFonts w:ascii="Arial" w:hAnsi="Arial" w:cs="Arial"/>
          <w:sz w:val="22"/>
          <w:szCs w:val="22"/>
        </w:rPr>
        <w:t xml:space="preserve">and use </w:t>
      </w:r>
      <w:r w:rsidR="00FA1BB0">
        <w:rPr>
          <w:rFonts w:ascii="Arial" w:hAnsi="Arial" w:cs="Arial"/>
          <w:sz w:val="22"/>
          <w:szCs w:val="22"/>
        </w:rPr>
        <w:t xml:space="preserve">of these tools </w:t>
      </w:r>
      <w:r w:rsidR="00952022">
        <w:rPr>
          <w:rFonts w:ascii="Arial" w:hAnsi="Arial" w:cs="Arial"/>
          <w:sz w:val="22"/>
          <w:szCs w:val="22"/>
        </w:rPr>
        <w:t>in</w:t>
      </w:r>
      <w:r w:rsidR="00FA1BB0">
        <w:rPr>
          <w:rFonts w:ascii="Arial" w:hAnsi="Arial" w:cs="Arial"/>
          <w:sz w:val="22"/>
          <w:szCs w:val="22"/>
        </w:rPr>
        <w:t xml:space="preserve"> curbing the TB epidemic. </w:t>
      </w:r>
    </w:p>
    <w:sectPr w:rsidR="00FA1BB0" w:rsidRPr="00FA1BB0" w:rsidSect="00936C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lson, Kristin" w:date="2025-06-04T11:25:00Z" w:initials="NK">
    <w:p w14:paraId="01ACF44B" w14:textId="77777777" w:rsidR="00A21581" w:rsidRDefault="00FA1BB0" w:rsidP="00A21581">
      <w:r>
        <w:rPr>
          <w:rStyle w:val="CommentReference"/>
        </w:rPr>
        <w:annotationRef/>
      </w:r>
      <w:r w:rsidR="00A21581">
        <w:rPr>
          <w:sz w:val="20"/>
          <w:szCs w:val="20"/>
        </w:rPr>
        <w:t>I’m kidding - please think of actual titles</w:t>
      </w:r>
    </w:p>
  </w:comment>
  <w:comment w:id="1" w:author="Brown, Tyler" w:date="2025-06-06T08:51:00Z" w:initials="TB">
    <w:p w14:paraId="49AE77C3" w14:textId="77777777" w:rsidR="0087386F" w:rsidRDefault="0087386F" w:rsidP="0087386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is now and permanently the title of the proposal</w:t>
      </w:r>
    </w:p>
  </w:comment>
  <w:comment w:id="2" w:author="Kissler, Stephen" w:date="2025-06-06T14:03:00Z" w:initials="SK">
    <w:p w14:paraId="0712C41E" w14:textId="77777777" w:rsidR="002660E2" w:rsidRDefault="002660E2" w:rsidP="002660E2">
      <w:r>
        <w:rPr>
          <w:rStyle w:val="CommentReference"/>
        </w:rPr>
        <w:annotationRef/>
      </w:r>
      <w:r>
        <w:rPr>
          <w:sz w:val="20"/>
          <w:szCs w:val="20"/>
        </w:rPr>
        <w:t xml:space="preserve">I do also love this title :) but for some alternatives: </w:t>
      </w:r>
    </w:p>
    <w:p w14:paraId="75FA6E17" w14:textId="77777777" w:rsidR="002660E2" w:rsidRDefault="002660E2" w:rsidP="002660E2">
      <w:r>
        <w:rPr>
          <w:sz w:val="20"/>
          <w:szCs w:val="20"/>
        </w:rPr>
        <w:t xml:space="preserve">“Optimizing the use of next-generation diagnostics for tuberculosis control” </w:t>
      </w:r>
    </w:p>
    <w:p w14:paraId="235E553A" w14:textId="77777777" w:rsidR="002660E2" w:rsidRDefault="002660E2" w:rsidP="002660E2">
      <w:r>
        <w:rPr>
          <w:sz w:val="20"/>
          <w:szCs w:val="20"/>
        </w:rPr>
        <w:t>“Design targets and deployment strategies for next-generation tuberculosis prevention tools”</w:t>
      </w:r>
    </w:p>
    <w:p w14:paraId="4C8C5662" w14:textId="77777777" w:rsidR="002660E2" w:rsidRDefault="002660E2" w:rsidP="002660E2">
      <w:r>
        <w:rPr>
          <w:sz w:val="20"/>
          <w:szCs w:val="20"/>
        </w:rPr>
        <w:t xml:space="preserve">Nothing quite has the same ring to it.. </w:t>
      </w:r>
    </w:p>
  </w:comment>
  <w:comment w:id="3" w:author="Nelson, Kristin" w:date="2025-06-04T15:45:00Z" w:initials="NK">
    <w:p w14:paraId="6473384D" w14:textId="78E3603A" w:rsidR="00DE2ABE" w:rsidRDefault="00DE2ABE" w:rsidP="00DE2AB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think about how we want to further play this up (Tyler, I borrowed some of your language here from NICHE-TB)</w:t>
      </w:r>
    </w:p>
  </w:comment>
  <w:comment w:id="4" w:author="Brown, Tyler" w:date="2025-06-06T08:52:00Z" w:initials="TB">
    <w:p w14:paraId="3752816C" w14:textId="77777777" w:rsidR="0087386F" w:rsidRDefault="0087386F" w:rsidP="0087386F">
      <w:r>
        <w:rPr>
          <w:rStyle w:val="CommentReference"/>
        </w:rPr>
        <w:annotationRef/>
      </w:r>
      <w:r>
        <w:rPr>
          <w:sz w:val="20"/>
          <w:szCs w:val="20"/>
        </w:rPr>
        <w:t>This is a great and perfect to have it right up front. We could use the same paragraph from NICHE in our significance section</w:t>
      </w:r>
    </w:p>
  </w:comment>
  <w:comment w:id="6" w:author="Kissler, Stephen" w:date="2025-06-06T11:20:00Z" w:initials="SK">
    <w:p w14:paraId="72AD2C2E" w14:textId="77777777" w:rsidR="00687E4E" w:rsidRDefault="00687E4E" w:rsidP="00687E4E">
      <w:r>
        <w:rPr>
          <w:rStyle w:val="CommentReference"/>
        </w:rPr>
        <w:annotationRef/>
      </w:r>
      <w:r>
        <w:rPr>
          <w:sz w:val="20"/>
          <w:szCs w:val="20"/>
        </w:rPr>
        <w:t xml:space="preserve">I tried to tighten up this intro sentence — feel free to edit or reject if it’s missing the content and oomph of the original. </w:t>
      </w:r>
    </w:p>
  </w:comment>
  <w:comment w:id="55" w:author="Kissler, Stephen" w:date="2025-06-06T11:36:00Z" w:initials="SK">
    <w:p w14:paraId="2596521D" w14:textId="77777777" w:rsidR="00C0023A" w:rsidRDefault="00C0023A" w:rsidP="00C0023A">
      <w:r>
        <w:rPr>
          <w:rStyle w:val="CommentReference"/>
        </w:rPr>
        <w:annotationRef/>
      </w:r>
      <w:r>
        <w:rPr>
          <w:sz w:val="20"/>
          <w:szCs w:val="20"/>
        </w:rPr>
        <w:t xml:space="preserve">Have done some re-jiggering of this paragraph; the goal was to (a) structure it in terms of “ideal-vs-reality” and to avoid the use of “however” until the grand “however” of the next paragraph. </w:t>
      </w:r>
    </w:p>
  </w:comment>
  <w:comment w:id="59" w:author="Brown, Tyler" w:date="2025-06-06T08:59:00Z" w:initials="TB">
    <w:p w14:paraId="3A4CDE81" w14:textId="3222BA7E" w:rsidR="0087386F" w:rsidRDefault="0087386F" w:rsidP="0087386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Is this true for facemasks? I wonder if, like we discussed, these kind of perform poorly, but low sens/high spec is a good thing for measuring infectiousness</w:t>
      </w:r>
    </w:p>
    <w:p w14:paraId="0D485783" w14:textId="77777777" w:rsidR="0087386F" w:rsidRDefault="0087386F" w:rsidP="0087386F"/>
  </w:comment>
  <w:comment w:id="66" w:author="Brown, Tyler" w:date="2025-06-06T09:05:00Z" w:initials="TB">
    <w:p w14:paraId="40E2BF67" w14:textId="77777777" w:rsidR="00E70F91" w:rsidRDefault="00E70F91" w:rsidP="00E70F9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Also somehow trying to fold in the other helpful use case for TASA/TB recency tests here, relevant to vaccines,  i.e. TASA enabling wrap-around studies on whether vaccines prevent transmission</w:t>
      </w:r>
    </w:p>
  </w:comment>
  <w:comment w:id="67" w:author="Nelson, Kristin" w:date="2025-06-05T08:19:00Z" w:initials="NK">
    <w:p w14:paraId="1F4B235D" w14:textId="76366392" w:rsidR="00C82FDC" w:rsidRDefault="00C82FDC" w:rsidP="00C82FD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Not sure about this - would we be arguing that others should not get TPT? I don’t think we can say that….need to work on this further.</w:t>
      </w:r>
    </w:p>
  </w:comment>
  <w:comment w:id="68" w:author="Kissler, Stephen" w:date="2025-06-06T13:53:00Z" w:initials="SK">
    <w:p w14:paraId="091316D6" w14:textId="77777777" w:rsidR="0066164F" w:rsidRDefault="0066164F" w:rsidP="0066164F">
      <w:r>
        <w:rPr>
          <w:rStyle w:val="CommentReference"/>
        </w:rPr>
        <w:annotationRef/>
      </w:r>
      <w:r>
        <w:rPr>
          <w:sz w:val="20"/>
          <w:szCs w:val="20"/>
        </w:rPr>
        <w:t xml:space="preserve">Maybe we could frame it in terms of urgency, rather than yes/no treatment? e.g. we might want to makes sure a recently-infected person gets immediate treatment, whereas (especially in resource constrained settings) it might be ok to delay treatment if a person’s already been infected for years… still not quite right, but agreed that we don’t want to suggest that we wouldn’t treat people. </w:t>
      </w:r>
    </w:p>
  </w:comment>
  <w:comment w:id="81" w:author="Nelson, Kristin" w:date="2025-06-04T15:31:00Z" w:initials="NK">
    <w:p w14:paraId="499DD895" w14:textId="15EDFB6F" w:rsidR="00EC4C0C" w:rsidRDefault="00EC4C0C" w:rsidP="00EC4C0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Perhaps two sub aims here</w:t>
      </w:r>
    </w:p>
  </w:comment>
  <w:comment w:id="76" w:author="Brown, Tyler" w:date="2025-06-06T09:10:00Z" w:initials="TB">
    <w:p w14:paraId="4A74E885" w14:textId="77777777" w:rsidR="00E70F91" w:rsidRDefault="00E70F91" w:rsidP="00E70F9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Agree that a sub-aim structure might be nice here - and just for overall visuals of a two-aim grant?</w:t>
      </w:r>
    </w:p>
  </w:comment>
  <w:comment w:id="77" w:author="Brown, Tyler" w:date="2025-06-06T09:12:00Z" w:initials="TB">
    <w:p w14:paraId="05E6B1CB" w14:textId="77777777" w:rsidR="00CF50E1" w:rsidRDefault="00CF50E1" w:rsidP="00CF50E1">
      <w:r>
        <w:rPr>
          <w:rStyle w:val="CommentReference"/>
        </w:rPr>
        <w:annotationRef/>
      </w:r>
      <w:r>
        <w:rPr>
          <w:sz w:val="20"/>
          <w:szCs w:val="20"/>
        </w:rPr>
        <w:t>Do we want to also include the third use case we presented, i.e. better ability to track incidence/epidemic trajectory (with less lag, without Styblo)</w:t>
      </w:r>
    </w:p>
  </w:comment>
  <w:comment w:id="104" w:author="Nelson, Kristin" w:date="2025-06-04T15:46:00Z" w:initials="NK">
    <w:p w14:paraId="003957FE" w14:textId="5F6FEAC8" w:rsidR="00E8620B" w:rsidRDefault="00E8620B" w:rsidP="00E8620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 lot here already but still haven’t mentioned the role of behavior - can work this in.</w:t>
      </w:r>
    </w:p>
  </w:comment>
  <w:comment w:id="105" w:author="Nelson, Kristin" w:date="2025-06-04T12:05:00Z" w:initials="NK">
    <w:p w14:paraId="7E9C36FA" w14:textId="189BEBAB" w:rsidR="006D6C6B" w:rsidRDefault="00ED457E" w:rsidP="006D6C6B">
      <w:r>
        <w:rPr>
          <w:rStyle w:val="CommentReference"/>
        </w:rPr>
        <w:annotationRef/>
      </w:r>
      <w:r w:rsidR="006D6C6B">
        <w:rPr>
          <w:sz w:val="20"/>
          <w:szCs w:val="20"/>
        </w:rPr>
        <w:t>We probably want to explicitly propose working with these groups - SATVI (TASA) , Grant Theron (CASS/facemask tech)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ACF44B" w15:done="0"/>
  <w15:commentEx w15:paraId="49AE77C3" w15:paraIdParent="01ACF44B" w15:done="0"/>
  <w15:commentEx w15:paraId="4C8C5662" w15:paraIdParent="01ACF44B" w15:done="0"/>
  <w15:commentEx w15:paraId="6473384D" w15:done="0"/>
  <w15:commentEx w15:paraId="3752816C" w15:paraIdParent="6473384D" w15:done="0"/>
  <w15:commentEx w15:paraId="72AD2C2E" w15:done="0"/>
  <w15:commentEx w15:paraId="2596521D" w15:done="0"/>
  <w15:commentEx w15:paraId="0D485783" w15:done="0"/>
  <w15:commentEx w15:paraId="40E2BF67" w15:done="0"/>
  <w15:commentEx w15:paraId="1F4B235D" w15:done="0"/>
  <w15:commentEx w15:paraId="091316D6" w15:paraIdParent="1F4B235D" w15:done="0"/>
  <w15:commentEx w15:paraId="499DD895" w15:done="0"/>
  <w15:commentEx w15:paraId="4A74E885" w15:done="0"/>
  <w15:commentEx w15:paraId="05E6B1CB" w15:paraIdParent="4A74E885" w15:done="0"/>
  <w15:commentEx w15:paraId="003957FE" w15:done="0"/>
  <w15:commentEx w15:paraId="7E9C36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A346E7" w16cex:dateUtc="2025-06-04T17:25:00Z"/>
  <w16cex:commentExtensible w16cex:durableId="47E53977" w16cex:dateUtc="2025-06-06T14:51:00Z"/>
  <w16cex:commentExtensible w16cex:durableId="7E622A01" w16cex:dateUtc="2025-06-06T20:03:00Z"/>
  <w16cex:commentExtensible w16cex:durableId="1F3352AB" w16cex:dateUtc="2025-06-04T21:45:00Z"/>
  <w16cex:commentExtensible w16cex:durableId="6AF82A78" w16cex:dateUtc="2025-06-06T14:52:00Z"/>
  <w16cex:commentExtensible w16cex:durableId="584B4765" w16cex:dateUtc="2025-06-06T17:20:00Z"/>
  <w16cex:commentExtensible w16cex:durableId="555187A8" w16cex:dateUtc="2025-06-06T17:36:00Z"/>
  <w16cex:commentExtensible w16cex:durableId="6302AB41" w16cex:dateUtc="2025-06-06T14:59:00Z"/>
  <w16cex:commentExtensible w16cex:durableId="0D69F719" w16cex:dateUtc="2025-06-06T15:05:00Z"/>
  <w16cex:commentExtensible w16cex:durableId="30F44D68" w16cex:dateUtc="2025-06-05T12:19:00Z"/>
  <w16cex:commentExtensible w16cex:durableId="0B6A0642" w16cex:dateUtc="2025-06-06T19:53:00Z"/>
  <w16cex:commentExtensible w16cex:durableId="0522E9CB" w16cex:dateUtc="2025-06-04T21:31:00Z"/>
  <w16cex:commentExtensible w16cex:durableId="7ACC8534" w16cex:dateUtc="2025-06-06T15:10:00Z"/>
  <w16cex:commentExtensible w16cex:durableId="0FC924ED" w16cex:dateUtc="2025-06-06T15:12:00Z"/>
  <w16cex:commentExtensible w16cex:durableId="7AF93BF2" w16cex:dateUtc="2025-06-04T21:46:00Z"/>
  <w16cex:commentExtensible w16cex:durableId="1E6B8288" w16cex:dateUtc="2025-06-04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ACF44B" w16cid:durableId="2AA346E7"/>
  <w16cid:commentId w16cid:paraId="49AE77C3" w16cid:durableId="47E53977"/>
  <w16cid:commentId w16cid:paraId="4C8C5662" w16cid:durableId="7E622A01"/>
  <w16cid:commentId w16cid:paraId="6473384D" w16cid:durableId="1F3352AB"/>
  <w16cid:commentId w16cid:paraId="3752816C" w16cid:durableId="6AF82A78"/>
  <w16cid:commentId w16cid:paraId="72AD2C2E" w16cid:durableId="584B4765"/>
  <w16cid:commentId w16cid:paraId="2596521D" w16cid:durableId="555187A8"/>
  <w16cid:commentId w16cid:paraId="0D485783" w16cid:durableId="6302AB41"/>
  <w16cid:commentId w16cid:paraId="40E2BF67" w16cid:durableId="0D69F719"/>
  <w16cid:commentId w16cid:paraId="1F4B235D" w16cid:durableId="30F44D68"/>
  <w16cid:commentId w16cid:paraId="091316D6" w16cid:durableId="0B6A0642"/>
  <w16cid:commentId w16cid:paraId="499DD895" w16cid:durableId="0522E9CB"/>
  <w16cid:commentId w16cid:paraId="4A74E885" w16cid:durableId="7ACC8534"/>
  <w16cid:commentId w16cid:paraId="05E6B1CB" w16cid:durableId="0FC924ED"/>
  <w16cid:commentId w16cid:paraId="003957FE" w16cid:durableId="7AF93BF2"/>
  <w16cid:commentId w16cid:paraId="7E9C36FA" w16cid:durableId="1E6B82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E0CF3"/>
    <w:multiLevelType w:val="hybridMultilevel"/>
    <w:tmpl w:val="022E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F7B92"/>
    <w:multiLevelType w:val="hybridMultilevel"/>
    <w:tmpl w:val="AE988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524D0"/>
    <w:multiLevelType w:val="hybridMultilevel"/>
    <w:tmpl w:val="7E5C05B6"/>
    <w:lvl w:ilvl="0" w:tplc="795ADDC6">
      <w:start w:val="2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308146">
    <w:abstractNumId w:val="0"/>
  </w:num>
  <w:num w:numId="2" w16cid:durableId="1978677614">
    <w:abstractNumId w:val="1"/>
  </w:num>
  <w:num w:numId="3" w16cid:durableId="91504480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lson, Kristin">
    <w15:presenceInfo w15:providerId="AD" w15:userId="S::KNBRATT@emory.edu::11414341-679b-4108-afbd-fad5de242f20"/>
  </w15:person>
  <w15:person w15:author="Brown, Tyler">
    <w15:presenceInfo w15:providerId="AD" w15:userId="S::tsbrown@bu.edu::1190c326-d327-4e2e-a82c-b9d67b87c115"/>
  </w15:person>
  <w15:person w15:author="Kissler, Stephen">
    <w15:presenceInfo w15:providerId="AD" w15:userId="S::skissler@hsph.harvard.edu::6d6d8111-ab84-4fea-9625-44bff0d7e0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mirrorMargins/>
  <w:proofState w:spelling="clean" w:grammar="clean"/>
  <w:trackRevisions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D9"/>
    <w:rsid w:val="000133A8"/>
    <w:rsid w:val="00017F65"/>
    <w:rsid w:val="00020558"/>
    <w:rsid w:val="000345A9"/>
    <w:rsid w:val="0003488C"/>
    <w:rsid w:val="000912E0"/>
    <w:rsid w:val="00093AB5"/>
    <w:rsid w:val="000E2C34"/>
    <w:rsid w:val="000E60B3"/>
    <w:rsid w:val="00101812"/>
    <w:rsid w:val="001119C8"/>
    <w:rsid w:val="00117B91"/>
    <w:rsid w:val="00117CCA"/>
    <w:rsid w:val="00140963"/>
    <w:rsid w:val="00152251"/>
    <w:rsid w:val="0018349A"/>
    <w:rsid w:val="001C6027"/>
    <w:rsid w:val="001D5D53"/>
    <w:rsid w:val="001E12EA"/>
    <w:rsid w:val="001E1EC0"/>
    <w:rsid w:val="00203108"/>
    <w:rsid w:val="00204D5E"/>
    <w:rsid w:val="002104A6"/>
    <w:rsid w:val="00224F26"/>
    <w:rsid w:val="0023213C"/>
    <w:rsid w:val="002375FF"/>
    <w:rsid w:val="002540E5"/>
    <w:rsid w:val="002660E2"/>
    <w:rsid w:val="00266C81"/>
    <w:rsid w:val="002A581A"/>
    <w:rsid w:val="002B4137"/>
    <w:rsid w:val="002D3D37"/>
    <w:rsid w:val="002E54D7"/>
    <w:rsid w:val="002F250F"/>
    <w:rsid w:val="00313A6C"/>
    <w:rsid w:val="00330A53"/>
    <w:rsid w:val="00332CC5"/>
    <w:rsid w:val="00367D34"/>
    <w:rsid w:val="003727FE"/>
    <w:rsid w:val="003E3CAD"/>
    <w:rsid w:val="003E609F"/>
    <w:rsid w:val="003F37AC"/>
    <w:rsid w:val="00407203"/>
    <w:rsid w:val="00422014"/>
    <w:rsid w:val="00454D39"/>
    <w:rsid w:val="00465D9A"/>
    <w:rsid w:val="004778A7"/>
    <w:rsid w:val="00493491"/>
    <w:rsid w:val="00495E5B"/>
    <w:rsid w:val="004A0CA6"/>
    <w:rsid w:val="004B1034"/>
    <w:rsid w:val="004D3A86"/>
    <w:rsid w:val="004D4303"/>
    <w:rsid w:val="004D776C"/>
    <w:rsid w:val="00501336"/>
    <w:rsid w:val="00503395"/>
    <w:rsid w:val="005155C3"/>
    <w:rsid w:val="005161AB"/>
    <w:rsid w:val="00534314"/>
    <w:rsid w:val="005353BE"/>
    <w:rsid w:val="00565D91"/>
    <w:rsid w:val="0057026E"/>
    <w:rsid w:val="005909EB"/>
    <w:rsid w:val="00592DD0"/>
    <w:rsid w:val="0059713D"/>
    <w:rsid w:val="005B6365"/>
    <w:rsid w:val="005E0B1E"/>
    <w:rsid w:val="00600B29"/>
    <w:rsid w:val="006412BF"/>
    <w:rsid w:val="0066164F"/>
    <w:rsid w:val="00662CCD"/>
    <w:rsid w:val="006706D5"/>
    <w:rsid w:val="006834EF"/>
    <w:rsid w:val="00687E4E"/>
    <w:rsid w:val="00692F4F"/>
    <w:rsid w:val="006A46FB"/>
    <w:rsid w:val="006A6BDF"/>
    <w:rsid w:val="006B0454"/>
    <w:rsid w:val="006B224B"/>
    <w:rsid w:val="006C219F"/>
    <w:rsid w:val="006D1F15"/>
    <w:rsid w:val="006D6C6B"/>
    <w:rsid w:val="0071136C"/>
    <w:rsid w:val="0071709D"/>
    <w:rsid w:val="007306DB"/>
    <w:rsid w:val="007348C6"/>
    <w:rsid w:val="00736877"/>
    <w:rsid w:val="00760ED1"/>
    <w:rsid w:val="0076126E"/>
    <w:rsid w:val="007702D8"/>
    <w:rsid w:val="0077381C"/>
    <w:rsid w:val="00795826"/>
    <w:rsid w:val="007969BA"/>
    <w:rsid w:val="007A1DC9"/>
    <w:rsid w:val="007A3B0F"/>
    <w:rsid w:val="007B2177"/>
    <w:rsid w:val="007F1E34"/>
    <w:rsid w:val="00805F92"/>
    <w:rsid w:val="00823A48"/>
    <w:rsid w:val="008340F9"/>
    <w:rsid w:val="00844F07"/>
    <w:rsid w:val="008502C4"/>
    <w:rsid w:val="0087386F"/>
    <w:rsid w:val="00873CB5"/>
    <w:rsid w:val="008774B7"/>
    <w:rsid w:val="008954BC"/>
    <w:rsid w:val="008B10F3"/>
    <w:rsid w:val="008B50B3"/>
    <w:rsid w:val="008D42F2"/>
    <w:rsid w:val="00912A5B"/>
    <w:rsid w:val="00914F48"/>
    <w:rsid w:val="00926212"/>
    <w:rsid w:val="00936C0B"/>
    <w:rsid w:val="009373D7"/>
    <w:rsid w:val="00944563"/>
    <w:rsid w:val="00952022"/>
    <w:rsid w:val="00967E12"/>
    <w:rsid w:val="00987E42"/>
    <w:rsid w:val="009954B3"/>
    <w:rsid w:val="00996B8C"/>
    <w:rsid w:val="009C5F57"/>
    <w:rsid w:val="009F4F3C"/>
    <w:rsid w:val="00A14DFC"/>
    <w:rsid w:val="00A21581"/>
    <w:rsid w:val="00A24DD9"/>
    <w:rsid w:val="00A607B0"/>
    <w:rsid w:val="00A62E4F"/>
    <w:rsid w:val="00A715B7"/>
    <w:rsid w:val="00A7464D"/>
    <w:rsid w:val="00A91A53"/>
    <w:rsid w:val="00A93B25"/>
    <w:rsid w:val="00AA0256"/>
    <w:rsid w:val="00AA178B"/>
    <w:rsid w:val="00AA3923"/>
    <w:rsid w:val="00AC7E95"/>
    <w:rsid w:val="00AD2681"/>
    <w:rsid w:val="00B007D6"/>
    <w:rsid w:val="00B12FA1"/>
    <w:rsid w:val="00B363B9"/>
    <w:rsid w:val="00B52C20"/>
    <w:rsid w:val="00B603CA"/>
    <w:rsid w:val="00BA120E"/>
    <w:rsid w:val="00BB5F18"/>
    <w:rsid w:val="00BC1346"/>
    <w:rsid w:val="00BC79FC"/>
    <w:rsid w:val="00BC7C26"/>
    <w:rsid w:val="00C0023A"/>
    <w:rsid w:val="00C037BC"/>
    <w:rsid w:val="00C13887"/>
    <w:rsid w:val="00C140D3"/>
    <w:rsid w:val="00C82F6E"/>
    <w:rsid w:val="00C82FDC"/>
    <w:rsid w:val="00CA4E64"/>
    <w:rsid w:val="00CB6D44"/>
    <w:rsid w:val="00CD5E15"/>
    <w:rsid w:val="00CE3BFC"/>
    <w:rsid w:val="00CF0D31"/>
    <w:rsid w:val="00CF50E1"/>
    <w:rsid w:val="00D01958"/>
    <w:rsid w:val="00D124EB"/>
    <w:rsid w:val="00D20B84"/>
    <w:rsid w:val="00D445BE"/>
    <w:rsid w:val="00D74722"/>
    <w:rsid w:val="00D74CF8"/>
    <w:rsid w:val="00DD4F4D"/>
    <w:rsid w:val="00DD65A8"/>
    <w:rsid w:val="00DE2ABE"/>
    <w:rsid w:val="00DE37DC"/>
    <w:rsid w:val="00DE6E6E"/>
    <w:rsid w:val="00DF4AC6"/>
    <w:rsid w:val="00DF575F"/>
    <w:rsid w:val="00DF6762"/>
    <w:rsid w:val="00E07419"/>
    <w:rsid w:val="00E47C25"/>
    <w:rsid w:val="00E57284"/>
    <w:rsid w:val="00E70F91"/>
    <w:rsid w:val="00E8620B"/>
    <w:rsid w:val="00E95597"/>
    <w:rsid w:val="00EC4C0C"/>
    <w:rsid w:val="00ED1076"/>
    <w:rsid w:val="00ED457E"/>
    <w:rsid w:val="00EE7427"/>
    <w:rsid w:val="00EF589C"/>
    <w:rsid w:val="00F36B4F"/>
    <w:rsid w:val="00F4034F"/>
    <w:rsid w:val="00F54785"/>
    <w:rsid w:val="00F7160C"/>
    <w:rsid w:val="00F9260E"/>
    <w:rsid w:val="00FA1BB0"/>
    <w:rsid w:val="00FA7676"/>
    <w:rsid w:val="00FB6E2D"/>
    <w:rsid w:val="00FC5606"/>
    <w:rsid w:val="00FE4BD0"/>
    <w:rsid w:val="00FF4E4F"/>
    <w:rsid w:val="00FF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61934"/>
  <w15:chartTrackingRefBased/>
  <w15:docId w15:val="{BCBBAD7E-72F3-EA48-898B-142A0E88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DD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DD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DD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A1B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1B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1BB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1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1BB0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386F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Kristin</dc:creator>
  <cp:keywords/>
  <dc:description/>
  <cp:lastModifiedBy>Kissler, Stephen</cp:lastModifiedBy>
  <cp:revision>15</cp:revision>
  <dcterms:created xsi:type="dcterms:W3CDTF">2025-06-06T17:06:00Z</dcterms:created>
  <dcterms:modified xsi:type="dcterms:W3CDTF">2025-06-06T20:03:00Z</dcterms:modified>
</cp:coreProperties>
</file>