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82DA" w14:textId="77777777" w:rsidR="00790B9C" w:rsidRDefault="00DE5149" w:rsidP="00FF08B0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A1BB0">
        <w:rPr>
          <w:rFonts w:ascii="Arial" w:hAnsi="Arial" w:cs="Arial"/>
          <w:b/>
          <w:bCs/>
          <w:sz w:val="22"/>
          <w:szCs w:val="22"/>
        </w:rPr>
        <w:t>SPECIFIC AIMS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 w:rsidRPr="00974511">
        <w:rPr>
          <w:rFonts w:ascii="Arial" w:hAnsi="Arial" w:cs="Arial"/>
          <w:sz w:val="22"/>
          <w:szCs w:val="22"/>
        </w:rPr>
        <w:t xml:space="preserve">In 2023, there were an estimated 10.8 million new cases and 1.25 million deaths from </w:t>
      </w:r>
      <w:commentRangeStart w:id="0"/>
      <w:r w:rsidRPr="00974511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B</w:t>
      </w:r>
      <w:commentRangeEnd w:id="0"/>
      <w:r w:rsidR="00022F95">
        <w:rPr>
          <w:rStyle w:val="CommentReference"/>
        </w:rPr>
        <w:commentReference w:id="0"/>
      </w:r>
      <w:r>
        <w:rPr>
          <w:rFonts w:ascii="Arial" w:hAnsi="Arial" w:cs="Arial"/>
          <w:sz w:val="22"/>
          <w:szCs w:val="22"/>
        </w:rPr>
        <w:t>.</w:t>
      </w:r>
      <w:r w:rsidRPr="00974511">
        <w:rPr>
          <w:rFonts w:ascii="Arial" w:hAnsi="Arial" w:cs="Arial"/>
          <w:sz w:val="22"/>
          <w:szCs w:val="22"/>
        </w:rPr>
        <w:t xml:space="preserve"> </w:t>
      </w:r>
      <w:r w:rsidRPr="00CB7FB4">
        <w:rPr>
          <w:rFonts w:ascii="Arial" w:hAnsi="Arial" w:cs="Arial"/>
          <w:sz w:val="22"/>
          <w:szCs w:val="22"/>
        </w:rPr>
        <w:t>TB con</w:t>
      </w:r>
      <w:r>
        <w:rPr>
          <w:rFonts w:ascii="Arial" w:hAnsi="Arial" w:cs="Arial"/>
          <w:sz w:val="22"/>
          <w:szCs w:val="22"/>
        </w:rPr>
        <w:t>trol</w:t>
      </w:r>
      <w:r w:rsidRPr="00CB7FB4">
        <w:rPr>
          <w:rFonts w:ascii="Arial" w:hAnsi="Arial" w:cs="Arial"/>
          <w:sz w:val="22"/>
          <w:szCs w:val="22"/>
        </w:rPr>
        <w:t xml:space="preserve"> efforts have long suffered from a lack of high-quality diagnostic tests, </w:t>
      </w:r>
      <w:r w:rsidRPr="00974511">
        <w:rPr>
          <w:rFonts w:ascii="Arial" w:hAnsi="Arial" w:cs="Arial"/>
          <w:sz w:val="22"/>
          <w:szCs w:val="22"/>
        </w:rPr>
        <w:t xml:space="preserve">limiting our understanding of transmission patterns </w:t>
      </w:r>
      <w:r w:rsidRPr="00CB7FB4">
        <w:rPr>
          <w:rFonts w:ascii="Arial" w:hAnsi="Arial" w:cs="Arial"/>
          <w:sz w:val="22"/>
          <w:szCs w:val="22"/>
        </w:rPr>
        <w:t>and hindering the design and effective deployment of interventions.</w:t>
      </w:r>
      <w:r w:rsidR="00484D0D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32FA2CC" w14:textId="3AAB4638" w:rsidR="00DE5149" w:rsidRPr="00484D0D" w:rsidRDefault="00FF08B0" w:rsidP="00FF08B0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Approximately</w:t>
      </w:r>
      <w:r w:rsidR="00484D0D">
        <w:rPr>
          <w:rFonts w:ascii="Arial" w:hAnsi="Arial" w:cs="Arial"/>
          <w:sz w:val="22"/>
          <w:szCs w:val="22"/>
        </w:rPr>
        <w:t xml:space="preserve"> </w:t>
      </w:r>
      <w:bookmarkStart w:id="1" w:name="_Hlk206128705"/>
      <w:r w:rsidR="00484D0D">
        <w:rPr>
          <w:rFonts w:ascii="Arial" w:hAnsi="Arial" w:cs="Arial"/>
          <w:sz w:val="22"/>
          <w:szCs w:val="22"/>
        </w:rPr>
        <w:t xml:space="preserve">5-10% of those infected with </w:t>
      </w:r>
      <w:r w:rsidR="00484D0D" w:rsidRPr="00CB7FB4">
        <w:rPr>
          <w:rFonts w:ascii="Arial" w:hAnsi="Arial" w:cs="Arial"/>
          <w:i/>
          <w:iCs/>
          <w:sz w:val="22"/>
          <w:szCs w:val="22"/>
        </w:rPr>
        <w:t>Mycobacterium tuberculosis</w:t>
      </w:r>
      <w:r w:rsidR="00484D0D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484D0D" w:rsidRPr="00CB7FB4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484D0D">
        <w:rPr>
          <w:rFonts w:ascii="Arial" w:hAnsi="Arial" w:cs="Arial"/>
          <w:sz w:val="22"/>
          <w:szCs w:val="22"/>
        </w:rPr>
        <w:t xml:space="preserve">), the </w:t>
      </w:r>
      <w:r w:rsidR="00BB431F">
        <w:rPr>
          <w:rFonts w:ascii="Arial" w:hAnsi="Arial" w:cs="Arial"/>
          <w:sz w:val="22"/>
          <w:szCs w:val="22"/>
        </w:rPr>
        <w:t>bacterium that</w:t>
      </w:r>
      <w:r w:rsidR="00484D0D">
        <w:rPr>
          <w:rFonts w:ascii="Arial" w:hAnsi="Arial" w:cs="Arial"/>
          <w:sz w:val="22"/>
          <w:szCs w:val="22"/>
        </w:rPr>
        <w:t xml:space="preserve"> </w:t>
      </w:r>
      <w:r w:rsidR="00BB431F">
        <w:rPr>
          <w:rFonts w:ascii="Arial" w:hAnsi="Arial" w:cs="Arial"/>
          <w:sz w:val="22"/>
          <w:szCs w:val="22"/>
        </w:rPr>
        <w:t>causes</w:t>
      </w:r>
      <w:r w:rsidR="00484D0D">
        <w:rPr>
          <w:rFonts w:ascii="Arial" w:hAnsi="Arial" w:cs="Arial"/>
          <w:sz w:val="22"/>
          <w:szCs w:val="22"/>
        </w:rPr>
        <w:t xml:space="preserve"> TB,</w:t>
      </w:r>
      <w:r w:rsidR="00484D0D">
        <w:rPr>
          <w:rFonts w:ascii="Arial" w:hAnsi="Arial" w:cs="Arial"/>
          <w:i/>
          <w:iCs/>
          <w:sz w:val="22"/>
          <w:szCs w:val="22"/>
        </w:rPr>
        <w:t xml:space="preserve"> </w:t>
      </w:r>
      <w:r w:rsidR="00484D0D">
        <w:rPr>
          <w:rFonts w:ascii="Arial" w:hAnsi="Arial" w:cs="Arial"/>
          <w:sz w:val="22"/>
          <w:szCs w:val="22"/>
        </w:rPr>
        <w:t xml:space="preserve">will develop TB disease </w:t>
      </w:r>
      <w:r>
        <w:rPr>
          <w:rFonts w:ascii="Arial" w:hAnsi="Arial" w:cs="Arial"/>
          <w:sz w:val="22"/>
          <w:szCs w:val="22"/>
        </w:rPr>
        <w:t>in</w:t>
      </w:r>
      <w:r w:rsidR="00484D0D">
        <w:rPr>
          <w:rFonts w:ascii="Arial" w:hAnsi="Arial" w:cs="Arial"/>
          <w:sz w:val="22"/>
          <w:szCs w:val="22"/>
        </w:rPr>
        <w:t xml:space="preserve"> their lifetime</w:t>
      </w:r>
      <w:bookmarkEnd w:id="1"/>
      <w:r w:rsidR="00484D0D">
        <w:rPr>
          <w:rFonts w:ascii="Arial" w:hAnsi="Arial" w:cs="Arial"/>
          <w:sz w:val="22"/>
          <w:szCs w:val="22"/>
        </w:rPr>
        <w:t xml:space="preserve">. </w:t>
      </w:r>
      <w:r w:rsidR="00BA59F6">
        <w:rPr>
          <w:rFonts w:ascii="Arial" w:hAnsi="Arial" w:cs="Arial"/>
          <w:sz w:val="22"/>
          <w:szCs w:val="22"/>
        </w:rPr>
        <w:t>T</w:t>
      </w:r>
      <w:r w:rsidR="00D75457">
        <w:rPr>
          <w:rFonts w:ascii="Arial" w:hAnsi="Arial" w:cs="Arial"/>
          <w:sz w:val="22"/>
          <w:szCs w:val="22"/>
        </w:rPr>
        <w:t xml:space="preserve">here is </w:t>
      </w:r>
      <w:r w:rsidR="00484D0D">
        <w:rPr>
          <w:rFonts w:ascii="Arial" w:hAnsi="Arial" w:cs="Arial"/>
          <w:sz w:val="22"/>
          <w:szCs w:val="22"/>
        </w:rPr>
        <w:t xml:space="preserve">little </w:t>
      </w:r>
      <w:r w:rsidR="00BC02E1">
        <w:rPr>
          <w:rFonts w:ascii="Arial" w:hAnsi="Arial" w:cs="Arial"/>
          <w:sz w:val="22"/>
          <w:szCs w:val="22"/>
        </w:rPr>
        <w:t xml:space="preserve">known </w:t>
      </w:r>
      <w:r w:rsidR="00484D0D">
        <w:rPr>
          <w:rFonts w:ascii="Arial" w:hAnsi="Arial" w:cs="Arial"/>
          <w:sz w:val="22"/>
          <w:szCs w:val="22"/>
        </w:rPr>
        <w:t xml:space="preserve">about who will progress to TB among those who are infected. </w:t>
      </w:r>
      <w:r w:rsidR="00A938E7">
        <w:rPr>
          <w:rFonts w:ascii="Arial" w:hAnsi="Arial" w:cs="Arial"/>
          <w:sz w:val="22"/>
          <w:szCs w:val="22"/>
        </w:rPr>
        <w:t>While t</w:t>
      </w:r>
      <w:r w:rsidR="00484D0D">
        <w:rPr>
          <w:rFonts w:ascii="Arial" w:hAnsi="Arial" w:cs="Arial"/>
          <w:sz w:val="22"/>
          <w:szCs w:val="22"/>
        </w:rPr>
        <w:t>he field-standard interferon gamma-release assay (IGRA)</w:t>
      </w:r>
      <w:r w:rsidR="00484D0D">
        <w:rPr>
          <w:rFonts w:ascii="Arial" w:hAnsi="Arial" w:cs="Arial"/>
          <w:b/>
          <w:bCs/>
          <w:sz w:val="22"/>
          <w:szCs w:val="22"/>
        </w:rPr>
        <w:t xml:space="preserve"> </w:t>
      </w:r>
      <w:r w:rsidR="00484D0D">
        <w:rPr>
          <w:rFonts w:ascii="Arial" w:hAnsi="Arial" w:cs="Arial"/>
          <w:sz w:val="22"/>
          <w:szCs w:val="22"/>
        </w:rPr>
        <w:t xml:space="preserve">detects </w:t>
      </w:r>
      <w:r w:rsidR="00484D0D" w:rsidRPr="004E6A82">
        <w:rPr>
          <w:rFonts w:ascii="Arial" w:hAnsi="Arial" w:cs="Arial"/>
          <w:sz w:val="22"/>
          <w:szCs w:val="22"/>
        </w:rPr>
        <w:t xml:space="preserve">immunological sensitization to </w:t>
      </w:r>
      <w:proofErr w:type="spellStart"/>
      <w:r w:rsidR="00484D0D" w:rsidRPr="00322594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484D0D">
        <w:rPr>
          <w:rFonts w:ascii="Arial" w:hAnsi="Arial" w:cs="Arial"/>
          <w:sz w:val="22"/>
          <w:szCs w:val="22"/>
        </w:rPr>
        <w:t xml:space="preserve"> – indicating a past exposure – </w:t>
      </w:r>
      <w:r w:rsidR="00200022">
        <w:rPr>
          <w:rFonts w:ascii="Arial" w:hAnsi="Arial" w:cs="Arial"/>
          <w:sz w:val="22"/>
          <w:szCs w:val="22"/>
        </w:rPr>
        <w:t>it</w:t>
      </w:r>
      <w:r w:rsidR="00484D0D">
        <w:rPr>
          <w:rFonts w:ascii="Arial" w:hAnsi="Arial" w:cs="Arial"/>
          <w:sz w:val="22"/>
          <w:szCs w:val="22"/>
        </w:rPr>
        <w:t xml:space="preserve"> does not provide information about timing of infection</w:t>
      </w:r>
      <w:r w:rsidR="00484D0D" w:rsidRPr="004E6A82">
        <w:rPr>
          <w:rFonts w:ascii="Arial" w:hAnsi="Arial" w:cs="Arial"/>
          <w:sz w:val="22"/>
          <w:szCs w:val="22"/>
        </w:rPr>
        <w:t xml:space="preserve"> </w:t>
      </w:r>
      <w:r w:rsidR="008F5536">
        <w:rPr>
          <w:rFonts w:ascii="Arial" w:hAnsi="Arial" w:cs="Arial"/>
          <w:sz w:val="22"/>
          <w:szCs w:val="22"/>
        </w:rPr>
        <w:t>and is poorly predictive of progression</w:t>
      </w:r>
      <w:r w:rsidR="00484D0D">
        <w:rPr>
          <w:rFonts w:ascii="Arial" w:hAnsi="Arial" w:cs="Arial"/>
          <w:sz w:val="22"/>
          <w:szCs w:val="22"/>
        </w:rPr>
        <w:t xml:space="preserve"> to TB</w:t>
      </w:r>
      <w:r w:rsidR="00484D0D" w:rsidRPr="004E6A82">
        <w:rPr>
          <w:rFonts w:ascii="Arial" w:hAnsi="Arial" w:cs="Arial"/>
          <w:sz w:val="22"/>
          <w:szCs w:val="22"/>
        </w:rPr>
        <w:t xml:space="preserve">. </w:t>
      </w:r>
      <w:r w:rsidR="00D360C7">
        <w:rPr>
          <w:rFonts w:ascii="Arial" w:hAnsi="Arial" w:cs="Arial"/>
          <w:b/>
          <w:bCs/>
          <w:sz w:val="22"/>
          <w:szCs w:val="22"/>
        </w:rPr>
        <w:t>However</w:t>
      </w:r>
      <w:r w:rsidR="00DE5149">
        <w:rPr>
          <w:rFonts w:ascii="Arial" w:hAnsi="Arial" w:cs="Arial"/>
          <w:sz w:val="22"/>
          <w:szCs w:val="22"/>
        </w:rPr>
        <w:t xml:space="preserve">, </w:t>
      </w:r>
      <w:r w:rsidR="00DE5149" w:rsidRPr="00BA113B">
        <w:rPr>
          <w:rFonts w:ascii="Arial" w:hAnsi="Arial" w:cs="Arial"/>
          <w:b/>
          <w:bCs/>
          <w:sz w:val="22"/>
          <w:szCs w:val="22"/>
        </w:rPr>
        <w:t xml:space="preserve">a novel </w:t>
      </w:r>
      <w:r w:rsidR="00CD7DDB" w:rsidRPr="00BA113B">
        <w:rPr>
          <w:rFonts w:ascii="Arial" w:hAnsi="Arial" w:cs="Arial"/>
          <w:b/>
          <w:bCs/>
          <w:sz w:val="22"/>
          <w:szCs w:val="22"/>
        </w:rPr>
        <w:t>blood-based</w:t>
      </w:r>
      <w:r w:rsidR="00DE5149" w:rsidRPr="00BA113B">
        <w:rPr>
          <w:rFonts w:ascii="Arial" w:hAnsi="Arial" w:cs="Arial"/>
          <w:b/>
          <w:bCs/>
          <w:sz w:val="22"/>
          <w:szCs w:val="22"/>
        </w:rPr>
        <w:t xml:space="preserve"> biomarker </w:t>
      </w:r>
      <w:r w:rsidR="00CA5B51">
        <w:rPr>
          <w:rFonts w:ascii="Arial" w:hAnsi="Arial" w:cs="Arial"/>
          <w:b/>
          <w:bCs/>
          <w:sz w:val="22"/>
          <w:szCs w:val="22"/>
        </w:rPr>
        <w:t xml:space="preserve">test </w:t>
      </w:r>
      <w:r w:rsidR="009D1524" w:rsidRPr="00BA113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which </w:t>
      </w:r>
      <w:r w:rsidR="00BF7952" w:rsidRPr="00BA113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measures the relative activation of </w:t>
      </w:r>
      <w:proofErr w:type="spellStart"/>
      <w:r w:rsidR="00BF7952" w:rsidRPr="00BA113B">
        <w:rPr>
          <w:rFonts w:ascii="Arial" w:eastAsia="Arial" w:hAnsi="Arial" w:cs="Arial"/>
          <w:b/>
          <w:bCs/>
          <w:i/>
          <w:iCs/>
          <w:color w:val="000000" w:themeColor="text1"/>
          <w:sz w:val="22"/>
          <w:szCs w:val="22"/>
        </w:rPr>
        <w:t>Mtb</w:t>
      </w:r>
      <w:proofErr w:type="spellEnd"/>
      <w:r w:rsidR="00BF7952" w:rsidRPr="00BA113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-specific T-cells,</w:t>
      </w:r>
      <w:r w:rsidR="009D1524" w:rsidRPr="00BA113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360F55" w:rsidRPr="00BA113B">
        <w:rPr>
          <w:rFonts w:ascii="Arial" w:hAnsi="Arial" w:cs="Arial"/>
          <w:b/>
          <w:bCs/>
          <w:sz w:val="22"/>
          <w:szCs w:val="22"/>
        </w:rPr>
        <w:t xml:space="preserve">TB-TASA, </w:t>
      </w:r>
      <w:r w:rsidR="00CA5B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has been shown to discriminate</w:t>
      </w:r>
      <w:r w:rsidR="009D1524" w:rsidRPr="00BA113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between recent and persistent </w:t>
      </w:r>
      <w:proofErr w:type="spellStart"/>
      <w:r w:rsidR="009D1524" w:rsidRPr="00BA113B">
        <w:rPr>
          <w:rFonts w:ascii="Arial" w:eastAsia="Arial" w:hAnsi="Arial" w:cs="Arial"/>
          <w:b/>
          <w:bCs/>
          <w:i/>
          <w:iCs/>
          <w:color w:val="000000" w:themeColor="text1"/>
          <w:sz w:val="22"/>
          <w:szCs w:val="22"/>
        </w:rPr>
        <w:t>Mtb</w:t>
      </w:r>
      <w:proofErr w:type="spellEnd"/>
      <w:r w:rsidR="009D1524" w:rsidRPr="00BA113B">
        <w:rPr>
          <w:rFonts w:ascii="Arial" w:eastAsia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9D1524" w:rsidRPr="00BA113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infection</w:t>
      </w:r>
      <w:r w:rsidR="00DE5149" w:rsidRPr="00BA113B">
        <w:rPr>
          <w:rFonts w:ascii="Arial" w:hAnsi="Arial" w:cs="Arial"/>
          <w:b/>
          <w:bCs/>
          <w:sz w:val="22"/>
          <w:szCs w:val="22"/>
        </w:rPr>
        <w:t>.</w:t>
      </w:r>
      <w:r w:rsidR="00DE5149" w:rsidRPr="000138EC">
        <w:rPr>
          <w:rFonts w:ascii="Arial" w:hAnsi="Arial" w:cs="Arial"/>
          <w:sz w:val="22"/>
          <w:szCs w:val="22"/>
        </w:rPr>
        <w:t xml:space="preserve"> </w:t>
      </w:r>
      <w:r w:rsidR="007C6CB9">
        <w:rPr>
          <w:rFonts w:ascii="Arial" w:hAnsi="Arial" w:cs="Arial"/>
          <w:sz w:val="22"/>
          <w:szCs w:val="22"/>
        </w:rPr>
        <w:t xml:space="preserve">TB-TASA </w:t>
      </w:r>
      <w:r w:rsidR="0027230C">
        <w:rPr>
          <w:rFonts w:ascii="Arial" w:hAnsi="Arial" w:cs="Arial"/>
          <w:sz w:val="22"/>
          <w:szCs w:val="22"/>
        </w:rPr>
        <w:t>and</w:t>
      </w:r>
      <w:r w:rsidR="007C6CB9">
        <w:rPr>
          <w:rFonts w:ascii="Arial" w:hAnsi="Arial" w:cs="Arial"/>
          <w:sz w:val="22"/>
          <w:szCs w:val="22"/>
        </w:rPr>
        <w:t xml:space="preserve"> other similar tests</w:t>
      </w:r>
      <w:r w:rsidR="00CD7DDB" w:rsidRPr="00CD7DDB">
        <w:rPr>
          <w:rFonts w:ascii="Arial" w:hAnsi="Arial" w:cs="Arial"/>
          <w:sz w:val="22"/>
          <w:szCs w:val="22"/>
        </w:rPr>
        <w:t xml:space="preserve"> </w:t>
      </w:r>
      <w:r w:rsidR="00CD7DDB" w:rsidRPr="007C6CB9">
        <w:rPr>
          <w:rFonts w:ascii="Arial" w:hAnsi="Arial" w:cs="Arial"/>
          <w:sz w:val="22"/>
          <w:szCs w:val="22"/>
          <w:u w:val="single"/>
        </w:rPr>
        <w:t>could transform our understanding of TB epidemiology</w:t>
      </w:r>
      <w:r w:rsidR="00D85548">
        <w:rPr>
          <w:rFonts w:ascii="Arial" w:hAnsi="Arial" w:cs="Arial"/>
          <w:sz w:val="22"/>
          <w:szCs w:val="22"/>
          <w:u w:val="single"/>
        </w:rPr>
        <w:t xml:space="preserve"> and</w:t>
      </w:r>
      <w:r w:rsidR="00FF4F6D">
        <w:rPr>
          <w:rFonts w:ascii="Arial" w:hAnsi="Arial" w:cs="Arial"/>
          <w:sz w:val="22"/>
          <w:szCs w:val="22"/>
          <w:u w:val="single"/>
        </w:rPr>
        <w:t xml:space="preserve"> </w:t>
      </w:r>
      <w:proofErr w:type="spellStart"/>
      <w:r w:rsidR="00FF4F6D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r w:rsidR="00D85548">
        <w:rPr>
          <w:rFonts w:ascii="Arial" w:hAnsi="Arial" w:cs="Arial"/>
          <w:sz w:val="22"/>
          <w:szCs w:val="22"/>
          <w:u w:val="single"/>
        </w:rPr>
        <w:t xml:space="preserve"> transmission</w:t>
      </w:r>
      <w:r w:rsidR="00DE5149">
        <w:rPr>
          <w:rFonts w:ascii="Arial" w:hAnsi="Arial" w:cs="Arial"/>
          <w:sz w:val="22"/>
          <w:szCs w:val="22"/>
        </w:rPr>
        <w:t xml:space="preserve">. </w:t>
      </w:r>
    </w:p>
    <w:p w14:paraId="45854666" w14:textId="3C262128" w:rsidR="00DE5149" w:rsidRPr="009F0EF0" w:rsidRDefault="00630239" w:rsidP="00FF08B0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744ADE">
        <w:rPr>
          <w:rFonts w:ascii="Arial" w:hAnsi="Arial" w:cs="Arial"/>
          <w:sz w:val="22"/>
          <w:szCs w:val="22"/>
        </w:rPr>
        <w:t xml:space="preserve">In this proposal, we will </w:t>
      </w:r>
      <w:del w:id="2" w:author="Stephen Kissler" w:date="2025-10-08T12:09:00Z" w16du:dateUtc="2025-10-08T18:09:00Z">
        <w:r w:rsidRPr="00744ADE" w:rsidDel="00AB2BC8">
          <w:rPr>
            <w:rFonts w:ascii="Arial" w:hAnsi="Arial" w:cs="Arial"/>
            <w:sz w:val="22"/>
            <w:szCs w:val="22"/>
          </w:rPr>
          <w:delText>explore</w:delText>
        </w:r>
        <w:r w:rsidR="00DE5149" w:rsidRPr="00744ADE" w:rsidDel="00AB2BC8">
          <w:rPr>
            <w:rFonts w:ascii="Arial" w:hAnsi="Arial" w:cs="Arial"/>
            <w:sz w:val="22"/>
            <w:szCs w:val="22"/>
          </w:rPr>
          <w:delText xml:space="preserve"> </w:delText>
        </w:r>
      </w:del>
      <w:ins w:id="3" w:author="Stephen Kissler" w:date="2025-10-08T12:09:00Z" w16du:dateUtc="2025-10-08T18:09:00Z">
        <w:r w:rsidR="00AB2BC8">
          <w:rPr>
            <w:rFonts w:ascii="Arial" w:hAnsi="Arial" w:cs="Arial"/>
            <w:sz w:val="22"/>
            <w:szCs w:val="22"/>
          </w:rPr>
          <w:t>assess</w:t>
        </w:r>
        <w:r w:rsidR="00AB2BC8" w:rsidRPr="00744ADE">
          <w:rPr>
            <w:rFonts w:ascii="Arial" w:hAnsi="Arial" w:cs="Arial"/>
            <w:sz w:val="22"/>
            <w:szCs w:val="22"/>
          </w:rPr>
          <w:t xml:space="preserve"> </w:t>
        </w:r>
      </w:ins>
      <w:r w:rsidR="00DE5149" w:rsidRPr="00744ADE">
        <w:rPr>
          <w:rFonts w:ascii="Arial" w:hAnsi="Arial" w:cs="Arial"/>
          <w:b/>
          <w:bCs/>
          <w:sz w:val="22"/>
          <w:szCs w:val="22"/>
        </w:rPr>
        <w:t xml:space="preserve">two </w:t>
      </w:r>
      <w:r w:rsidR="00CD7DDB" w:rsidRPr="00744ADE">
        <w:rPr>
          <w:rFonts w:ascii="Arial" w:hAnsi="Arial" w:cs="Arial"/>
          <w:b/>
          <w:bCs/>
          <w:sz w:val="22"/>
          <w:szCs w:val="22"/>
        </w:rPr>
        <w:t>promising</w:t>
      </w:r>
      <w:r w:rsidR="00DE5149" w:rsidRPr="00744ADE">
        <w:rPr>
          <w:rFonts w:ascii="Arial" w:hAnsi="Arial" w:cs="Arial"/>
          <w:b/>
          <w:bCs/>
          <w:sz w:val="22"/>
          <w:szCs w:val="22"/>
        </w:rPr>
        <w:t xml:space="preserve"> public health applications</w:t>
      </w:r>
      <w:r w:rsidR="00DE5149" w:rsidRPr="00744ADE">
        <w:rPr>
          <w:rFonts w:ascii="Arial" w:hAnsi="Arial" w:cs="Arial"/>
          <w:sz w:val="22"/>
          <w:szCs w:val="22"/>
        </w:rPr>
        <w:t xml:space="preserve"> for tests of recent </w:t>
      </w:r>
      <w:proofErr w:type="spellStart"/>
      <w:r w:rsidR="00DE5149" w:rsidRPr="00744ADE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DE5149" w:rsidRPr="00744ADE">
        <w:rPr>
          <w:rFonts w:ascii="Arial" w:hAnsi="Arial" w:cs="Arial"/>
          <w:sz w:val="22"/>
          <w:szCs w:val="22"/>
        </w:rPr>
        <w:t xml:space="preserve"> infection. </w:t>
      </w:r>
      <w:r w:rsidR="00DE5149">
        <w:rPr>
          <w:rFonts w:ascii="Arial" w:hAnsi="Arial" w:cs="Arial"/>
          <w:smallCaps/>
          <w:sz w:val="22"/>
          <w:szCs w:val="22"/>
        </w:rPr>
        <w:t>application 1</w:t>
      </w:r>
      <w:r w:rsidR="00DE5149">
        <w:rPr>
          <w:rFonts w:ascii="Arial" w:hAnsi="Arial" w:cs="Arial"/>
          <w:sz w:val="22"/>
          <w:szCs w:val="22"/>
        </w:rPr>
        <w:t xml:space="preserve">: As of 2025, at least five </w:t>
      </w:r>
      <w:proofErr w:type="gramStart"/>
      <w:r w:rsidR="00DE5149">
        <w:rPr>
          <w:rFonts w:ascii="Arial" w:hAnsi="Arial" w:cs="Arial"/>
          <w:sz w:val="22"/>
          <w:szCs w:val="22"/>
        </w:rPr>
        <w:t>novel</w:t>
      </w:r>
      <w:proofErr w:type="gramEnd"/>
      <w:r w:rsidR="00DE5149">
        <w:rPr>
          <w:rFonts w:ascii="Arial" w:hAnsi="Arial" w:cs="Arial"/>
          <w:sz w:val="22"/>
          <w:szCs w:val="22"/>
        </w:rPr>
        <w:t xml:space="preserve"> </w:t>
      </w:r>
      <w:del w:id="4" w:author="Stephen Kissler" w:date="2025-10-08T12:09:00Z" w16du:dateUtc="2025-10-08T18:09:00Z">
        <w:r w:rsidR="00DE5149" w:rsidDel="00AB2BC8">
          <w:rPr>
            <w:rFonts w:ascii="Arial" w:hAnsi="Arial" w:cs="Arial"/>
            <w:sz w:val="22"/>
            <w:szCs w:val="22"/>
          </w:rPr>
          <w:delText>tuberculosis</w:delText>
        </w:r>
        <w:r w:rsidR="00DE5149" w:rsidRPr="00FA1BB0" w:rsidDel="00AB2BC8">
          <w:rPr>
            <w:rFonts w:ascii="Arial" w:hAnsi="Arial" w:cs="Arial"/>
            <w:sz w:val="22"/>
            <w:szCs w:val="22"/>
          </w:rPr>
          <w:delText xml:space="preserve"> </w:delText>
        </w:r>
      </w:del>
      <w:ins w:id="5" w:author="Stephen Kissler" w:date="2025-10-08T12:09:00Z" w16du:dateUtc="2025-10-08T18:09:00Z">
        <w:r w:rsidR="00AB2BC8">
          <w:rPr>
            <w:rFonts w:ascii="Arial" w:hAnsi="Arial" w:cs="Arial"/>
            <w:sz w:val="22"/>
            <w:szCs w:val="22"/>
          </w:rPr>
          <w:t>TB</w:t>
        </w:r>
        <w:r w:rsidR="00AB2BC8" w:rsidRPr="00FA1BB0">
          <w:rPr>
            <w:rFonts w:ascii="Arial" w:hAnsi="Arial" w:cs="Arial"/>
            <w:sz w:val="22"/>
            <w:szCs w:val="22"/>
          </w:rPr>
          <w:t xml:space="preserve"> </w:t>
        </w:r>
      </w:ins>
      <w:r w:rsidR="00DE5149" w:rsidRPr="00FA1BB0">
        <w:rPr>
          <w:rFonts w:ascii="Arial" w:hAnsi="Arial" w:cs="Arial"/>
          <w:sz w:val="22"/>
          <w:szCs w:val="22"/>
        </w:rPr>
        <w:t>vaccine</w:t>
      </w:r>
      <w:r w:rsidR="00DE5149">
        <w:rPr>
          <w:rFonts w:ascii="Arial" w:hAnsi="Arial" w:cs="Arial"/>
          <w:sz w:val="22"/>
          <w:szCs w:val="22"/>
        </w:rPr>
        <w:t xml:space="preserve"> candidates for adolescents and adults are poised to enter </w:t>
      </w:r>
      <w:commentRangeStart w:id="6"/>
      <w:r w:rsidR="00CD7DDB">
        <w:rPr>
          <w:rFonts w:ascii="Arial" w:hAnsi="Arial" w:cs="Arial"/>
          <w:sz w:val="22"/>
          <w:szCs w:val="22"/>
        </w:rPr>
        <w:t>efficacy</w:t>
      </w:r>
      <w:r w:rsidR="00DE5149">
        <w:rPr>
          <w:rFonts w:ascii="Arial" w:hAnsi="Arial" w:cs="Arial"/>
          <w:sz w:val="22"/>
          <w:szCs w:val="22"/>
        </w:rPr>
        <w:t xml:space="preserve"> </w:t>
      </w:r>
      <w:commentRangeEnd w:id="6"/>
      <w:r w:rsidR="000203B5">
        <w:rPr>
          <w:rStyle w:val="CommentReference"/>
        </w:rPr>
        <w:commentReference w:id="6"/>
      </w:r>
      <w:r w:rsidR="00DE5149">
        <w:rPr>
          <w:rFonts w:ascii="Arial" w:hAnsi="Arial" w:cs="Arial"/>
          <w:sz w:val="22"/>
          <w:szCs w:val="22"/>
        </w:rPr>
        <w:t xml:space="preserve">trials. However, even in settings with </w:t>
      </w:r>
      <w:del w:id="7" w:author="Stephen Kissler" w:date="2025-10-08T12:10:00Z" w16du:dateUtc="2025-10-08T18:10:00Z">
        <w:r w:rsidR="00DE5149" w:rsidDel="000203B5">
          <w:rPr>
            <w:rFonts w:ascii="Arial" w:hAnsi="Arial" w:cs="Arial"/>
            <w:sz w:val="22"/>
            <w:szCs w:val="22"/>
          </w:rPr>
          <w:delText xml:space="preserve">a </w:delText>
        </w:r>
      </w:del>
      <w:r w:rsidR="00DE5149">
        <w:rPr>
          <w:rFonts w:ascii="Arial" w:hAnsi="Arial" w:cs="Arial"/>
          <w:sz w:val="22"/>
          <w:szCs w:val="22"/>
        </w:rPr>
        <w:t>high</w:t>
      </w:r>
      <w:ins w:id="8" w:author="Stephen Kissler" w:date="2025-10-08T12:10:00Z" w16du:dateUtc="2025-10-08T18:10:00Z">
        <w:r w:rsidR="000203B5">
          <w:rPr>
            <w:rFonts w:ascii="Arial" w:hAnsi="Arial" w:cs="Arial"/>
            <w:sz w:val="22"/>
            <w:szCs w:val="22"/>
          </w:rPr>
          <w:t xml:space="preserve"> TB</w:t>
        </w:r>
      </w:ins>
      <w:r w:rsidR="00DE5149">
        <w:rPr>
          <w:rFonts w:ascii="Arial" w:hAnsi="Arial" w:cs="Arial"/>
          <w:sz w:val="22"/>
          <w:szCs w:val="22"/>
        </w:rPr>
        <w:t xml:space="preserve"> burden</w:t>
      </w:r>
      <w:del w:id="9" w:author="Stephen Kissler" w:date="2025-10-08T12:10:00Z" w16du:dateUtc="2025-10-08T18:10:00Z">
        <w:r w:rsidR="00DE5149" w:rsidDel="000203B5">
          <w:rPr>
            <w:rFonts w:ascii="Arial" w:hAnsi="Arial" w:cs="Arial"/>
            <w:sz w:val="22"/>
            <w:szCs w:val="22"/>
          </w:rPr>
          <w:delText xml:space="preserve"> of TB</w:delText>
        </w:r>
      </w:del>
      <w:r w:rsidR="00DE5149">
        <w:rPr>
          <w:rFonts w:ascii="Arial" w:hAnsi="Arial" w:cs="Arial"/>
          <w:sz w:val="22"/>
          <w:szCs w:val="22"/>
        </w:rPr>
        <w:t>, trials must be long and large to</w:t>
      </w:r>
      <w:ins w:id="10" w:author="Stephen Kissler" w:date="2025-10-08T12:11:00Z" w16du:dateUtc="2025-10-08T18:11:00Z">
        <w:r w:rsidR="000203B5">
          <w:rPr>
            <w:rFonts w:ascii="Arial" w:hAnsi="Arial" w:cs="Arial"/>
            <w:sz w:val="22"/>
            <w:szCs w:val="22"/>
          </w:rPr>
          <w:t xml:space="preserve"> accrue enough endpoints to</w:t>
        </w:r>
      </w:ins>
      <w:r w:rsidR="00DE5149">
        <w:rPr>
          <w:rFonts w:ascii="Arial" w:hAnsi="Arial" w:cs="Arial"/>
          <w:sz w:val="22"/>
          <w:szCs w:val="22"/>
        </w:rPr>
        <w:t xml:space="preserve"> demonstrate vaccine efficacy.</w:t>
      </w:r>
      <w:r w:rsidR="00DE5149" w:rsidRPr="00FA1BB0">
        <w:rPr>
          <w:rFonts w:ascii="Arial" w:hAnsi="Arial" w:cs="Arial"/>
          <w:sz w:val="22"/>
          <w:szCs w:val="22"/>
        </w:rPr>
        <w:t xml:space="preserve"> </w:t>
      </w:r>
      <w:r w:rsidR="00DE5149" w:rsidRPr="00447E96">
        <w:rPr>
          <w:rFonts w:ascii="Arial" w:hAnsi="Arial" w:cs="Arial"/>
          <w:sz w:val="22"/>
          <w:szCs w:val="22"/>
        </w:rPr>
        <w:t xml:space="preserve">A test for recent infection could </w:t>
      </w:r>
      <w:proofErr w:type="spellStart"/>
      <w:r w:rsidR="00CD7DDB">
        <w:rPr>
          <w:rFonts w:ascii="Arial" w:hAnsi="Arial" w:cs="Arial"/>
          <w:sz w:val="22"/>
          <w:szCs w:val="22"/>
        </w:rPr>
        <w:t>i</w:t>
      </w:r>
      <w:proofErr w:type="spellEnd"/>
      <w:r w:rsidR="00CD7DDB">
        <w:rPr>
          <w:rFonts w:ascii="Arial" w:hAnsi="Arial" w:cs="Arial"/>
          <w:sz w:val="22"/>
          <w:szCs w:val="22"/>
        </w:rPr>
        <w:t xml:space="preserve">) identify </w:t>
      </w:r>
      <w:r w:rsidR="00CD7DDB" w:rsidRPr="0017504A">
        <w:rPr>
          <w:rFonts w:ascii="Arial" w:hAnsi="Arial" w:cs="Arial"/>
          <w:i/>
          <w:iCs/>
          <w:sz w:val="22"/>
          <w:szCs w:val="22"/>
        </w:rPr>
        <w:t>locations</w:t>
      </w:r>
      <w:r w:rsidR="00CD7DDB" w:rsidRPr="00CB7FB4">
        <w:rPr>
          <w:rFonts w:ascii="Arial" w:hAnsi="Arial" w:cs="Arial"/>
          <w:sz w:val="22"/>
          <w:szCs w:val="22"/>
        </w:rPr>
        <w:t xml:space="preserve"> </w:t>
      </w:r>
      <w:r w:rsidR="00CD7DDB" w:rsidRPr="00447E96">
        <w:rPr>
          <w:rFonts w:ascii="Arial" w:hAnsi="Arial" w:cs="Arial"/>
          <w:sz w:val="22"/>
          <w:szCs w:val="22"/>
        </w:rPr>
        <w:t xml:space="preserve">where incidence of </w:t>
      </w:r>
      <w:proofErr w:type="spellStart"/>
      <w:r w:rsidR="00CD7DDB" w:rsidRPr="00447E96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CD7DDB" w:rsidRPr="00447E96">
        <w:rPr>
          <w:rFonts w:ascii="Arial" w:hAnsi="Arial" w:cs="Arial"/>
          <w:sz w:val="22"/>
          <w:szCs w:val="22"/>
        </w:rPr>
        <w:t xml:space="preserve"> infection</w:t>
      </w:r>
      <w:r w:rsidR="00CD7DDB">
        <w:rPr>
          <w:rFonts w:ascii="Arial" w:hAnsi="Arial" w:cs="Arial"/>
          <w:sz w:val="22"/>
          <w:szCs w:val="22"/>
        </w:rPr>
        <w:t xml:space="preserve"> </w:t>
      </w:r>
      <w:r w:rsidR="00AD2370">
        <w:rPr>
          <w:rFonts w:ascii="Arial" w:hAnsi="Arial" w:cs="Arial"/>
          <w:sz w:val="22"/>
          <w:szCs w:val="22"/>
        </w:rPr>
        <w:t xml:space="preserve">is highest </w:t>
      </w:r>
      <w:r w:rsidR="00CD7DDB">
        <w:rPr>
          <w:rFonts w:ascii="Arial" w:hAnsi="Arial" w:cs="Arial"/>
          <w:sz w:val="22"/>
          <w:szCs w:val="22"/>
        </w:rPr>
        <w:t>and ii)</w:t>
      </w:r>
      <w:r w:rsidR="00CD7DDB" w:rsidRPr="00447E96">
        <w:rPr>
          <w:rFonts w:ascii="Arial" w:hAnsi="Arial" w:cs="Arial"/>
          <w:sz w:val="22"/>
          <w:szCs w:val="22"/>
        </w:rPr>
        <w:t xml:space="preserve"> </w:t>
      </w:r>
      <w:r w:rsidR="00623480">
        <w:rPr>
          <w:rFonts w:ascii="Arial" w:hAnsi="Arial" w:cs="Arial"/>
          <w:sz w:val="22"/>
          <w:szCs w:val="22"/>
        </w:rPr>
        <w:t>screen for</w:t>
      </w:r>
      <w:r w:rsidR="00DE5149" w:rsidRPr="00CB7FB4">
        <w:rPr>
          <w:rFonts w:ascii="Arial" w:hAnsi="Arial" w:cs="Arial"/>
          <w:sz w:val="22"/>
          <w:szCs w:val="22"/>
        </w:rPr>
        <w:t xml:space="preserve"> </w:t>
      </w:r>
      <w:r w:rsidR="00DE5149" w:rsidRPr="0017504A">
        <w:rPr>
          <w:rFonts w:ascii="Arial" w:hAnsi="Arial" w:cs="Arial"/>
          <w:i/>
          <w:iCs/>
          <w:sz w:val="22"/>
          <w:szCs w:val="22"/>
        </w:rPr>
        <w:t>individuals</w:t>
      </w:r>
      <w:r w:rsidR="00DE5149" w:rsidRPr="00CB7FB4">
        <w:rPr>
          <w:rFonts w:ascii="Arial" w:hAnsi="Arial" w:cs="Arial"/>
          <w:sz w:val="22"/>
          <w:szCs w:val="22"/>
        </w:rPr>
        <w:t xml:space="preserve"> likely to progress to TB</w:t>
      </w:r>
      <w:r w:rsidR="00AD2370">
        <w:rPr>
          <w:rFonts w:ascii="Arial" w:hAnsi="Arial" w:cs="Arial"/>
          <w:sz w:val="22"/>
          <w:szCs w:val="22"/>
        </w:rPr>
        <w:t>,</w:t>
      </w:r>
      <w:r w:rsidR="00DE5149" w:rsidRPr="00CB7FB4">
        <w:rPr>
          <w:rFonts w:ascii="Arial" w:hAnsi="Arial" w:cs="Arial"/>
          <w:sz w:val="22"/>
          <w:szCs w:val="22"/>
        </w:rPr>
        <w:t xml:space="preserve"> </w:t>
      </w:r>
      <w:r w:rsidR="00AD2370">
        <w:rPr>
          <w:rFonts w:ascii="Arial" w:hAnsi="Arial" w:cs="Arial"/>
          <w:sz w:val="22"/>
          <w:szCs w:val="22"/>
        </w:rPr>
        <w:t>allowing</w:t>
      </w:r>
      <w:r w:rsidR="00DE5149" w:rsidRPr="00CB7FB4">
        <w:rPr>
          <w:rFonts w:ascii="Arial" w:hAnsi="Arial" w:cs="Arial"/>
          <w:sz w:val="22"/>
          <w:szCs w:val="22"/>
        </w:rPr>
        <w:t xml:space="preserve"> for </w:t>
      </w:r>
      <w:r w:rsidR="00DE5149" w:rsidRPr="00642EE9">
        <w:rPr>
          <w:rFonts w:ascii="Arial" w:hAnsi="Arial" w:cs="Arial"/>
          <w:sz w:val="22"/>
          <w:szCs w:val="22"/>
          <w:u w:val="single"/>
        </w:rPr>
        <w:t xml:space="preserve">smaller, shorter, and thus more efficient </w:t>
      </w:r>
      <w:ins w:id="11" w:author="Stephen Kissler" w:date="2025-10-08T12:12:00Z" w16du:dateUtc="2025-10-08T18:12:00Z">
        <w:r w:rsidR="00B175FB">
          <w:rPr>
            <w:rFonts w:ascii="Arial" w:hAnsi="Arial" w:cs="Arial"/>
            <w:sz w:val="22"/>
            <w:szCs w:val="22"/>
            <w:u w:val="single"/>
          </w:rPr>
          <w:t xml:space="preserve">vaccine </w:t>
        </w:r>
      </w:ins>
      <w:r w:rsidR="00DE5149" w:rsidRPr="00642EE9">
        <w:rPr>
          <w:rFonts w:ascii="Arial" w:hAnsi="Arial" w:cs="Arial"/>
          <w:sz w:val="22"/>
          <w:szCs w:val="22"/>
          <w:u w:val="single"/>
        </w:rPr>
        <w:t>trials</w:t>
      </w:r>
      <w:r w:rsidR="00DE5149" w:rsidRPr="00447E96">
        <w:rPr>
          <w:rFonts w:ascii="Arial" w:hAnsi="Arial" w:cs="Arial"/>
          <w:sz w:val="22"/>
          <w:szCs w:val="22"/>
        </w:rPr>
        <w:t xml:space="preserve">. </w:t>
      </w:r>
      <w:r w:rsidR="00DE5149">
        <w:rPr>
          <w:rFonts w:ascii="Arial" w:hAnsi="Arial" w:cs="Arial"/>
          <w:smallCaps/>
          <w:sz w:val="22"/>
          <w:szCs w:val="22"/>
        </w:rPr>
        <w:t>application 2:</w:t>
      </w:r>
      <w:r w:rsidR="00DE5149">
        <w:rPr>
          <w:rFonts w:ascii="Arial" w:hAnsi="Arial" w:cs="Arial"/>
          <w:sz w:val="22"/>
          <w:szCs w:val="22"/>
        </w:rPr>
        <w:t xml:space="preserve"> </w:t>
      </w:r>
      <w:del w:id="12" w:author="Stephen Kissler" w:date="2025-10-08T12:17:00Z" w16du:dateUtc="2025-10-08T18:17:00Z">
        <w:r w:rsidR="00D16188" w:rsidDel="00122BE6">
          <w:rPr>
            <w:rFonts w:ascii="Arial" w:hAnsi="Arial" w:cs="Arial"/>
            <w:sz w:val="22"/>
            <w:szCs w:val="22"/>
          </w:rPr>
          <w:delText xml:space="preserve">Evaluation of </w:delText>
        </w:r>
      </w:del>
      <w:ins w:id="13" w:author="Stephen Kissler" w:date="2025-10-08T12:17:00Z" w16du:dateUtc="2025-10-08T18:17:00Z">
        <w:r w:rsidR="00122BE6">
          <w:rPr>
            <w:rFonts w:ascii="Arial" w:hAnsi="Arial" w:cs="Arial"/>
            <w:sz w:val="22"/>
            <w:szCs w:val="22"/>
          </w:rPr>
          <w:t xml:space="preserve">When evaluating </w:t>
        </w:r>
      </w:ins>
      <w:ins w:id="14" w:author="Stephen Kissler" w:date="2025-10-08T12:18:00Z" w16du:dateUtc="2025-10-08T18:18:00Z">
        <w:r w:rsidR="0016140C">
          <w:rPr>
            <w:rFonts w:ascii="Arial" w:hAnsi="Arial" w:cs="Arial"/>
            <w:sz w:val="22"/>
            <w:szCs w:val="22"/>
          </w:rPr>
          <w:t xml:space="preserve">the </w:t>
        </w:r>
      </w:ins>
      <w:ins w:id="15" w:author="Stephen Kissler" w:date="2025-10-08T12:19:00Z" w16du:dateUtc="2025-10-08T18:19:00Z">
        <w:r w:rsidR="008929A2">
          <w:rPr>
            <w:rFonts w:ascii="Arial" w:hAnsi="Arial" w:cs="Arial"/>
            <w:sz w:val="22"/>
            <w:szCs w:val="22"/>
          </w:rPr>
          <w:t>impact</w:t>
        </w:r>
        <w:r w:rsidR="0016140C">
          <w:rPr>
            <w:rFonts w:ascii="Arial" w:hAnsi="Arial" w:cs="Arial"/>
            <w:sz w:val="22"/>
            <w:szCs w:val="22"/>
          </w:rPr>
          <w:t xml:space="preserve"> of </w:t>
        </w:r>
      </w:ins>
      <w:r w:rsidR="00D16188">
        <w:rPr>
          <w:rFonts w:ascii="Arial" w:hAnsi="Arial" w:cs="Arial"/>
          <w:sz w:val="22"/>
          <w:szCs w:val="22"/>
        </w:rPr>
        <w:t>TB prevention strategies</w:t>
      </w:r>
      <w:ins w:id="16" w:author="Stephen Kissler" w:date="2025-10-08T12:17:00Z" w16du:dateUtc="2025-10-08T18:17:00Z">
        <w:r w:rsidR="00122BE6">
          <w:rPr>
            <w:rFonts w:ascii="Arial" w:hAnsi="Arial" w:cs="Arial"/>
            <w:sz w:val="22"/>
            <w:szCs w:val="22"/>
          </w:rPr>
          <w:t xml:space="preserve">, TB case incidence is </w:t>
        </w:r>
      </w:ins>
      <w:ins w:id="17" w:author="Stephen Kissler" w:date="2025-10-08T12:18:00Z" w16du:dateUtc="2025-10-08T18:18:00Z">
        <w:r w:rsidR="00122BE6">
          <w:rPr>
            <w:rFonts w:ascii="Arial" w:hAnsi="Arial" w:cs="Arial"/>
            <w:sz w:val="22"/>
            <w:szCs w:val="22"/>
          </w:rPr>
          <w:t xml:space="preserve">normally used as a proxy for tracking changes in </w:t>
        </w:r>
        <w:proofErr w:type="spellStart"/>
        <w:r w:rsidR="00122BE6">
          <w:rPr>
            <w:rFonts w:ascii="Arial" w:hAnsi="Arial" w:cs="Arial"/>
            <w:i/>
            <w:iCs/>
            <w:sz w:val="22"/>
            <w:szCs w:val="22"/>
          </w:rPr>
          <w:t>Mtb</w:t>
        </w:r>
        <w:proofErr w:type="spellEnd"/>
        <w:r w:rsidR="00122BE6">
          <w:rPr>
            <w:rFonts w:ascii="Arial" w:hAnsi="Arial" w:cs="Arial"/>
            <w:b/>
            <w:bCs/>
            <w:i/>
            <w:iCs/>
            <w:sz w:val="22"/>
            <w:szCs w:val="22"/>
          </w:rPr>
          <w:t xml:space="preserve"> </w:t>
        </w:r>
        <w:r w:rsidR="00122BE6">
          <w:rPr>
            <w:rFonts w:ascii="Arial" w:hAnsi="Arial" w:cs="Arial"/>
            <w:sz w:val="22"/>
            <w:szCs w:val="22"/>
          </w:rPr>
          <w:t xml:space="preserve">infections – </w:t>
        </w:r>
      </w:ins>
      <w:r w:rsidR="00D16188">
        <w:rPr>
          <w:rFonts w:ascii="Arial" w:hAnsi="Arial" w:cs="Arial"/>
          <w:sz w:val="22"/>
          <w:szCs w:val="22"/>
        </w:rPr>
        <w:t xml:space="preserve"> </w:t>
      </w:r>
      <w:ins w:id="18" w:author="Stephen Kissler" w:date="2025-10-08T12:18:00Z" w16du:dateUtc="2025-10-08T18:18:00Z">
        <w:r w:rsidR="00122BE6">
          <w:rPr>
            <w:rFonts w:ascii="Arial" w:hAnsi="Arial" w:cs="Arial"/>
            <w:sz w:val="22"/>
            <w:szCs w:val="22"/>
          </w:rPr>
          <w:t xml:space="preserve">leading to significantly lagged and incomplete estimates. </w:t>
        </w:r>
      </w:ins>
      <w:del w:id="19" w:author="Stephen Kissler" w:date="2025-10-08T12:18:00Z" w16du:dateUtc="2025-10-08T18:18:00Z">
        <w:r w:rsidR="00A05606" w:rsidDel="00122BE6">
          <w:rPr>
            <w:rFonts w:ascii="Arial" w:hAnsi="Arial" w:cs="Arial"/>
            <w:sz w:val="22"/>
            <w:szCs w:val="22"/>
          </w:rPr>
          <w:delText>typically</w:delText>
        </w:r>
        <w:r w:rsidR="00524BE6" w:rsidDel="00122BE6">
          <w:rPr>
            <w:rFonts w:ascii="Arial" w:hAnsi="Arial" w:cs="Arial"/>
            <w:sz w:val="22"/>
            <w:szCs w:val="22"/>
          </w:rPr>
          <w:delText xml:space="preserve"> relie</w:delText>
        </w:r>
        <w:r w:rsidR="00A05606" w:rsidDel="00122BE6">
          <w:rPr>
            <w:rFonts w:ascii="Arial" w:hAnsi="Arial" w:cs="Arial"/>
            <w:sz w:val="22"/>
            <w:szCs w:val="22"/>
          </w:rPr>
          <w:delText>s</w:delText>
        </w:r>
        <w:r w:rsidR="00524BE6" w:rsidDel="00122BE6">
          <w:rPr>
            <w:rFonts w:ascii="Arial" w:hAnsi="Arial" w:cs="Arial"/>
            <w:sz w:val="22"/>
            <w:szCs w:val="22"/>
          </w:rPr>
          <w:delText xml:space="preserve"> on</w:delText>
        </w:r>
        <w:r w:rsidR="00A05606" w:rsidDel="00122BE6">
          <w:rPr>
            <w:rFonts w:ascii="Arial" w:hAnsi="Arial" w:cs="Arial"/>
            <w:sz w:val="22"/>
            <w:szCs w:val="22"/>
          </w:rPr>
          <w:delText xml:space="preserve"> tracking changes in</w:delText>
        </w:r>
        <w:r w:rsidR="00524BE6" w:rsidDel="00122BE6">
          <w:rPr>
            <w:rFonts w:ascii="Arial" w:hAnsi="Arial" w:cs="Arial"/>
            <w:sz w:val="22"/>
            <w:szCs w:val="22"/>
          </w:rPr>
          <w:delText xml:space="preserve"> </w:delText>
        </w:r>
        <w:r w:rsidR="006010A9" w:rsidDel="00122BE6">
          <w:rPr>
            <w:rFonts w:ascii="Arial" w:hAnsi="Arial" w:cs="Arial"/>
            <w:sz w:val="22"/>
            <w:szCs w:val="22"/>
          </w:rPr>
          <w:delText>TB case incidence</w:delText>
        </w:r>
        <w:r w:rsidR="00DE5149" w:rsidDel="00122BE6">
          <w:rPr>
            <w:rFonts w:ascii="Arial" w:hAnsi="Arial" w:cs="Arial"/>
            <w:sz w:val="22"/>
            <w:szCs w:val="22"/>
          </w:rPr>
          <w:delText xml:space="preserve">, an indicator which is both significantly lagged and incomplete as a measure of </w:delText>
        </w:r>
        <w:r w:rsidR="00EA7C00" w:rsidDel="00122BE6">
          <w:rPr>
            <w:rFonts w:ascii="Arial" w:hAnsi="Arial" w:cs="Arial"/>
            <w:sz w:val="22"/>
            <w:szCs w:val="22"/>
          </w:rPr>
          <w:delText>incident</w:delText>
        </w:r>
        <w:r w:rsidR="00DE5149" w:rsidDel="00122BE6">
          <w:rPr>
            <w:rFonts w:ascii="Arial" w:hAnsi="Arial" w:cs="Arial"/>
            <w:sz w:val="22"/>
            <w:szCs w:val="22"/>
          </w:rPr>
          <w:delText xml:space="preserve"> </w:delText>
        </w:r>
        <w:r w:rsidR="00DE5149" w:rsidRPr="003746A6" w:rsidDel="00122BE6">
          <w:rPr>
            <w:rFonts w:ascii="Arial" w:hAnsi="Arial" w:cs="Arial"/>
            <w:i/>
            <w:iCs/>
            <w:sz w:val="22"/>
            <w:szCs w:val="22"/>
          </w:rPr>
          <w:delText>Mtb</w:delText>
        </w:r>
        <w:r w:rsidR="00DE5149" w:rsidDel="00122BE6">
          <w:rPr>
            <w:rFonts w:ascii="Arial" w:hAnsi="Arial" w:cs="Arial"/>
            <w:sz w:val="22"/>
            <w:szCs w:val="22"/>
          </w:rPr>
          <w:delText xml:space="preserve"> infections. </w:delText>
        </w:r>
      </w:del>
      <w:r w:rsidR="00DE5149" w:rsidRPr="00447E96">
        <w:rPr>
          <w:rFonts w:ascii="Arial" w:hAnsi="Arial" w:cs="Arial"/>
          <w:sz w:val="22"/>
          <w:szCs w:val="22"/>
        </w:rPr>
        <w:t xml:space="preserve">A test for recent infection would </w:t>
      </w:r>
      <w:r w:rsidR="00DE5149" w:rsidRPr="00294DE0">
        <w:rPr>
          <w:rFonts w:ascii="Arial" w:hAnsi="Arial" w:cs="Arial"/>
          <w:sz w:val="22"/>
          <w:szCs w:val="22"/>
        </w:rPr>
        <w:t xml:space="preserve">allow </w:t>
      </w:r>
      <w:r w:rsidR="003B6780">
        <w:rPr>
          <w:rFonts w:ascii="Arial" w:hAnsi="Arial" w:cs="Arial"/>
          <w:sz w:val="22"/>
          <w:szCs w:val="22"/>
          <w:u w:val="single"/>
        </w:rPr>
        <w:t xml:space="preserve">for </w:t>
      </w:r>
      <w:r w:rsidR="005D590C">
        <w:rPr>
          <w:rFonts w:ascii="Arial" w:hAnsi="Arial" w:cs="Arial"/>
          <w:sz w:val="22"/>
          <w:szCs w:val="22"/>
          <w:u w:val="single"/>
        </w:rPr>
        <w:t xml:space="preserve">more rapid evaluation of </w:t>
      </w:r>
      <w:r w:rsidR="00DE5149" w:rsidRPr="00CB7FB4">
        <w:rPr>
          <w:rFonts w:ascii="Arial" w:hAnsi="Arial" w:cs="Arial"/>
          <w:sz w:val="22"/>
          <w:szCs w:val="22"/>
          <w:u w:val="single"/>
        </w:rPr>
        <w:t>interventions</w:t>
      </w:r>
      <w:r w:rsidR="002772E2">
        <w:rPr>
          <w:rFonts w:ascii="Arial" w:hAnsi="Arial" w:cs="Arial"/>
          <w:sz w:val="22"/>
          <w:szCs w:val="22"/>
          <w:u w:val="single"/>
        </w:rPr>
        <w:t xml:space="preserve"> that aim to disrupt </w:t>
      </w:r>
      <w:proofErr w:type="spellStart"/>
      <w:r w:rsidR="002772E2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r w:rsidR="002772E2">
        <w:rPr>
          <w:rFonts w:ascii="Arial" w:hAnsi="Arial" w:cs="Arial"/>
          <w:i/>
          <w:iCs/>
          <w:sz w:val="22"/>
          <w:szCs w:val="22"/>
          <w:u w:val="single"/>
        </w:rPr>
        <w:t xml:space="preserve"> </w:t>
      </w:r>
      <w:r w:rsidR="002772E2">
        <w:rPr>
          <w:rFonts w:ascii="Arial" w:hAnsi="Arial" w:cs="Arial"/>
          <w:sz w:val="22"/>
          <w:szCs w:val="22"/>
          <w:u w:val="single"/>
        </w:rPr>
        <w:t>transmission</w:t>
      </w:r>
      <w:r w:rsidR="00992065">
        <w:rPr>
          <w:rFonts w:ascii="Arial" w:hAnsi="Arial" w:cs="Arial"/>
          <w:sz w:val="22"/>
          <w:szCs w:val="22"/>
        </w:rPr>
        <w:t>.</w:t>
      </w:r>
    </w:p>
    <w:p w14:paraId="01038939" w14:textId="79891ECC" w:rsidR="00090B71" w:rsidRDefault="00E33158" w:rsidP="00FF08B0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this project, w</w:t>
      </w:r>
      <w:r w:rsidR="00DE5149" w:rsidRPr="000345A9">
        <w:rPr>
          <w:rFonts w:ascii="Arial" w:hAnsi="Arial" w:cs="Arial"/>
          <w:sz w:val="22"/>
          <w:szCs w:val="22"/>
        </w:rPr>
        <w:t>e will</w:t>
      </w:r>
      <w:r>
        <w:rPr>
          <w:rFonts w:ascii="Arial" w:hAnsi="Arial" w:cs="Arial"/>
          <w:sz w:val="22"/>
          <w:szCs w:val="22"/>
        </w:rPr>
        <w:t xml:space="preserve"> explore the potential impact </w:t>
      </w:r>
      <w:r>
        <w:rPr>
          <w:rFonts w:ascii="Arial" w:hAnsi="Arial" w:cs="Arial"/>
          <w:sz w:val="22"/>
          <w:szCs w:val="22"/>
          <w:u w:val="single"/>
        </w:rPr>
        <w:t xml:space="preserve">of </w:t>
      </w:r>
      <w:r w:rsidR="001E0AC7">
        <w:rPr>
          <w:rFonts w:ascii="Arial" w:hAnsi="Arial" w:cs="Arial"/>
          <w:sz w:val="22"/>
          <w:szCs w:val="22"/>
          <w:u w:val="single"/>
        </w:rPr>
        <w:t xml:space="preserve">a test for recent </w:t>
      </w:r>
      <w:proofErr w:type="spellStart"/>
      <w:r w:rsidR="001E0AC7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r w:rsidR="001E0AC7">
        <w:rPr>
          <w:rFonts w:ascii="Arial" w:hAnsi="Arial" w:cs="Arial"/>
          <w:i/>
          <w:iCs/>
          <w:sz w:val="22"/>
          <w:szCs w:val="22"/>
          <w:u w:val="single"/>
        </w:rPr>
        <w:t xml:space="preserve"> </w:t>
      </w:r>
      <w:r w:rsidR="001E0AC7">
        <w:rPr>
          <w:rFonts w:ascii="Arial" w:hAnsi="Arial" w:cs="Arial"/>
          <w:sz w:val="22"/>
          <w:szCs w:val="22"/>
          <w:u w:val="single"/>
        </w:rPr>
        <w:t>infection</w:t>
      </w:r>
      <w:r>
        <w:rPr>
          <w:rFonts w:ascii="Arial" w:hAnsi="Arial" w:cs="Arial"/>
          <w:sz w:val="22"/>
          <w:szCs w:val="22"/>
          <w:u w:val="single"/>
        </w:rPr>
        <w:t xml:space="preserve"> in </w:t>
      </w:r>
      <w:ins w:id="20" w:author="Stephen Kissler" w:date="2025-10-08T12:19:00Z" w16du:dateUtc="2025-10-08T18:19:00Z">
        <w:r w:rsidR="00A14A25">
          <w:rPr>
            <w:rFonts w:ascii="Arial" w:hAnsi="Arial" w:cs="Arial"/>
            <w:sz w:val="22"/>
            <w:szCs w:val="22"/>
            <w:u w:val="single"/>
          </w:rPr>
          <w:t xml:space="preserve">streamlining </w:t>
        </w:r>
      </w:ins>
      <w:r>
        <w:rPr>
          <w:rFonts w:ascii="Arial" w:hAnsi="Arial" w:cs="Arial"/>
          <w:sz w:val="22"/>
          <w:szCs w:val="22"/>
          <w:u w:val="single"/>
        </w:rPr>
        <w:t xml:space="preserve">vaccine trials (Aim 1) and in </w:t>
      </w:r>
      <w:r w:rsidR="000B42F9">
        <w:rPr>
          <w:rFonts w:ascii="Arial" w:hAnsi="Arial" w:cs="Arial"/>
          <w:sz w:val="22"/>
          <w:szCs w:val="22"/>
          <w:u w:val="single"/>
        </w:rPr>
        <w:t xml:space="preserve">evaluating interventions that disrupt </w:t>
      </w:r>
      <w:proofErr w:type="spellStart"/>
      <w:r w:rsidR="000B42F9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r w:rsidR="000B42F9">
        <w:rPr>
          <w:rFonts w:ascii="Arial" w:hAnsi="Arial" w:cs="Arial"/>
          <w:i/>
          <w:iCs/>
          <w:sz w:val="22"/>
          <w:szCs w:val="22"/>
          <w:u w:val="single"/>
        </w:rPr>
        <w:t xml:space="preserve"> </w:t>
      </w:r>
      <w:r w:rsidR="000B42F9">
        <w:rPr>
          <w:rFonts w:ascii="Arial" w:hAnsi="Arial" w:cs="Arial"/>
          <w:sz w:val="22"/>
          <w:szCs w:val="22"/>
          <w:u w:val="single"/>
        </w:rPr>
        <w:t>transmission</w:t>
      </w:r>
      <w:r>
        <w:rPr>
          <w:rFonts w:ascii="Arial" w:hAnsi="Arial" w:cs="Arial"/>
          <w:sz w:val="22"/>
          <w:szCs w:val="22"/>
          <w:u w:val="single"/>
        </w:rPr>
        <w:t xml:space="preserve"> (Aim 2).</w:t>
      </w:r>
      <w:r w:rsidR="00DE5149" w:rsidRPr="000345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We will </w:t>
      </w:r>
      <w:r w:rsidR="00DE5149">
        <w:rPr>
          <w:rFonts w:ascii="Arial" w:hAnsi="Arial" w:cs="Arial"/>
          <w:sz w:val="22"/>
          <w:szCs w:val="22"/>
        </w:rPr>
        <w:t xml:space="preserve">identify </w:t>
      </w:r>
      <w:r w:rsidR="004250CF">
        <w:rPr>
          <w:rFonts w:ascii="Arial" w:hAnsi="Arial" w:cs="Arial"/>
          <w:sz w:val="22"/>
          <w:szCs w:val="22"/>
        </w:rPr>
        <w:t>target</w:t>
      </w:r>
      <w:r>
        <w:rPr>
          <w:rFonts w:ascii="Arial" w:hAnsi="Arial" w:cs="Arial"/>
          <w:sz w:val="22"/>
          <w:szCs w:val="22"/>
        </w:rPr>
        <w:t xml:space="preserve"> test </w:t>
      </w:r>
      <w:r w:rsidR="00DE5149">
        <w:rPr>
          <w:rFonts w:ascii="Arial" w:hAnsi="Arial" w:cs="Arial"/>
          <w:sz w:val="22"/>
          <w:szCs w:val="22"/>
        </w:rPr>
        <w:t xml:space="preserve">performance characteristics </w:t>
      </w:r>
      <w:r>
        <w:rPr>
          <w:rFonts w:ascii="Arial" w:hAnsi="Arial" w:cs="Arial"/>
          <w:sz w:val="22"/>
          <w:szCs w:val="22"/>
        </w:rPr>
        <w:t>and</w:t>
      </w:r>
      <w:r w:rsidR="00642F97">
        <w:rPr>
          <w:rFonts w:ascii="Arial" w:hAnsi="Arial" w:cs="Arial"/>
          <w:sz w:val="22"/>
          <w:szCs w:val="22"/>
        </w:rPr>
        <w:t>, in collaboration with the test developers at the South African Tuberculosis Vaccine I</w:t>
      </w:r>
      <w:r w:rsidR="007C3B76">
        <w:rPr>
          <w:rFonts w:ascii="Arial" w:hAnsi="Arial" w:cs="Arial"/>
          <w:sz w:val="22"/>
          <w:szCs w:val="22"/>
        </w:rPr>
        <w:t>nitiative (SATVI),</w:t>
      </w:r>
      <w:r>
        <w:rPr>
          <w:rFonts w:ascii="Arial" w:hAnsi="Arial" w:cs="Arial"/>
          <w:sz w:val="22"/>
          <w:szCs w:val="22"/>
        </w:rPr>
        <w:t xml:space="preserve"> </w:t>
      </w:r>
      <w:r w:rsidR="00A10DD8">
        <w:rPr>
          <w:rFonts w:ascii="Arial" w:hAnsi="Arial" w:cs="Arial"/>
          <w:sz w:val="22"/>
          <w:szCs w:val="22"/>
        </w:rPr>
        <w:t xml:space="preserve">specifically </w:t>
      </w:r>
      <w:r>
        <w:rPr>
          <w:rFonts w:ascii="Arial" w:hAnsi="Arial" w:cs="Arial"/>
          <w:sz w:val="22"/>
          <w:szCs w:val="22"/>
        </w:rPr>
        <w:t xml:space="preserve">evaluate the suitability of </w:t>
      </w:r>
      <w:r w:rsidR="00F913D6">
        <w:rPr>
          <w:rFonts w:ascii="Arial" w:hAnsi="Arial" w:cs="Arial"/>
          <w:sz w:val="22"/>
          <w:szCs w:val="22"/>
        </w:rPr>
        <w:t>TB-</w:t>
      </w:r>
      <w:r>
        <w:rPr>
          <w:rFonts w:ascii="Arial" w:hAnsi="Arial" w:cs="Arial"/>
          <w:sz w:val="22"/>
          <w:szCs w:val="22"/>
        </w:rPr>
        <w:t xml:space="preserve">TASA </w:t>
      </w:r>
      <w:r w:rsidR="00B67760">
        <w:rPr>
          <w:rFonts w:ascii="Arial" w:hAnsi="Arial" w:cs="Arial"/>
          <w:sz w:val="22"/>
          <w:szCs w:val="22"/>
        </w:rPr>
        <w:t>for</w:t>
      </w:r>
      <w:r>
        <w:rPr>
          <w:rFonts w:ascii="Arial" w:hAnsi="Arial" w:cs="Arial"/>
          <w:sz w:val="22"/>
          <w:szCs w:val="22"/>
        </w:rPr>
        <w:t xml:space="preserve"> each application</w:t>
      </w:r>
      <w:r w:rsidR="00DE5149" w:rsidRPr="000345A9">
        <w:rPr>
          <w:rFonts w:ascii="Arial" w:hAnsi="Arial" w:cs="Arial"/>
          <w:sz w:val="22"/>
          <w:szCs w:val="22"/>
        </w:rPr>
        <w:t xml:space="preserve">. </w:t>
      </w:r>
    </w:p>
    <w:p w14:paraId="24EA8C2D" w14:textId="125FD1E2" w:rsidR="00DE5149" w:rsidRDefault="00DE5149" w:rsidP="00FF08B0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Our proposed scientific work has two aims:</w:t>
      </w:r>
    </w:p>
    <w:p w14:paraId="0A63BE7D" w14:textId="0D506E60" w:rsidR="0083524F" w:rsidRDefault="0083524F" w:rsidP="0083524F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014E28">
        <w:rPr>
          <w:rFonts w:ascii="Arial" w:hAnsi="Arial" w:cs="Arial"/>
          <w:b/>
          <w:bCs/>
          <w:smallCaps/>
          <w:sz w:val="22"/>
          <w:szCs w:val="22"/>
        </w:rPr>
        <w:t>Aim 1</w:t>
      </w:r>
      <w:r w:rsidRPr="00014E28">
        <w:rPr>
          <w:rFonts w:ascii="Arial" w:hAnsi="Arial" w:cs="Arial"/>
          <w:b/>
          <w:bCs/>
          <w:sz w:val="22"/>
          <w:szCs w:val="22"/>
        </w:rPr>
        <w:t>.</w:t>
      </w:r>
      <w:r w:rsidRPr="00D35FF0">
        <w:rPr>
          <w:rFonts w:ascii="Arial" w:hAnsi="Arial" w:cs="Arial"/>
          <w:sz w:val="22"/>
          <w:szCs w:val="22"/>
        </w:rPr>
        <w:t xml:space="preserve"> </w:t>
      </w:r>
      <w:commentRangeStart w:id="21"/>
      <w:r w:rsidRPr="0083524F">
        <w:rPr>
          <w:rFonts w:ascii="Arial" w:hAnsi="Arial" w:cs="Arial"/>
          <w:sz w:val="22"/>
          <w:szCs w:val="22"/>
          <w:u w:val="single"/>
        </w:rPr>
        <w:t xml:space="preserve">Define the target profile </w:t>
      </w:r>
      <w:r>
        <w:rPr>
          <w:rFonts w:ascii="Arial" w:hAnsi="Arial" w:cs="Arial"/>
          <w:sz w:val="22"/>
          <w:szCs w:val="22"/>
          <w:u w:val="single"/>
        </w:rPr>
        <w:t>of</w:t>
      </w:r>
      <w:r w:rsidRPr="0083524F">
        <w:rPr>
          <w:rFonts w:ascii="Arial" w:hAnsi="Arial" w:cs="Arial"/>
          <w:sz w:val="22"/>
          <w:szCs w:val="22"/>
          <w:u w:val="single"/>
        </w:rPr>
        <w:t xml:space="preserve"> a test for recent </w:t>
      </w:r>
      <w:proofErr w:type="spellStart"/>
      <w:r w:rsidRPr="0083524F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r w:rsidRPr="0083524F">
        <w:rPr>
          <w:rFonts w:ascii="Arial" w:hAnsi="Arial" w:cs="Arial"/>
          <w:sz w:val="22"/>
          <w:szCs w:val="22"/>
          <w:u w:val="single"/>
        </w:rPr>
        <w:t xml:space="preserve"> infection to inform planning and execution of more efficient TB vaccine trials</w:t>
      </w:r>
      <w:commentRangeEnd w:id="21"/>
      <w:r w:rsidR="00414C8A">
        <w:rPr>
          <w:rStyle w:val="CommentReference"/>
        </w:rPr>
        <w:commentReference w:id="21"/>
      </w:r>
      <w:r w:rsidRPr="00014E28">
        <w:rPr>
          <w:rFonts w:ascii="Arial" w:hAnsi="Arial" w:cs="Arial"/>
          <w:sz w:val="22"/>
          <w:szCs w:val="22"/>
        </w:rPr>
        <w:t xml:space="preserve">. </w:t>
      </w:r>
      <w:r w:rsidRPr="000345A9">
        <w:rPr>
          <w:rFonts w:ascii="Arial" w:hAnsi="Arial" w:cs="Arial"/>
          <w:sz w:val="22"/>
          <w:szCs w:val="22"/>
        </w:rPr>
        <w:t>We will</w:t>
      </w:r>
      <w:ins w:id="22" w:author="Stephen Kissler" w:date="2025-10-08T12:22:00Z" w16du:dateUtc="2025-10-08T18:22:00Z">
        <w:r w:rsidR="00414C8A">
          <w:rPr>
            <w:rFonts w:ascii="Arial" w:hAnsi="Arial" w:cs="Arial"/>
            <w:sz w:val="22"/>
            <w:szCs w:val="22"/>
          </w:rPr>
          <w:t xml:space="preserve"> develop</w:t>
        </w:r>
      </w:ins>
      <w:ins w:id="23" w:author="Stephen Kissler" w:date="2025-10-08T12:24:00Z" w16du:dateUtc="2025-10-08T18:24:00Z">
        <w:r w:rsidR="00757B8C">
          <w:rPr>
            <w:rFonts w:ascii="Arial" w:hAnsi="Arial" w:cs="Arial"/>
            <w:sz w:val="22"/>
            <w:szCs w:val="22"/>
          </w:rPr>
          <w:t xml:space="preserve"> a</w:t>
        </w:r>
      </w:ins>
      <w:ins w:id="24" w:author="Stephen Kissler" w:date="2025-10-08T12:22:00Z" w16du:dateUtc="2025-10-08T18:22:00Z">
        <w:r w:rsidR="00414C8A">
          <w:rPr>
            <w:rFonts w:ascii="Arial" w:hAnsi="Arial" w:cs="Arial"/>
            <w:sz w:val="22"/>
            <w:szCs w:val="22"/>
          </w:rPr>
          <w:t xml:space="preserve"> mathematical </w:t>
        </w:r>
      </w:ins>
      <w:ins w:id="25" w:author="Stephen Kissler" w:date="2025-10-08T12:25:00Z" w16du:dateUtc="2025-10-08T18:25:00Z">
        <w:r w:rsidR="00757B8C">
          <w:rPr>
            <w:rFonts w:ascii="Arial" w:hAnsi="Arial" w:cs="Arial"/>
            <w:sz w:val="22"/>
            <w:szCs w:val="22"/>
          </w:rPr>
          <w:t>modeling framework</w:t>
        </w:r>
      </w:ins>
      <w:ins w:id="26" w:author="Stephen Kissler" w:date="2025-10-08T12:22:00Z" w16du:dateUtc="2025-10-08T18:22:00Z">
        <w:r w:rsidR="00414C8A">
          <w:rPr>
            <w:rFonts w:ascii="Arial" w:hAnsi="Arial" w:cs="Arial"/>
            <w:sz w:val="22"/>
            <w:szCs w:val="22"/>
          </w:rPr>
          <w:t xml:space="preserve"> to</w:t>
        </w:r>
      </w:ins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simulate </w:t>
      </w:r>
      <w:ins w:id="27" w:author="Stephen Kissler" w:date="2025-10-08T12:24:00Z" w16du:dateUtc="2025-10-08T18:24:00Z">
        <w:r w:rsidR="00757B8C">
          <w:rPr>
            <w:rFonts w:ascii="Arial" w:hAnsi="Arial" w:cs="Arial"/>
            <w:sz w:val="22"/>
            <w:szCs w:val="22"/>
          </w:rPr>
          <w:t xml:space="preserve">TB </w:t>
        </w:r>
      </w:ins>
      <w:ins w:id="28" w:author="Stephen Kissler" w:date="2025-10-08T12:22:00Z" w16du:dateUtc="2025-10-08T18:22:00Z">
        <w:r w:rsidR="00414C8A">
          <w:rPr>
            <w:rFonts w:ascii="Arial" w:hAnsi="Arial" w:cs="Arial"/>
            <w:sz w:val="22"/>
            <w:szCs w:val="22"/>
          </w:rPr>
          <w:t>vaccine t</w:t>
        </w:r>
      </w:ins>
      <w:ins w:id="29" w:author="Stephen Kissler" w:date="2025-10-08T12:23:00Z" w16du:dateUtc="2025-10-08T18:23:00Z">
        <w:r w:rsidR="00414C8A">
          <w:rPr>
            <w:rFonts w:ascii="Arial" w:hAnsi="Arial" w:cs="Arial"/>
            <w:sz w:val="22"/>
            <w:szCs w:val="22"/>
          </w:rPr>
          <w:t xml:space="preserve">rials </w:t>
        </w:r>
      </w:ins>
      <w:ins w:id="30" w:author="Stephen Kissler" w:date="2025-10-08T12:24:00Z" w16du:dateUtc="2025-10-08T18:24:00Z">
        <w:r w:rsidR="00757B8C">
          <w:rPr>
            <w:rFonts w:ascii="Arial" w:hAnsi="Arial" w:cs="Arial"/>
            <w:sz w:val="22"/>
            <w:szCs w:val="22"/>
          </w:rPr>
          <w:t>in which</w:t>
        </w:r>
      </w:ins>
      <w:ins w:id="31" w:author="Stephen Kissler" w:date="2025-10-08T12:23:00Z" w16du:dateUtc="2025-10-08T18:23:00Z">
        <w:r w:rsidR="00757B8C">
          <w:rPr>
            <w:rFonts w:ascii="Arial" w:hAnsi="Arial" w:cs="Arial"/>
            <w:sz w:val="22"/>
            <w:szCs w:val="22"/>
          </w:rPr>
          <w:t xml:space="preserve"> a diagnostic test is used to </w:t>
        </w:r>
      </w:ins>
      <w:del w:id="32" w:author="Stephen Kissler" w:date="2025-10-08T12:23:00Z" w16du:dateUtc="2025-10-08T18:23:00Z">
        <w:r w:rsidDel="00414C8A">
          <w:rPr>
            <w:rFonts w:ascii="Arial" w:hAnsi="Arial" w:cs="Arial"/>
            <w:sz w:val="22"/>
            <w:szCs w:val="22"/>
          </w:rPr>
          <w:delText xml:space="preserve">using a test for recent infection </w:delText>
        </w:r>
      </w:del>
      <w:ins w:id="33" w:author="Stephen Kissler" w:date="2025-10-08T12:24:00Z" w16du:dateUtc="2025-10-08T18:24:00Z">
        <w:r w:rsidR="00757B8C">
          <w:rPr>
            <w:rFonts w:ascii="Arial" w:hAnsi="Arial" w:cs="Arial"/>
            <w:sz w:val="22"/>
            <w:szCs w:val="22"/>
          </w:rPr>
          <w:t xml:space="preserve">gate trial </w:t>
        </w:r>
      </w:ins>
      <w:ins w:id="34" w:author="Stephen Kissler" w:date="2025-10-08T12:25:00Z" w16du:dateUtc="2025-10-08T18:25:00Z">
        <w:r w:rsidR="00AC7F1B">
          <w:rPr>
            <w:rFonts w:ascii="Arial" w:hAnsi="Arial" w:cs="Arial"/>
            <w:sz w:val="22"/>
            <w:szCs w:val="22"/>
          </w:rPr>
          <w:t>enrollm</w:t>
        </w:r>
      </w:ins>
      <w:ins w:id="35" w:author="Stephen Kissler" w:date="2025-10-08T12:26:00Z" w16du:dateUtc="2025-10-08T18:26:00Z">
        <w:r w:rsidR="00AC7F1B">
          <w:rPr>
            <w:rFonts w:ascii="Arial" w:hAnsi="Arial" w:cs="Arial"/>
            <w:sz w:val="22"/>
            <w:szCs w:val="22"/>
          </w:rPr>
          <w:t>ent</w:t>
        </w:r>
      </w:ins>
      <w:ins w:id="36" w:author="Stephen Kissler" w:date="2025-10-08T12:25:00Z" w16du:dateUtc="2025-10-08T18:25:00Z">
        <w:r w:rsidR="00757B8C">
          <w:rPr>
            <w:rFonts w:ascii="Arial" w:hAnsi="Arial" w:cs="Arial"/>
            <w:sz w:val="22"/>
            <w:szCs w:val="22"/>
          </w:rPr>
          <w:t xml:space="preserve">. We will assess how </w:t>
        </w:r>
      </w:ins>
      <w:del w:id="37" w:author="Stephen Kissler" w:date="2025-10-08T12:25:00Z" w16du:dateUtc="2025-10-08T18:25:00Z">
        <w:r w:rsidDel="00757B8C">
          <w:rPr>
            <w:rFonts w:ascii="Arial" w:hAnsi="Arial" w:cs="Arial"/>
            <w:sz w:val="22"/>
            <w:szCs w:val="22"/>
          </w:rPr>
          <w:delText xml:space="preserve">under </w:delText>
        </w:r>
      </w:del>
      <w:r>
        <w:rPr>
          <w:rFonts w:ascii="Arial" w:hAnsi="Arial" w:cs="Arial"/>
          <w:sz w:val="22"/>
          <w:szCs w:val="22"/>
        </w:rPr>
        <w:t>different assumptions about test characteristics</w:t>
      </w:r>
      <w:r w:rsidR="00BE5E0D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including</w:t>
      </w:r>
      <w:r w:rsidRPr="000345A9">
        <w:rPr>
          <w:rFonts w:ascii="Arial" w:hAnsi="Arial" w:cs="Arial"/>
          <w:sz w:val="22"/>
          <w:szCs w:val="22"/>
        </w:rPr>
        <w:t xml:space="preserve"> </w:t>
      </w:r>
      <w:r w:rsidR="00F23CCB">
        <w:rPr>
          <w:rFonts w:ascii="Arial" w:hAnsi="Arial" w:cs="Arial"/>
          <w:sz w:val="22"/>
          <w:szCs w:val="22"/>
        </w:rPr>
        <w:t>duration of positivity</w:t>
      </w:r>
      <w:r w:rsidRPr="000345A9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Pr="000345A9">
        <w:rPr>
          <w:rFonts w:ascii="Arial" w:hAnsi="Arial" w:cs="Arial"/>
          <w:sz w:val="22"/>
          <w:szCs w:val="22"/>
        </w:rPr>
        <w:t>sensitivity</w:t>
      </w:r>
      <w:r>
        <w:rPr>
          <w:rFonts w:ascii="Arial" w:hAnsi="Arial" w:cs="Arial"/>
          <w:sz w:val="22"/>
          <w:szCs w:val="22"/>
        </w:rPr>
        <w:t xml:space="preserve"> and</w:t>
      </w:r>
      <w:r w:rsidRPr="000345A9">
        <w:rPr>
          <w:rFonts w:ascii="Arial" w:hAnsi="Arial" w:cs="Arial"/>
          <w:sz w:val="22"/>
          <w:szCs w:val="22"/>
        </w:rPr>
        <w:t xml:space="preserve"> specificity</w:t>
      </w:r>
      <w:r w:rsidR="00BE5E0D">
        <w:rPr>
          <w:rFonts w:ascii="Arial" w:hAnsi="Arial" w:cs="Arial"/>
          <w:sz w:val="22"/>
          <w:szCs w:val="22"/>
        </w:rPr>
        <w:t xml:space="preserve"> – </w:t>
      </w:r>
      <w:ins w:id="38" w:author="Stephen Kissler" w:date="2025-10-08T12:25:00Z" w16du:dateUtc="2025-10-08T18:25:00Z">
        <w:r w:rsidR="00757B8C">
          <w:rPr>
            <w:rFonts w:ascii="Arial" w:hAnsi="Arial" w:cs="Arial"/>
            <w:sz w:val="22"/>
            <w:szCs w:val="22"/>
          </w:rPr>
          <w:t xml:space="preserve">impact our ability </w:t>
        </w:r>
      </w:ins>
      <w:r>
        <w:rPr>
          <w:rFonts w:ascii="Arial" w:hAnsi="Arial" w:cs="Arial"/>
          <w:sz w:val="22"/>
          <w:szCs w:val="22"/>
        </w:rPr>
        <w:t xml:space="preserve">to: </w:t>
      </w:r>
    </w:p>
    <w:p w14:paraId="2F8F6CF2" w14:textId="1290C032" w:rsidR="0083524F" w:rsidRPr="0078258D" w:rsidRDefault="00432FDC" w:rsidP="004109E0">
      <w:pPr>
        <w:pStyle w:val="ListParagraph"/>
        <w:numPr>
          <w:ilvl w:val="1"/>
          <w:numId w:val="1"/>
        </w:numPr>
        <w:spacing w:after="0" w:line="240" w:lineRule="auto"/>
        <w:ind w:left="540"/>
        <w:jc w:val="both"/>
        <w:rPr>
          <w:rFonts w:ascii="Arial" w:hAnsi="Arial" w:cs="Arial"/>
          <w:b/>
          <w:bCs/>
          <w:sz w:val="22"/>
          <w:szCs w:val="22"/>
        </w:rPr>
      </w:pPr>
      <w:r w:rsidRPr="003B717E">
        <w:rPr>
          <w:rFonts w:ascii="Arial" w:hAnsi="Arial"/>
          <w:sz w:val="22"/>
        </w:rPr>
        <w:t xml:space="preserve">Calculate the </w:t>
      </w:r>
      <w:commentRangeStart w:id="39"/>
      <w:commentRangeStart w:id="40"/>
      <w:commentRangeStart w:id="41"/>
      <w:r w:rsidRPr="00655F65">
        <w:rPr>
          <w:rFonts w:ascii="Arial" w:hAnsi="Arial"/>
          <w:sz w:val="22"/>
        </w:rPr>
        <w:t xml:space="preserve">annual risk of </w:t>
      </w:r>
      <w:proofErr w:type="spellStart"/>
      <w:r w:rsidRPr="00655F65">
        <w:rPr>
          <w:rFonts w:ascii="Arial" w:hAnsi="Arial"/>
          <w:i/>
          <w:sz w:val="22"/>
        </w:rPr>
        <w:t>Mtb</w:t>
      </w:r>
      <w:proofErr w:type="spellEnd"/>
      <w:r w:rsidRPr="00655F65">
        <w:rPr>
          <w:rFonts w:ascii="Arial" w:hAnsi="Arial"/>
          <w:i/>
          <w:sz w:val="22"/>
        </w:rPr>
        <w:t xml:space="preserve"> </w:t>
      </w:r>
      <w:r w:rsidRPr="00655F65">
        <w:rPr>
          <w:rFonts w:ascii="Arial" w:hAnsi="Arial"/>
          <w:sz w:val="22"/>
        </w:rPr>
        <w:t xml:space="preserve">infection </w:t>
      </w:r>
      <w:commentRangeEnd w:id="39"/>
      <w:r w:rsidRPr="00655F65">
        <w:rPr>
          <w:rStyle w:val="CommentReference"/>
        </w:rPr>
        <w:commentReference w:id="39"/>
      </w:r>
      <w:commentRangeEnd w:id="40"/>
      <w:r w:rsidRPr="00655F65">
        <w:rPr>
          <w:rStyle w:val="CommentReference"/>
        </w:rPr>
        <w:commentReference w:id="40"/>
      </w:r>
      <w:commentRangeEnd w:id="41"/>
      <w:r w:rsidRPr="00655F65">
        <w:rPr>
          <w:rStyle w:val="CommentReference"/>
        </w:rPr>
        <w:commentReference w:id="41"/>
      </w:r>
      <w:r w:rsidRPr="003B717E">
        <w:rPr>
          <w:rFonts w:ascii="Arial" w:hAnsi="Arial"/>
          <w:sz w:val="22"/>
        </w:rPr>
        <w:t>to optimize trial site selection</w:t>
      </w:r>
      <w:r w:rsidR="0083524F" w:rsidRPr="00401414">
        <w:rPr>
          <w:rFonts w:ascii="Arial" w:hAnsi="Arial" w:cs="Arial"/>
          <w:sz w:val="22"/>
          <w:szCs w:val="22"/>
        </w:rPr>
        <w:t>.</w:t>
      </w:r>
    </w:p>
    <w:p w14:paraId="3F4C1AAA" w14:textId="3D00029A" w:rsidR="00EE7713" w:rsidRDefault="00EE7713" w:rsidP="00FF08B0">
      <w:pPr>
        <w:spacing w:after="120" w:line="240" w:lineRule="auto"/>
        <w:jc w:val="both"/>
        <w:rPr>
          <w:rFonts w:ascii="Arial" w:hAnsi="Arial"/>
          <w:sz w:val="22"/>
        </w:rPr>
      </w:pPr>
      <w:r w:rsidRPr="00EE7713">
        <w:rPr>
          <w:rFonts w:ascii="Arial" w:hAnsi="Arial"/>
          <w:b/>
          <w:bCs/>
          <w:sz w:val="22"/>
        </w:rPr>
        <w:t xml:space="preserve">   1.2</w:t>
      </w:r>
      <w:r>
        <w:rPr>
          <w:rFonts w:ascii="Arial" w:hAnsi="Arial"/>
          <w:sz w:val="22"/>
        </w:rPr>
        <w:t xml:space="preserve"> </w:t>
      </w:r>
      <w:r w:rsidRPr="003B717E">
        <w:rPr>
          <w:rFonts w:ascii="Arial" w:hAnsi="Arial"/>
          <w:sz w:val="22"/>
        </w:rPr>
        <w:t xml:space="preserve">Screen potential trial participants to enrich trial populations for individuals likely to develop TB.  </w:t>
      </w:r>
    </w:p>
    <w:p w14:paraId="11F811B2" w14:textId="37FD7D0D" w:rsidR="0083524F" w:rsidRPr="00275C29" w:rsidRDefault="0083524F" w:rsidP="00FF08B0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75C29">
        <w:rPr>
          <w:rFonts w:ascii="Arial" w:hAnsi="Arial" w:cs="Arial"/>
          <w:sz w:val="22"/>
          <w:szCs w:val="22"/>
        </w:rPr>
        <w:t xml:space="preserve">We will </w:t>
      </w:r>
      <w:r w:rsidR="004109E0">
        <w:rPr>
          <w:rFonts w:ascii="Arial" w:hAnsi="Arial" w:cs="Arial"/>
          <w:sz w:val="22"/>
          <w:szCs w:val="22"/>
        </w:rPr>
        <w:t xml:space="preserve">evaluate the </w:t>
      </w:r>
      <w:r w:rsidR="00A817F2">
        <w:rPr>
          <w:rFonts w:ascii="Arial" w:hAnsi="Arial" w:cs="Arial"/>
          <w:sz w:val="22"/>
          <w:szCs w:val="22"/>
        </w:rPr>
        <w:t>impact of</w:t>
      </w:r>
      <w:r w:rsidR="004109E0">
        <w:rPr>
          <w:rFonts w:ascii="Arial" w:hAnsi="Arial" w:cs="Arial"/>
          <w:sz w:val="22"/>
          <w:szCs w:val="22"/>
        </w:rPr>
        <w:t xml:space="preserve"> </w:t>
      </w:r>
      <w:r w:rsidR="00A817F2">
        <w:rPr>
          <w:rFonts w:ascii="Arial" w:hAnsi="Arial" w:cs="Arial"/>
          <w:sz w:val="22"/>
          <w:szCs w:val="22"/>
        </w:rPr>
        <w:t>using</w:t>
      </w:r>
      <w:r w:rsidRPr="00275C29">
        <w:rPr>
          <w:rFonts w:ascii="Arial" w:hAnsi="Arial" w:cs="Arial"/>
          <w:sz w:val="22"/>
          <w:szCs w:val="22"/>
        </w:rPr>
        <w:t xml:space="preserve"> a test for recent </w:t>
      </w:r>
      <w:proofErr w:type="spellStart"/>
      <w:r w:rsidR="009B3420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9B3420">
        <w:rPr>
          <w:rFonts w:ascii="Arial" w:hAnsi="Arial" w:cs="Arial"/>
          <w:i/>
          <w:iCs/>
          <w:sz w:val="22"/>
          <w:szCs w:val="22"/>
        </w:rPr>
        <w:t xml:space="preserve"> </w:t>
      </w:r>
      <w:r w:rsidRPr="00275C29">
        <w:rPr>
          <w:rFonts w:ascii="Arial" w:hAnsi="Arial" w:cs="Arial"/>
          <w:sz w:val="22"/>
          <w:szCs w:val="22"/>
        </w:rPr>
        <w:t xml:space="preserve">infection on vaccine trial </w:t>
      </w:r>
      <w:del w:id="42" w:author="Stephen Kissler" w:date="2025-10-08T12:26:00Z" w16du:dateUtc="2025-10-08T18:26:00Z">
        <w:r w:rsidRPr="00275C29" w:rsidDel="00AA085B">
          <w:rPr>
            <w:rFonts w:ascii="Arial" w:hAnsi="Arial" w:cs="Arial"/>
            <w:sz w:val="22"/>
            <w:szCs w:val="22"/>
          </w:rPr>
          <w:delText xml:space="preserve">sample </w:delText>
        </w:r>
      </w:del>
      <w:r w:rsidRPr="00275C29">
        <w:rPr>
          <w:rFonts w:ascii="Arial" w:hAnsi="Arial" w:cs="Arial"/>
          <w:sz w:val="22"/>
          <w:szCs w:val="22"/>
        </w:rPr>
        <w:t>size requirements and identify optimal and acceptable ranges of test characteristics</w:t>
      </w:r>
      <w:r w:rsidR="004905F7">
        <w:rPr>
          <w:rFonts w:ascii="Arial" w:hAnsi="Arial" w:cs="Arial"/>
          <w:sz w:val="22"/>
          <w:szCs w:val="22"/>
        </w:rPr>
        <w:t>, accounting for key sources of uncertainty</w:t>
      </w:r>
      <w:r w:rsidR="005975BD">
        <w:rPr>
          <w:rFonts w:ascii="Arial" w:hAnsi="Arial" w:cs="Arial"/>
          <w:sz w:val="22"/>
          <w:szCs w:val="22"/>
        </w:rPr>
        <w:t xml:space="preserve"> in how TB-TASA may perform in </w:t>
      </w:r>
      <w:r w:rsidR="00F763B2">
        <w:rPr>
          <w:rFonts w:ascii="Arial" w:hAnsi="Arial" w:cs="Arial"/>
          <w:sz w:val="22"/>
          <w:szCs w:val="22"/>
        </w:rPr>
        <w:t>immunosuppressed individuals and upon reinfection</w:t>
      </w:r>
      <w:r w:rsidR="004905F7">
        <w:rPr>
          <w:rFonts w:ascii="Arial" w:hAnsi="Arial" w:cs="Arial"/>
          <w:sz w:val="22"/>
          <w:szCs w:val="22"/>
        </w:rPr>
        <w:t xml:space="preserve">. </w:t>
      </w:r>
      <w:r w:rsidRPr="000B715F">
        <w:rPr>
          <w:rFonts w:ascii="Arial" w:hAnsi="Arial" w:cs="Arial"/>
          <w:sz w:val="22"/>
          <w:szCs w:val="22"/>
          <w:u w:val="single"/>
        </w:rPr>
        <w:t xml:space="preserve">Based on data </w:t>
      </w:r>
      <w:r w:rsidR="00FE76B7">
        <w:rPr>
          <w:rFonts w:ascii="Arial" w:hAnsi="Arial" w:cs="Arial"/>
          <w:sz w:val="22"/>
          <w:szCs w:val="22"/>
          <w:u w:val="single"/>
        </w:rPr>
        <w:t>from</w:t>
      </w:r>
      <w:r w:rsidRPr="000B715F">
        <w:rPr>
          <w:rFonts w:ascii="Arial" w:hAnsi="Arial" w:cs="Arial"/>
          <w:sz w:val="22"/>
          <w:szCs w:val="22"/>
          <w:u w:val="single"/>
        </w:rPr>
        <w:t xml:space="preserve"> </w:t>
      </w:r>
      <w:r w:rsidR="00FE76B7">
        <w:rPr>
          <w:rFonts w:ascii="Arial" w:hAnsi="Arial" w:cs="Arial"/>
          <w:sz w:val="22"/>
          <w:szCs w:val="22"/>
          <w:u w:val="single"/>
        </w:rPr>
        <w:t>TB-</w:t>
      </w:r>
      <w:r w:rsidRPr="000B715F">
        <w:rPr>
          <w:rFonts w:ascii="Arial" w:hAnsi="Arial" w:cs="Arial"/>
          <w:sz w:val="22"/>
          <w:szCs w:val="22"/>
          <w:u w:val="single"/>
        </w:rPr>
        <w:t>TASA</w:t>
      </w:r>
      <w:r w:rsidRPr="00275C29">
        <w:rPr>
          <w:rFonts w:ascii="Arial" w:hAnsi="Arial" w:cs="Arial"/>
          <w:sz w:val="22"/>
          <w:szCs w:val="22"/>
        </w:rPr>
        <w:t xml:space="preserve">, we will evaluate the </w:t>
      </w:r>
      <w:r>
        <w:rPr>
          <w:rFonts w:ascii="Arial" w:hAnsi="Arial" w:cs="Arial"/>
          <w:sz w:val="22"/>
          <w:szCs w:val="22"/>
        </w:rPr>
        <w:t>suitability</w:t>
      </w:r>
      <w:r w:rsidRPr="00275C29">
        <w:rPr>
          <w:rFonts w:ascii="Arial" w:hAnsi="Arial" w:cs="Arial"/>
          <w:sz w:val="22"/>
          <w:szCs w:val="22"/>
        </w:rPr>
        <w:t xml:space="preserve"> of this assay for use in vaccine trials</w:t>
      </w:r>
      <w:r w:rsidR="00603311">
        <w:rPr>
          <w:rFonts w:ascii="Arial" w:hAnsi="Arial" w:cs="Arial"/>
          <w:sz w:val="22"/>
          <w:szCs w:val="22"/>
        </w:rPr>
        <w:t xml:space="preserve"> and, if warranted, </w:t>
      </w:r>
      <w:r w:rsidR="008411AF">
        <w:rPr>
          <w:rFonts w:ascii="Arial" w:hAnsi="Arial" w:cs="Arial"/>
          <w:sz w:val="22"/>
          <w:szCs w:val="22"/>
        </w:rPr>
        <w:t xml:space="preserve">recommend additional validation studies and </w:t>
      </w:r>
      <w:r w:rsidR="00603311">
        <w:rPr>
          <w:rFonts w:ascii="Arial" w:hAnsi="Arial" w:cs="Arial"/>
          <w:sz w:val="22"/>
          <w:szCs w:val="22"/>
        </w:rPr>
        <w:t xml:space="preserve">make specific recommendations for </w:t>
      </w:r>
      <w:r w:rsidR="00953DAA">
        <w:rPr>
          <w:rFonts w:ascii="Arial" w:hAnsi="Arial" w:cs="Arial"/>
          <w:sz w:val="22"/>
          <w:szCs w:val="22"/>
        </w:rPr>
        <w:t>novel</w:t>
      </w:r>
      <w:r w:rsidR="00234500">
        <w:rPr>
          <w:rFonts w:ascii="Arial" w:hAnsi="Arial" w:cs="Arial"/>
          <w:sz w:val="22"/>
          <w:szCs w:val="22"/>
        </w:rPr>
        <w:t xml:space="preserve"> TB-TASA-informed</w:t>
      </w:r>
      <w:r w:rsidR="00953DAA">
        <w:rPr>
          <w:rFonts w:ascii="Arial" w:hAnsi="Arial" w:cs="Arial"/>
          <w:sz w:val="22"/>
          <w:szCs w:val="22"/>
        </w:rPr>
        <w:t xml:space="preserve"> </w:t>
      </w:r>
      <w:r w:rsidR="0096259F">
        <w:rPr>
          <w:rFonts w:ascii="Arial" w:hAnsi="Arial" w:cs="Arial"/>
          <w:sz w:val="22"/>
          <w:szCs w:val="22"/>
        </w:rPr>
        <w:t xml:space="preserve">vaccine </w:t>
      </w:r>
      <w:r w:rsidR="00603311">
        <w:rPr>
          <w:rFonts w:ascii="Arial" w:hAnsi="Arial" w:cs="Arial"/>
          <w:sz w:val="22"/>
          <w:szCs w:val="22"/>
        </w:rPr>
        <w:t>trial design</w:t>
      </w:r>
      <w:r w:rsidR="00953DAA">
        <w:rPr>
          <w:rFonts w:ascii="Arial" w:hAnsi="Arial" w:cs="Arial"/>
          <w:sz w:val="22"/>
          <w:szCs w:val="22"/>
        </w:rPr>
        <w:t>s</w:t>
      </w:r>
      <w:r w:rsidRPr="00275C29">
        <w:rPr>
          <w:rFonts w:ascii="Arial" w:hAnsi="Arial" w:cs="Arial"/>
          <w:sz w:val="22"/>
          <w:szCs w:val="22"/>
        </w:rPr>
        <w:t>.</w:t>
      </w:r>
    </w:p>
    <w:p w14:paraId="43C0E3E9" w14:textId="36C745BC" w:rsidR="0083524F" w:rsidRDefault="0083524F" w:rsidP="0083524F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014E28">
        <w:rPr>
          <w:rFonts w:ascii="Arial" w:hAnsi="Arial" w:cs="Arial"/>
          <w:b/>
          <w:bCs/>
          <w:smallCaps/>
          <w:sz w:val="22"/>
          <w:szCs w:val="22"/>
        </w:rPr>
        <w:t>Aim 2.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DA3D80" w:rsidRPr="00DA3D80">
        <w:rPr>
          <w:rFonts w:ascii="Arial" w:hAnsi="Arial" w:cs="Arial"/>
          <w:sz w:val="22"/>
          <w:szCs w:val="22"/>
          <w:u w:val="single"/>
        </w:rPr>
        <w:t xml:space="preserve">Define target performance characteristics of a test for recent </w:t>
      </w:r>
      <w:proofErr w:type="spellStart"/>
      <w:r w:rsidR="00DA3D80" w:rsidRPr="00DA3D80">
        <w:rPr>
          <w:rFonts w:ascii="Arial" w:hAnsi="Arial" w:cs="Arial"/>
          <w:sz w:val="22"/>
          <w:szCs w:val="22"/>
          <w:u w:val="single"/>
        </w:rPr>
        <w:t>Mtb</w:t>
      </w:r>
      <w:proofErr w:type="spellEnd"/>
      <w:r w:rsidR="00DA3D80" w:rsidRPr="00DA3D80">
        <w:rPr>
          <w:rFonts w:ascii="Arial" w:hAnsi="Arial" w:cs="Arial"/>
          <w:sz w:val="22"/>
          <w:szCs w:val="22"/>
          <w:u w:val="single"/>
        </w:rPr>
        <w:t xml:space="preserve"> infection for tracking </w:t>
      </w:r>
      <w:ins w:id="43" w:author="Stephen Kissler" w:date="2025-10-08T12:27:00Z" w16du:dateUtc="2025-10-08T18:27:00Z">
        <w:r w:rsidR="00AA085B">
          <w:rPr>
            <w:rFonts w:ascii="Arial" w:hAnsi="Arial" w:cs="Arial"/>
            <w:sz w:val="22"/>
            <w:szCs w:val="22"/>
            <w:u w:val="single"/>
          </w:rPr>
          <w:t xml:space="preserve">recent </w:t>
        </w:r>
      </w:ins>
      <w:r w:rsidR="00DA3D80" w:rsidRPr="00DA3D80">
        <w:rPr>
          <w:rFonts w:ascii="Arial" w:hAnsi="Arial" w:cs="Arial"/>
          <w:sz w:val="22"/>
          <w:szCs w:val="22"/>
          <w:u w:val="single"/>
        </w:rPr>
        <w:t xml:space="preserve">changes in </w:t>
      </w:r>
      <w:proofErr w:type="spellStart"/>
      <w:r w:rsidR="00DA3D80" w:rsidRPr="00A817F2">
        <w:rPr>
          <w:rFonts w:ascii="Arial" w:hAnsi="Arial" w:cs="Arial"/>
          <w:i/>
          <w:iCs/>
          <w:sz w:val="22"/>
          <w:szCs w:val="22"/>
          <w:u w:val="single"/>
        </w:rPr>
        <w:t>Mtb</w:t>
      </w:r>
      <w:proofErr w:type="spellEnd"/>
      <w:r w:rsidR="00DA3D80" w:rsidRPr="00DA3D80">
        <w:rPr>
          <w:rFonts w:ascii="Arial" w:hAnsi="Arial" w:cs="Arial"/>
          <w:sz w:val="22"/>
          <w:szCs w:val="22"/>
          <w:u w:val="single"/>
        </w:rPr>
        <w:t xml:space="preserve"> transmission.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We will </w:t>
      </w:r>
      <w:r w:rsidR="003258A8">
        <w:rPr>
          <w:rFonts w:ascii="Arial" w:hAnsi="Arial" w:cs="Arial"/>
          <w:sz w:val="22"/>
          <w:szCs w:val="22"/>
        </w:rPr>
        <w:t>fit</w:t>
      </w:r>
      <w:r>
        <w:rPr>
          <w:rFonts w:ascii="Arial" w:hAnsi="Arial" w:cs="Arial"/>
          <w:sz w:val="22"/>
          <w:szCs w:val="22"/>
        </w:rPr>
        <w:t xml:space="preserve"> dynamic compartmental models of </w:t>
      </w:r>
      <w:proofErr w:type="spellStart"/>
      <w:r w:rsidRPr="00C82F6E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>
        <w:rPr>
          <w:rFonts w:ascii="Arial" w:hAnsi="Arial" w:cs="Arial"/>
          <w:sz w:val="22"/>
          <w:szCs w:val="22"/>
        </w:rPr>
        <w:t xml:space="preserve"> transmission to </w:t>
      </w:r>
      <w:r w:rsidR="00046B7B">
        <w:rPr>
          <w:rFonts w:ascii="Arial" w:hAnsi="Arial" w:cs="Arial"/>
          <w:sz w:val="22"/>
          <w:szCs w:val="22"/>
        </w:rPr>
        <w:t>epidemiologic data from high TB burden settings</w:t>
      </w:r>
      <w:r w:rsidR="002E2520">
        <w:rPr>
          <w:rFonts w:ascii="Arial" w:hAnsi="Arial" w:cs="Arial"/>
          <w:sz w:val="22"/>
          <w:szCs w:val="22"/>
        </w:rPr>
        <w:t xml:space="preserve"> and</w:t>
      </w:r>
      <w:r w:rsidR="00DE243C">
        <w:rPr>
          <w:rFonts w:ascii="Arial" w:hAnsi="Arial" w:cs="Arial"/>
          <w:sz w:val="22"/>
          <w:szCs w:val="22"/>
        </w:rPr>
        <w:t xml:space="preserve"> </w:t>
      </w:r>
      <w:r w:rsidR="0074495F">
        <w:rPr>
          <w:rFonts w:ascii="Arial" w:hAnsi="Arial" w:cs="Arial"/>
          <w:sz w:val="22"/>
          <w:szCs w:val="22"/>
        </w:rPr>
        <w:t>simulate</w:t>
      </w:r>
      <w:r w:rsidR="00BD1C87">
        <w:rPr>
          <w:rFonts w:ascii="Arial" w:hAnsi="Arial" w:cs="Arial"/>
          <w:sz w:val="22"/>
          <w:szCs w:val="22"/>
        </w:rPr>
        <w:t xml:space="preserve"> community-wide interventions </w:t>
      </w:r>
      <w:r w:rsidR="00AA57C1">
        <w:rPr>
          <w:rFonts w:ascii="Arial" w:hAnsi="Arial" w:cs="Arial"/>
          <w:sz w:val="22"/>
          <w:szCs w:val="22"/>
        </w:rPr>
        <w:t xml:space="preserve">which are expected to result in reductions in </w:t>
      </w:r>
      <w:proofErr w:type="spellStart"/>
      <w:r w:rsidR="00AA57C1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AA57C1">
        <w:rPr>
          <w:rFonts w:ascii="Arial" w:hAnsi="Arial" w:cs="Arial"/>
          <w:i/>
          <w:iCs/>
          <w:sz w:val="22"/>
          <w:szCs w:val="22"/>
        </w:rPr>
        <w:t xml:space="preserve"> </w:t>
      </w:r>
      <w:r w:rsidR="00AA57C1">
        <w:rPr>
          <w:rFonts w:ascii="Arial" w:hAnsi="Arial" w:cs="Arial"/>
          <w:sz w:val="22"/>
          <w:szCs w:val="22"/>
        </w:rPr>
        <w:t xml:space="preserve">transmission </w:t>
      </w:r>
      <w:r w:rsidR="00BD1C87">
        <w:rPr>
          <w:rFonts w:ascii="Arial" w:hAnsi="Arial" w:cs="Arial"/>
          <w:sz w:val="22"/>
          <w:szCs w:val="22"/>
        </w:rPr>
        <w:t xml:space="preserve">such as active case finding, increased coverage of preventive therapy, and introduction of new vaccines. We will </w:t>
      </w:r>
      <w:r w:rsidR="00BA70AF">
        <w:rPr>
          <w:rFonts w:ascii="Arial" w:hAnsi="Arial" w:cs="Arial"/>
          <w:sz w:val="22"/>
          <w:szCs w:val="22"/>
        </w:rPr>
        <w:t xml:space="preserve">compare </w:t>
      </w:r>
      <w:del w:id="44" w:author="Stephen Kissler" w:date="2025-10-08T12:28:00Z" w16du:dateUtc="2025-10-08T18:28:00Z">
        <w:r w:rsidR="002E2520" w:rsidDel="00CF24D3">
          <w:rPr>
            <w:rFonts w:ascii="Arial" w:hAnsi="Arial" w:cs="Arial"/>
            <w:sz w:val="22"/>
            <w:szCs w:val="22"/>
          </w:rPr>
          <w:delText xml:space="preserve">use </w:delText>
        </w:r>
      </w:del>
      <w:ins w:id="45" w:author="Stephen Kissler" w:date="2025-10-08T12:28:00Z" w16du:dateUtc="2025-10-08T18:28:00Z">
        <w:r w:rsidR="00CF24D3">
          <w:rPr>
            <w:rFonts w:ascii="Arial" w:hAnsi="Arial" w:cs="Arial"/>
            <w:sz w:val="22"/>
            <w:szCs w:val="22"/>
          </w:rPr>
          <w:t>how</w:t>
        </w:r>
        <w:r w:rsidR="00CF24D3">
          <w:rPr>
            <w:rFonts w:ascii="Arial" w:hAnsi="Arial" w:cs="Arial"/>
            <w:sz w:val="22"/>
            <w:szCs w:val="22"/>
          </w:rPr>
          <w:t xml:space="preserve"> </w:t>
        </w:r>
        <w:r w:rsidR="00CF24D3">
          <w:rPr>
            <w:rFonts w:ascii="Arial" w:hAnsi="Arial" w:cs="Arial"/>
            <w:sz w:val="22"/>
            <w:szCs w:val="22"/>
          </w:rPr>
          <w:t>using</w:t>
        </w:r>
      </w:ins>
      <w:del w:id="46" w:author="Stephen Kissler" w:date="2025-10-08T12:28:00Z" w16du:dateUtc="2025-10-08T18:28:00Z">
        <w:r w:rsidR="002E2520" w:rsidDel="00CF24D3">
          <w:rPr>
            <w:rFonts w:ascii="Arial" w:hAnsi="Arial" w:cs="Arial"/>
            <w:sz w:val="22"/>
            <w:szCs w:val="22"/>
          </w:rPr>
          <w:delText>of</w:delText>
        </w:r>
      </w:del>
      <w:r w:rsidR="002E2520">
        <w:rPr>
          <w:rFonts w:ascii="Arial" w:hAnsi="Arial" w:cs="Arial"/>
          <w:sz w:val="22"/>
          <w:szCs w:val="22"/>
        </w:rPr>
        <w:t xml:space="preserve"> </w:t>
      </w:r>
      <w:r w:rsidR="007F26E2">
        <w:rPr>
          <w:rFonts w:ascii="Arial" w:hAnsi="Arial" w:cs="Arial"/>
          <w:sz w:val="22"/>
          <w:szCs w:val="22"/>
        </w:rPr>
        <w:t xml:space="preserve">a test </w:t>
      </w:r>
      <w:del w:id="47" w:author="Stephen Kissler" w:date="2025-10-08T12:28:00Z" w16du:dateUtc="2025-10-08T18:28:00Z">
        <w:r w:rsidR="007F26E2" w:rsidDel="00CF24D3">
          <w:rPr>
            <w:rFonts w:ascii="Arial" w:hAnsi="Arial" w:cs="Arial"/>
            <w:sz w:val="22"/>
            <w:szCs w:val="22"/>
          </w:rPr>
          <w:delText xml:space="preserve">of </w:delText>
        </w:r>
      </w:del>
      <w:ins w:id="48" w:author="Stephen Kissler" w:date="2025-10-08T12:28:00Z" w16du:dateUtc="2025-10-08T18:28:00Z">
        <w:r w:rsidR="00CF24D3">
          <w:rPr>
            <w:rFonts w:ascii="Arial" w:hAnsi="Arial" w:cs="Arial"/>
            <w:sz w:val="22"/>
            <w:szCs w:val="22"/>
          </w:rPr>
          <w:t>for</w:t>
        </w:r>
        <w:r w:rsidR="00CF24D3">
          <w:rPr>
            <w:rFonts w:ascii="Arial" w:hAnsi="Arial" w:cs="Arial"/>
            <w:sz w:val="22"/>
            <w:szCs w:val="22"/>
          </w:rPr>
          <w:t xml:space="preserve"> </w:t>
        </w:r>
      </w:ins>
      <w:r w:rsidR="007F26E2">
        <w:rPr>
          <w:rFonts w:ascii="Arial" w:hAnsi="Arial" w:cs="Arial"/>
          <w:sz w:val="22"/>
          <w:szCs w:val="22"/>
        </w:rPr>
        <w:t xml:space="preserve">recent </w:t>
      </w:r>
      <w:proofErr w:type="spellStart"/>
      <w:r w:rsidR="007F26E2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7F26E2">
        <w:rPr>
          <w:rFonts w:ascii="Arial" w:hAnsi="Arial" w:cs="Arial"/>
          <w:i/>
          <w:iCs/>
          <w:sz w:val="22"/>
          <w:szCs w:val="22"/>
        </w:rPr>
        <w:t xml:space="preserve"> </w:t>
      </w:r>
      <w:r w:rsidR="007F26E2">
        <w:rPr>
          <w:rFonts w:ascii="Arial" w:hAnsi="Arial" w:cs="Arial"/>
          <w:sz w:val="22"/>
          <w:szCs w:val="22"/>
        </w:rPr>
        <w:t>infection</w:t>
      </w:r>
      <w:ins w:id="49" w:author="Stephen Kissler" w:date="2025-10-08T12:28:00Z" w16du:dateUtc="2025-10-08T18:28:00Z">
        <w:r w:rsidR="00CF24D3">
          <w:rPr>
            <w:rFonts w:ascii="Arial" w:hAnsi="Arial" w:cs="Arial"/>
            <w:sz w:val="22"/>
            <w:szCs w:val="22"/>
          </w:rPr>
          <w:t>, relative</w:t>
        </w:r>
      </w:ins>
      <w:r w:rsidR="007F26E2">
        <w:rPr>
          <w:rFonts w:ascii="Arial" w:hAnsi="Arial" w:cs="Arial"/>
          <w:sz w:val="22"/>
          <w:szCs w:val="22"/>
        </w:rPr>
        <w:t xml:space="preserve"> </w:t>
      </w:r>
      <w:r w:rsidR="00BA70AF">
        <w:rPr>
          <w:rFonts w:ascii="Arial" w:hAnsi="Arial" w:cs="Arial"/>
          <w:sz w:val="22"/>
          <w:szCs w:val="22"/>
        </w:rPr>
        <w:t xml:space="preserve">to traditional case </w:t>
      </w:r>
      <w:r w:rsidR="002E2520">
        <w:rPr>
          <w:rFonts w:ascii="Arial" w:hAnsi="Arial" w:cs="Arial"/>
          <w:sz w:val="22"/>
          <w:szCs w:val="22"/>
        </w:rPr>
        <w:t>surveillance</w:t>
      </w:r>
      <w:r w:rsidR="00766786">
        <w:rPr>
          <w:rFonts w:ascii="Arial" w:hAnsi="Arial" w:cs="Arial"/>
          <w:sz w:val="22"/>
          <w:szCs w:val="22"/>
        </w:rPr>
        <w:t xml:space="preserve"> and to cross-sectional IGRA </w:t>
      </w:r>
      <w:r w:rsidR="000030E0">
        <w:rPr>
          <w:rFonts w:ascii="Arial" w:hAnsi="Arial" w:cs="Arial"/>
          <w:sz w:val="22"/>
          <w:szCs w:val="22"/>
        </w:rPr>
        <w:t>surveys</w:t>
      </w:r>
      <w:ins w:id="50" w:author="Stephen Kissler" w:date="2025-10-08T12:28:00Z" w16du:dateUtc="2025-10-08T18:28:00Z">
        <w:r w:rsidR="00CF24D3">
          <w:rPr>
            <w:rFonts w:ascii="Arial" w:hAnsi="Arial" w:cs="Arial"/>
            <w:sz w:val="22"/>
            <w:szCs w:val="22"/>
          </w:rPr>
          <w:t xml:space="preserve">, impacts our ability to </w:t>
        </w:r>
      </w:ins>
      <w:ins w:id="51" w:author="Stephen Kissler" w:date="2025-10-08T12:29:00Z" w16du:dateUtc="2025-10-08T18:29:00Z">
        <w:r w:rsidR="00CF24D3">
          <w:rPr>
            <w:rFonts w:ascii="Arial" w:hAnsi="Arial" w:cs="Arial"/>
            <w:sz w:val="22"/>
            <w:szCs w:val="22"/>
          </w:rPr>
          <w:t>observe</w:t>
        </w:r>
      </w:ins>
      <w:r w:rsidR="00ED540F">
        <w:rPr>
          <w:rFonts w:ascii="Arial" w:hAnsi="Arial" w:cs="Arial"/>
          <w:sz w:val="22"/>
          <w:szCs w:val="22"/>
        </w:rPr>
        <w:t xml:space="preserve"> </w:t>
      </w:r>
      <w:del w:id="52" w:author="Stephen Kissler" w:date="2025-10-08T12:27:00Z" w16du:dateUtc="2025-10-08T18:27:00Z">
        <w:r w:rsidR="00ED540F" w:rsidDel="00AA085B">
          <w:rPr>
            <w:rFonts w:ascii="Arial" w:hAnsi="Arial" w:cs="Arial"/>
            <w:sz w:val="22"/>
            <w:szCs w:val="22"/>
          </w:rPr>
          <w:delText>in</w:delText>
        </w:r>
      </w:del>
      <w:del w:id="53" w:author="Stephen Kissler" w:date="2025-10-08T12:29:00Z" w16du:dateUtc="2025-10-08T18:29:00Z">
        <w:r w:rsidR="00ED540F" w:rsidDel="00CF24D3">
          <w:rPr>
            <w:rFonts w:ascii="Arial" w:hAnsi="Arial" w:cs="Arial"/>
            <w:sz w:val="22"/>
            <w:szCs w:val="22"/>
          </w:rPr>
          <w:delText xml:space="preserve"> capturing </w:delText>
        </w:r>
      </w:del>
      <w:r w:rsidR="00766786">
        <w:rPr>
          <w:rFonts w:ascii="Arial" w:hAnsi="Arial" w:cs="Arial"/>
          <w:sz w:val="22"/>
          <w:szCs w:val="22"/>
        </w:rPr>
        <w:t>epidemiologic trends resulting from intervention effects</w:t>
      </w:r>
      <w:r>
        <w:rPr>
          <w:rFonts w:ascii="Arial" w:hAnsi="Arial" w:cs="Arial"/>
          <w:sz w:val="22"/>
          <w:szCs w:val="22"/>
        </w:rPr>
        <w:t xml:space="preserve">. As in Aim 1, </w:t>
      </w:r>
      <w:r w:rsidRPr="00275C29">
        <w:rPr>
          <w:rFonts w:ascii="Arial" w:hAnsi="Arial" w:cs="Arial"/>
          <w:sz w:val="22"/>
          <w:szCs w:val="22"/>
        </w:rPr>
        <w:t>we will</w:t>
      </w:r>
      <w:r w:rsidRPr="001B26B9">
        <w:rPr>
          <w:rFonts w:ascii="Arial" w:hAnsi="Arial" w:cs="Arial"/>
          <w:sz w:val="22"/>
          <w:szCs w:val="22"/>
        </w:rPr>
        <w:t xml:space="preserve"> </w:t>
      </w:r>
      <w:r w:rsidRPr="00275C29">
        <w:rPr>
          <w:rFonts w:ascii="Arial" w:hAnsi="Arial" w:cs="Arial"/>
          <w:sz w:val="22"/>
          <w:szCs w:val="22"/>
        </w:rPr>
        <w:t xml:space="preserve">evaluate the </w:t>
      </w:r>
      <w:r>
        <w:rPr>
          <w:rFonts w:ascii="Arial" w:hAnsi="Arial" w:cs="Arial"/>
          <w:sz w:val="22"/>
          <w:szCs w:val="22"/>
        </w:rPr>
        <w:t>suitability</w:t>
      </w:r>
      <w:r w:rsidRPr="00275C29">
        <w:rPr>
          <w:rFonts w:ascii="Arial" w:hAnsi="Arial" w:cs="Arial"/>
          <w:sz w:val="22"/>
          <w:szCs w:val="22"/>
        </w:rPr>
        <w:t xml:space="preserve"> of </w:t>
      </w:r>
      <w:r w:rsidR="00FE76B7">
        <w:rPr>
          <w:rFonts w:ascii="Arial" w:hAnsi="Arial" w:cs="Arial"/>
          <w:sz w:val="22"/>
          <w:szCs w:val="22"/>
        </w:rPr>
        <w:t>TB-</w:t>
      </w:r>
      <w:r>
        <w:rPr>
          <w:rFonts w:ascii="Arial" w:hAnsi="Arial" w:cs="Arial"/>
          <w:sz w:val="22"/>
          <w:szCs w:val="22"/>
        </w:rPr>
        <w:t>TASA</w:t>
      </w:r>
      <w:r w:rsidRPr="00275C29">
        <w:rPr>
          <w:rFonts w:ascii="Arial" w:hAnsi="Arial" w:cs="Arial"/>
          <w:sz w:val="22"/>
          <w:szCs w:val="22"/>
        </w:rPr>
        <w:t xml:space="preserve"> for </w:t>
      </w:r>
      <w:r w:rsidR="004109E0">
        <w:rPr>
          <w:rFonts w:ascii="Arial" w:hAnsi="Arial" w:cs="Arial"/>
          <w:sz w:val="22"/>
          <w:szCs w:val="22"/>
        </w:rPr>
        <w:t>this</w:t>
      </w:r>
      <w:r>
        <w:rPr>
          <w:rFonts w:ascii="Arial" w:hAnsi="Arial" w:cs="Arial"/>
          <w:sz w:val="22"/>
          <w:szCs w:val="22"/>
        </w:rPr>
        <w:t xml:space="preserve"> application and</w:t>
      </w:r>
      <w:r w:rsidR="00D54C92">
        <w:rPr>
          <w:rFonts w:ascii="Arial" w:hAnsi="Arial" w:cs="Arial"/>
          <w:sz w:val="22"/>
          <w:szCs w:val="22"/>
        </w:rPr>
        <w:t xml:space="preserve"> propose</w:t>
      </w:r>
      <w:r w:rsidRPr="00275C29">
        <w:rPr>
          <w:rFonts w:ascii="Arial" w:hAnsi="Arial" w:cs="Arial"/>
          <w:sz w:val="22"/>
          <w:szCs w:val="22"/>
        </w:rPr>
        <w:t xml:space="preserve"> </w:t>
      </w:r>
      <w:r w:rsidR="00ED0FE0">
        <w:rPr>
          <w:rFonts w:ascii="Arial" w:hAnsi="Arial" w:cs="Arial"/>
          <w:sz w:val="22"/>
          <w:szCs w:val="22"/>
        </w:rPr>
        <w:t xml:space="preserve">optimal </w:t>
      </w:r>
      <w:r w:rsidR="00845318">
        <w:rPr>
          <w:rFonts w:ascii="Arial" w:hAnsi="Arial" w:cs="Arial"/>
          <w:sz w:val="22"/>
          <w:szCs w:val="22"/>
        </w:rPr>
        <w:t>study designs to</w:t>
      </w:r>
      <w:r>
        <w:rPr>
          <w:rFonts w:ascii="Arial" w:hAnsi="Arial" w:cs="Arial"/>
          <w:sz w:val="22"/>
          <w:szCs w:val="22"/>
        </w:rPr>
        <w:t xml:space="preserve"> potentially </w:t>
      </w:r>
      <w:r w:rsidRPr="00275C29">
        <w:rPr>
          <w:rFonts w:ascii="Arial" w:hAnsi="Arial" w:cs="Arial"/>
          <w:sz w:val="22"/>
          <w:szCs w:val="22"/>
        </w:rPr>
        <w:t xml:space="preserve">deploy it </w:t>
      </w:r>
      <w:r>
        <w:rPr>
          <w:rFonts w:ascii="Arial" w:hAnsi="Arial" w:cs="Arial"/>
          <w:sz w:val="22"/>
          <w:szCs w:val="22"/>
        </w:rPr>
        <w:t>for this purpose</w:t>
      </w:r>
      <w:r w:rsidRPr="00275C29">
        <w:rPr>
          <w:rFonts w:ascii="Arial" w:hAnsi="Arial" w:cs="Arial"/>
          <w:sz w:val="22"/>
          <w:szCs w:val="22"/>
        </w:rPr>
        <w:t>.</w:t>
      </w:r>
    </w:p>
    <w:p w14:paraId="46CFB4BC" w14:textId="221AAAD3" w:rsidR="00B363B9" w:rsidRPr="000030E0" w:rsidRDefault="007B2E1A" w:rsidP="000030E0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030E0">
        <w:rPr>
          <w:rFonts w:ascii="Arial" w:hAnsi="Arial" w:cs="Arial"/>
          <w:b/>
          <w:bCs/>
          <w:sz w:val="22"/>
          <w:szCs w:val="22"/>
        </w:rPr>
        <w:t>Outputs</w:t>
      </w:r>
      <w:r w:rsidR="000030E0" w:rsidRPr="000030E0">
        <w:rPr>
          <w:rFonts w:ascii="Arial" w:hAnsi="Arial" w:cs="Arial"/>
          <w:b/>
          <w:bCs/>
          <w:sz w:val="22"/>
          <w:szCs w:val="22"/>
        </w:rPr>
        <w:t xml:space="preserve"> and Impact</w:t>
      </w:r>
      <w:r w:rsidRPr="000030E0">
        <w:rPr>
          <w:rFonts w:ascii="Arial" w:hAnsi="Arial" w:cs="Arial"/>
          <w:b/>
          <w:bCs/>
          <w:sz w:val="22"/>
          <w:szCs w:val="22"/>
        </w:rPr>
        <w:t>:</w:t>
      </w:r>
      <w:r w:rsidR="00AC3920">
        <w:rPr>
          <w:rFonts w:ascii="Arial" w:hAnsi="Arial" w:cs="Arial"/>
          <w:b/>
          <w:bCs/>
          <w:sz w:val="22"/>
          <w:szCs w:val="22"/>
        </w:rPr>
        <w:t xml:space="preserve"> </w:t>
      </w:r>
      <w:r w:rsidR="00DE5149">
        <w:rPr>
          <w:rFonts w:ascii="Arial" w:hAnsi="Arial" w:cs="Arial"/>
          <w:sz w:val="22"/>
          <w:szCs w:val="22"/>
        </w:rPr>
        <w:t xml:space="preserve">This project will deliver: (1) </w:t>
      </w:r>
      <w:del w:id="54" w:author="Stephen Kissler" w:date="2025-10-08T12:31:00Z" w16du:dateUtc="2025-10-08T18:31:00Z">
        <w:r w:rsidR="00DE5149" w:rsidDel="007F3692">
          <w:rPr>
            <w:rFonts w:ascii="Arial" w:hAnsi="Arial" w:cs="Arial"/>
            <w:sz w:val="22"/>
            <w:szCs w:val="22"/>
          </w:rPr>
          <w:delText xml:space="preserve">a </w:delText>
        </w:r>
      </w:del>
      <w:r w:rsidR="00DE5149">
        <w:rPr>
          <w:rFonts w:ascii="Arial" w:hAnsi="Arial" w:cs="Arial"/>
          <w:sz w:val="22"/>
          <w:szCs w:val="22"/>
        </w:rPr>
        <w:t>target profile</w:t>
      </w:r>
      <w:ins w:id="55" w:author="Stephen Kissler" w:date="2025-10-08T12:31:00Z" w16du:dateUtc="2025-10-08T18:31:00Z">
        <w:r w:rsidR="007F3692">
          <w:rPr>
            <w:rFonts w:ascii="Arial" w:hAnsi="Arial" w:cs="Arial"/>
            <w:sz w:val="22"/>
            <w:szCs w:val="22"/>
          </w:rPr>
          <w:t>s</w:t>
        </w:r>
      </w:ins>
      <w:r w:rsidR="00DE5149">
        <w:rPr>
          <w:rFonts w:ascii="Arial" w:hAnsi="Arial" w:cs="Arial"/>
          <w:sz w:val="22"/>
          <w:szCs w:val="22"/>
        </w:rPr>
        <w:t xml:space="preserve"> for </w:t>
      </w:r>
      <w:del w:id="56" w:author="Stephen Kissler" w:date="2025-10-08T12:30:00Z" w16du:dateUtc="2025-10-08T18:30:00Z">
        <w:r w:rsidR="00DE5149" w:rsidDel="00767C35">
          <w:rPr>
            <w:rFonts w:ascii="Arial" w:hAnsi="Arial" w:cs="Arial"/>
            <w:sz w:val="22"/>
            <w:szCs w:val="22"/>
          </w:rPr>
          <w:delText xml:space="preserve">the public health application of </w:delText>
        </w:r>
      </w:del>
      <w:r w:rsidR="00DE5149">
        <w:rPr>
          <w:rFonts w:ascii="Arial" w:hAnsi="Arial" w:cs="Arial"/>
          <w:sz w:val="22"/>
          <w:szCs w:val="22"/>
        </w:rPr>
        <w:t xml:space="preserve">tests </w:t>
      </w:r>
      <w:del w:id="57" w:author="Stephen Kissler" w:date="2025-10-08T12:30:00Z" w16du:dateUtc="2025-10-08T18:30:00Z">
        <w:r w:rsidR="00DE5149" w:rsidDel="00767C35">
          <w:rPr>
            <w:rFonts w:ascii="Arial" w:hAnsi="Arial" w:cs="Arial"/>
            <w:sz w:val="22"/>
            <w:szCs w:val="22"/>
          </w:rPr>
          <w:delText xml:space="preserve">for </w:delText>
        </w:r>
      </w:del>
      <w:ins w:id="58" w:author="Stephen Kissler" w:date="2025-10-08T12:30:00Z" w16du:dateUtc="2025-10-08T18:30:00Z">
        <w:r w:rsidR="00767C35">
          <w:rPr>
            <w:rFonts w:ascii="Arial" w:hAnsi="Arial" w:cs="Arial"/>
            <w:sz w:val="22"/>
            <w:szCs w:val="22"/>
          </w:rPr>
          <w:t>of</w:t>
        </w:r>
        <w:r w:rsidR="00767C35">
          <w:rPr>
            <w:rFonts w:ascii="Arial" w:hAnsi="Arial" w:cs="Arial"/>
            <w:sz w:val="22"/>
            <w:szCs w:val="22"/>
          </w:rPr>
          <w:t xml:space="preserve"> </w:t>
        </w:r>
      </w:ins>
      <w:r w:rsidR="00DE5149">
        <w:rPr>
          <w:rFonts w:ascii="Arial" w:hAnsi="Arial" w:cs="Arial"/>
          <w:sz w:val="22"/>
          <w:szCs w:val="22"/>
        </w:rPr>
        <w:t xml:space="preserve">recent </w:t>
      </w:r>
      <w:ins w:id="59" w:author="Stephen Kissler" w:date="2025-10-08T12:29:00Z" w16du:dateUtc="2025-10-08T18:29:00Z">
        <w:r w:rsidR="00767C35">
          <w:rPr>
            <w:rFonts w:ascii="Arial" w:hAnsi="Arial" w:cs="Arial"/>
            <w:sz w:val="22"/>
            <w:szCs w:val="22"/>
          </w:rPr>
          <w:t xml:space="preserve">TB </w:t>
        </w:r>
      </w:ins>
      <w:r w:rsidR="00DE5149">
        <w:rPr>
          <w:rFonts w:ascii="Arial" w:hAnsi="Arial" w:cs="Arial"/>
          <w:sz w:val="22"/>
          <w:szCs w:val="22"/>
        </w:rPr>
        <w:t>infection</w:t>
      </w:r>
      <w:ins w:id="60" w:author="Stephen Kissler" w:date="2025-10-08T12:33:00Z" w16du:dateUtc="2025-10-08T18:33:00Z">
        <w:r w:rsidR="008D5A40">
          <w:rPr>
            <w:rFonts w:ascii="Arial" w:hAnsi="Arial" w:cs="Arial"/>
            <w:sz w:val="22"/>
            <w:szCs w:val="22"/>
          </w:rPr>
          <w:t>,</w:t>
        </w:r>
      </w:ins>
      <w:del w:id="61" w:author="Stephen Kissler" w:date="2025-10-08T12:31:00Z" w16du:dateUtc="2025-10-08T18:31:00Z">
        <w:r w:rsidR="00DE5149" w:rsidDel="007F3692">
          <w:rPr>
            <w:rFonts w:ascii="Arial" w:hAnsi="Arial" w:cs="Arial"/>
            <w:sz w:val="22"/>
            <w:szCs w:val="22"/>
          </w:rPr>
          <w:delText xml:space="preserve"> </w:delText>
        </w:r>
      </w:del>
      <w:ins w:id="62" w:author="Stephen Kissler" w:date="2025-10-08T12:33:00Z" w16du:dateUtc="2025-10-08T18:33:00Z">
        <w:r w:rsidR="008D5A40">
          <w:rPr>
            <w:rFonts w:ascii="Arial" w:hAnsi="Arial" w:cs="Arial"/>
            <w:sz w:val="22"/>
            <w:szCs w:val="22"/>
          </w:rPr>
          <w:t xml:space="preserve"> </w:t>
        </w:r>
      </w:ins>
      <w:r w:rsidR="00DE5149">
        <w:rPr>
          <w:rFonts w:ascii="Arial" w:hAnsi="Arial" w:cs="Arial"/>
          <w:sz w:val="22"/>
          <w:szCs w:val="22"/>
        </w:rPr>
        <w:t>which will guide their further testing and development</w:t>
      </w:r>
      <w:ins w:id="63" w:author="Stephen Kissler" w:date="2025-10-08T12:33:00Z" w16du:dateUtc="2025-10-08T18:33:00Z">
        <w:r w:rsidR="008D5A40">
          <w:rPr>
            <w:rFonts w:ascii="Arial" w:hAnsi="Arial" w:cs="Arial"/>
            <w:sz w:val="22"/>
            <w:szCs w:val="22"/>
          </w:rPr>
          <w:t xml:space="preserve"> for public health applications</w:t>
        </w:r>
      </w:ins>
      <w:r w:rsidR="00DE5149">
        <w:rPr>
          <w:rFonts w:ascii="Arial" w:hAnsi="Arial" w:cs="Arial"/>
          <w:sz w:val="22"/>
          <w:szCs w:val="22"/>
        </w:rPr>
        <w:t>; and (2) practical insights into the potential impact of these tools for use in vaccine trials and TB programs</w:t>
      </w:r>
      <w:r w:rsidR="008306F8">
        <w:rPr>
          <w:rFonts w:ascii="Arial" w:hAnsi="Arial" w:cs="Arial"/>
          <w:sz w:val="22"/>
          <w:szCs w:val="22"/>
        </w:rPr>
        <w:t>, including under what epidemiologic conditions they will be optimally useful</w:t>
      </w:r>
      <w:r w:rsidR="00DE5149">
        <w:rPr>
          <w:rFonts w:ascii="Arial" w:hAnsi="Arial" w:cs="Arial"/>
          <w:sz w:val="22"/>
          <w:szCs w:val="22"/>
        </w:rPr>
        <w:t xml:space="preserve">. </w:t>
      </w:r>
      <w:r w:rsidR="00A67F2B">
        <w:rPr>
          <w:rFonts w:ascii="Arial" w:hAnsi="Arial" w:cs="Arial"/>
          <w:sz w:val="22"/>
          <w:szCs w:val="22"/>
        </w:rPr>
        <w:t>T</w:t>
      </w:r>
      <w:r w:rsidR="00DE5149">
        <w:rPr>
          <w:rFonts w:ascii="Arial" w:hAnsi="Arial" w:cs="Arial"/>
          <w:sz w:val="22"/>
          <w:szCs w:val="22"/>
        </w:rPr>
        <w:t xml:space="preserve">hese outputs will create a roadmap for the rapid </w:t>
      </w:r>
      <w:r w:rsidR="000809BD">
        <w:rPr>
          <w:rFonts w:ascii="Arial" w:hAnsi="Arial" w:cs="Arial"/>
          <w:sz w:val="22"/>
          <w:szCs w:val="22"/>
        </w:rPr>
        <w:t>implementation</w:t>
      </w:r>
      <w:r w:rsidR="00DE5149">
        <w:rPr>
          <w:rFonts w:ascii="Arial" w:hAnsi="Arial" w:cs="Arial"/>
          <w:sz w:val="22"/>
          <w:szCs w:val="22"/>
        </w:rPr>
        <w:t xml:space="preserve"> of</w:t>
      </w:r>
      <w:r w:rsidR="00540B9A">
        <w:rPr>
          <w:rFonts w:ascii="Arial" w:hAnsi="Arial" w:cs="Arial"/>
          <w:sz w:val="22"/>
          <w:szCs w:val="22"/>
        </w:rPr>
        <w:t xml:space="preserve"> TB-TASA and other similar t</w:t>
      </w:r>
      <w:r w:rsidR="000809BD">
        <w:rPr>
          <w:rFonts w:ascii="Arial" w:hAnsi="Arial" w:cs="Arial"/>
          <w:sz w:val="22"/>
          <w:szCs w:val="22"/>
        </w:rPr>
        <w:t xml:space="preserve">ests </w:t>
      </w:r>
      <w:r w:rsidR="00453CDD">
        <w:rPr>
          <w:rFonts w:ascii="Arial" w:hAnsi="Arial" w:cs="Arial"/>
          <w:sz w:val="22"/>
          <w:szCs w:val="22"/>
        </w:rPr>
        <w:t>to curb</w:t>
      </w:r>
      <w:r w:rsidR="00DE5149">
        <w:rPr>
          <w:rFonts w:ascii="Arial" w:hAnsi="Arial" w:cs="Arial"/>
          <w:sz w:val="22"/>
          <w:szCs w:val="22"/>
        </w:rPr>
        <w:t xml:space="preserve"> the TB epidemic</w:t>
      </w:r>
      <w:r w:rsidR="00A67F2B">
        <w:rPr>
          <w:rFonts w:ascii="Arial" w:hAnsi="Arial" w:cs="Arial"/>
          <w:sz w:val="22"/>
          <w:szCs w:val="22"/>
        </w:rPr>
        <w:t>, providing opportunities for improved health outcomes globally and in the U.S.</w:t>
      </w:r>
    </w:p>
    <w:sectPr w:rsidR="00B363B9" w:rsidRPr="000030E0" w:rsidSect="00DE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ephen Kissler" w:date="2025-10-08T12:03:00Z" w:initials="SK">
    <w:p w14:paraId="17C797D0" w14:textId="77777777" w:rsidR="00022F95" w:rsidRDefault="00022F95" w:rsidP="00022F95">
      <w:r>
        <w:rPr>
          <w:rStyle w:val="CommentReference"/>
        </w:rPr>
        <w:annotationRef/>
      </w:r>
      <w:r>
        <w:rPr>
          <w:sz w:val="20"/>
          <w:szCs w:val="20"/>
        </w:rPr>
        <w:t xml:space="preserve">Do we need to write out Tuberculosis for the first time in the SA, or ok to abbreviate? </w:t>
      </w:r>
    </w:p>
  </w:comment>
  <w:comment w:id="6" w:author="Stephen Kissler" w:date="2025-10-08T12:10:00Z" w:initials="SK">
    <w:p w14:paraId="7901DFC0" w14:textId="77777777" w:rsidR="000203B5" w:rsidRDefault="000203B5" w:rsidP="000203B5">
      <w:r>
        <w:rPr>
          <w:rStyle w:val="CommentReference"/>
        </w:rPr>
        <w:annotationRef/>
      </w:r>
      <w:r>
        <w:rPr>
          <w:sz w:val="20"/>
          <w:szCs w:val="20"/>
        </w:rPr>
        <w:t>Should we say which phase(s)?</w:t>
      </w:r>
    </w:p>
  </w:comment>
  <w:comment w:id="21" w:author="Stephen Kissler" w:date="2025-10-08T12:22:00Z" w:initials="SK">
    <w:p w14:paraId="2611F8A5" w14:textId="77777777" w:rsidR="00414C8A" w:rsidRDefault="00414C8A" w:rsidP="00414C8A">
      <w:r>
        <w:rPr>
          <w:rStyle w:val="CommentReference"/>
        </w:rPr>
        <w:annotationRef/>
      </w:r>
      <w:r>
        <w:rPr>
          <w:sz w:val="20"/>
          <w:szCs w:val="20"/>
        </w:rPr>
        <w:t xml:space="preserve">This text differs a bit from what's in the Research Strategy. I think I prefer the one from the Research Strategy ("Define target performance characteristics of a test for recent </w:t>
      </w:r>
      <w:r>
        <w:rPr>
          <w:i/>
          <w:iCs/>
          <w:sz w:val="20"/>
          <w:szCs w:val="20"/>
        </w:rPr>
        <w:t>Mtb</w:t>
      </w:r>
      <w:r>
        <w:rPr>
          <w:sz w:val="20"/>
          <w:szCs w:val="20"/>
        </w:rPr>
        <w:t xml:space="preserve"> infection to inform planning and execution of more efficient TB vaccine trials)</w:t>
      </w:r>
    </w:p>
  </w:comment>
  <w:comment w:id="39" w:author="Nelson, Kristin" w:date="2025-09-25T12:46:00Z" w:initials="NK">
    <w:p w14:paraId="1306D82E" w14:textId="05EADB96" w:rsidR="00432FDC" w:rsidRDefault="00432FDC" w:rsidP="00432FDC">
      <w:r>
        <w:rPr>
          <w:rStyle w:val="CommentReference"/>
        </w:rPr>
        <w:annotationRef/>
      </w:r>
      <w:r>
        <w:rPr>
          <w:sz w:val="20"/>
          <w:szCs w:val="20"/>
        </w:rPr>
        <w:t xml:space="preserve">@Tyler: we use the terms  transmission intensity / ARI / incident infection rate / force of infection interchangeably - what's the best term? </w:t>
      </w:r>
    </w:p>
    <w:p w14:paraId="08A01B6E" w14:textId="77777777" w:rsidR="00432FDC" w:rsidRDefault="00432FDC" w:rsidP="00432FDC"/>
    <w:p w14:paraId="0148FFB7" w14:textId="77777777" w:rsidR="00432FDC" w:rsidRDefault="00432FDC" w:rsidP="00432FDC">
      <w:r>
        <w:rPr>
          <w:sz w:val="20"/>
          <w:szCs w:val="20"/>
        </w:rPr>
        <w:t>ARI has a specific meaning but the others are more colloquial and I think we should stick with one to avoid confusion.</w:t>
      </w:r>
    </w:p>
  </w:comment>
  <w:comment w:id="40" w:author="Brown, Tyler" w:date="2025-10-01T14:51:00Z" w:initials="BT">
    <w:p w14:paraId="6886BE29" w14:textId="77777777" w:rsidR="00432FDC" w:rsidRDefault="00432FDC" w:rsidP="00432FDC">
      <w:r>
        <w:rPr>
          <w:rStyle w:val="CommentReference"/>
        </w:rPr>
        <w:annotationRef/>
      </w:r>
      <w:r>
        <w:rPr>
          <w:sz w:val="20"/>
          <w:szCs w:val="20"/>
        </w:rPr>
        <w:t>Yes - let's use ARI throughout - and on first use maybe emphasize why we're using this term and not others?</w:t>
      </w:r>
    </w:p>
  </w:comment>
  <w:comment w:id="41" w:author="Nelson, Kristin" w:date="2025-10-02T19:43:00Z" w:initials="NK">
    <w:p w14:paraId="143A0AF5" w14:textId="77777777" w:rsidR="00432FDC" w:rsidRDefault="00432FDC" w:rsidP="00432FDC">
      <w:r>
        <w:rPr>
          <w:rStyle w:val="CommentReference"/>
        </w:rPr>
        <w:annotationRef/>
      </w:r>
      <w:r>
        <w:rPr>
          <w:sz w:val="20"/>
          <w:szCs w:val="20"/>
        </w:rPr>
        <w:t>I was worried about the acronym, so went with ARI but spelling it 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C797D0" w15:done="0"/>
  <w15:commentEx w15:paraId="7901DFC0" w15:done="0"/>
  <w15:commentEx w15:paraId="2611F8A5" w15:done="0"/>
  <w15:commentEx w15:paraId="0148FFB7" w15:done="1"/>
  <w15:commentEx w15:paraId="6886BE29" w15:paraIdParent="0148FFB7" w15:done="1"/>
  <w15:commentEx w15:paraId="143A0AF5" w15:paraIdParent="0148FFB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BBADDC" w16cex:dateUtc="2025-10-08T18:03:00Z"/>
  <w16cex:commentExtensible w16cex:durableId="68C33B35" w16cex:dateUtc="2025-10-08T18:10:00Z"/>
  <w16cex:commentExtensible w16cex:durableId="5CED690C" w16cex:dateUtc="2025-10-08T18:22:00Z"/>
  <w16cex:commentExtensible w16cex:durableId="25E964C3" w16cex:dateUtc="2025-09-25T16:46:00Z"/>
  <w16cex:commentExtensible w16cex:durableId="042C3748" w16cex:dateUtc="2025-10-01T20:51:00Z"/>
  <w16cex:commentExtensible w16cex:durableId="476CB376" w16cex:dateUtc="2025-10-02T2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C797D0" w16cid:durableId="0DBBADDC"/>
  <w16cid:commentId w16cid:paraId="7901DFC0" w16cid:durableId="68C33B35"/>
  <w16cid:commentId w16cid:paraId="2611F8A5" w16cid:durableId="5CED690C"/>
  <w16cid:commentId w16cid:paraId="0148FFB7" w16cid:durableId="25E964C3"/>
  <w16cid:commentId w16cid:paraId="6886BE29" w16cid:durableId="042C3748"/>
  <w16cid:commentId w16cid:paraId="143A0AF5" w16cid:durableId="476CB37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6AE"/>
    <w:multiLevelType w:val="multilevel"/>
    <w:tmpl w:val="87122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990279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phen Kissler">
    <w15:presenceInfo w15:providerId="AD" w15:userId="S::kisslers@colorado.edu::21cf5d96-5f6d-43cf-a686-d63159aa76a2"/>
  </w15:person>
  <w15:person w15:author="Nelson, Kristin">
    <w15:presenceInfo w15:providerId="AD" w15:userId="S::KNBRATT@emory.edu::11414341-679b-4108-afbd-fad5de242f20"/>
  </w15:person>
  <w15:person w15:author="Brown, Tyler">
    <w15:presenceInfo w15:providerId="AD" w15:userId="S::tsbrown@bu.edu::1190c326-d327-4e2e-a82c-b9d67b87c1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mirrorMargins/>
  <w:proofState w:spelling="clean" w:grammar="clean"/>
  <w:trackRevisions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49"/>
    <w:rsid w:val="000030E0"/>
    <w:rsid w:val="000034DF"/>
    <w:rsid w:val="000133A8"/>
    <w:rsid w:val="000203B5"/>
    <w:rsid w:val="00020FA5"/>
    <w:rsid w:val="00022F95"/>
    <w:rsid w:val="00031F0F"/>
    <w:rsid w:val="000414B6"/>
    <w:rsid w:val="00046B7B"/>
    <w:rsid w:val="0006150F"/>
    <w:rsid w:val="00072A7A"/>
    <w:rsid w:val="000809BD"/>
    <w:rsid w:val="00081F50"/>
    <w:rsid w:val="00090B71"/>
    <w:rsid w:val="000912E0"/>
    <w:rsid w:val="00093AB5"/>
    <w:rsid w:val="000B42F9"/>
    <w:rsid w:val="000F3D87"/>
    <w:rsid w:val="001119C8"/>
    <w:rsid w:val="00117B91"/>
    <w:rsid w:val="00117CCA"/>
    <w:rsid w:val="00122BE6"/>
    <w:rsid w:val="00140963"/>
    <w:rsid w:val="0016140C"/>
    <w:rsid w:val="0017504A"/>
    <w:rsid w:val="0018349A"/>
    <w:rsid w:val="001C6027"/>
    <w:rsid w:val="001E0AC7"/>
    <w:rsid w:val="001E12EA"/>
    <w:rsid w:val="001E23F1"/>
    <w:rsid w:val="001F198B"/>
    <w:rsid w:val="00200022"/>
    <w:rsid w:val="00203108"/>
    <w:rsid w:val="00204D5E"/>
    <w:rsid w:val="002119A8"/>
    <w:rsid w:val="00223499"/>
    <w:rsid w:val="00234500"/>
    <w:rsid w:val="002375FF"/>
    <w:rsid w:val="002540E5"/>
    <w:rsid w:val="00266C81"/>
    <w:rsid w:val="0027230C"/>
    <w:rsid w:val="002772E2"/>
    <w:rsid w:val="00294DE0"/>
    <w:rsid w:val="002A581A"/>
    <w:rsid w:val="002D3D37"/>
    <w:rsid w:val="002E2520"/>
    <w:rsid w:val="002E54D7"/>
    <w:rsid w:val="002F0F0F"/>
    <w:rsid w:val="002F69C3"/>
    <w:rsid w:val="003127DB"/>
    <w:rsid w:val="00313A6C"/>
    <w:rsid w:val="003258A8"/>
    <w:rsid w:val="00332CC5"/>
    <w:rsid w:val="00360F55"/>
    <w:rsid w:val="00396F2F"/>
    <w:rsid w:val="003B6356"/>
    <w:rsid w:val="003B6780"/>
    <w:rsid w:val="003E3CAD"/>
    <w:rsid w:val="003F2DA6"/>
    <w:rsid w:val="00400722"/>
    <w:rsid w:val="004109E0"/>
    <w:rsid w:val="00414C8A"/>
    <w:rsid w:val="004250CF"/>
    <w:rsid w:val="00432FDC"/>
    <w:rsid w:val="00453CDD"/>
    <w:rsid w:val="00454D39"/>
    <w:rsid w:val="00465D9A"/>
    <w:rsid w:val="004778A7"/>
    <w:rsid w:val="00484D0D"/>
    <w:rsid w:val="004905F7"/>
    <w:rsid w:val="00493491"/>
    <w:rsid w:val="00495E5B"/>
    <w:rsid w:val="004A0CA6"/>
    <w:rsid w:val="004D3A86"/>
    <w:rsid w:val="004D776C"/>
    <w:rsid w:val="00501336"/>
    <w:rsid w:val="005141DC"/>
    <w:rsid w:val="005161AB"/>
    <w:rsid w:val="00517E77"/>
    <w:rsid w:val="00524BE6"/>
    <w:rsid w:val="00534314"/>
    <w:rsid w:val="00540B9A"/>
    <w:rsid w:val="00542118"/>
    <w:rsid w:val="0054428D"/>
    <w:rsid w:val="00552387"/>
    <w:rsid w:val="0057026E"/>
    <w:rsid w:val="00572B12"/>
    <w:rsid w:val="00591323"/>
    <w:rsid w:val="00592DD0"/>
    <w:rsid w:val="005975BD"/>
    <w:rsid w:val="005D590C"/>
    <w:rsid w:val="005E0B1E"/>
    <w:rsid w:val="00600B29"/>
    <w:rsid w:val="006010A9"/>
    <w:rsid w:val="00603311"/>
    <w:rsid w:val="00623480"/>
    <w:rsid w:val="00630239"/>
    <w:rsid w:val="00640376"/>
    <w:rsid w:val="00642F97"/>
    <w:rsid w:val="00643B90"/>
    <w:rsid w:val="00650091"/>
    <w:rsid w:val="00662CCD"/>
    <w:rsid w:val="00670CDE"/>
    <w:rsid w:val="006834EF"/>
    <w:rsid w:val="0069254B"/>
    <w:rsid w:val="00692F4F"/>
    <w:rsid w:val="006A46FB"/>
    <w:rsid w:val="006A6BDF"/>
    <w:rsid w:val="006B0454"/>
    <w:rsid w:val="006B7175"/>
    <w:rsid w:val="006C7DDB"/>
    <w:rsid w:val="006D1F15"/>
    <w:rsid w:val="006D24BC"/>
    <w:rsid w:val="0071136C"/>
    <w:rsid w:val="00711480"/>
    <w:rsid w:val="0071709D"/>
    <w:rsid w:val="007306DB"/>
    <w:rsid w:val="00736A95"/>
    <w:rsid w:val="0074495F"/>
    <w:rsid w:val="00744ADE"/>
    <w:rsid w:val="0075317D"/>
    <w:rsid w:val="00757B8C"/>
    <w:rsid w:val="00762881"/>
    <w:rsid w:val="00766786"/>
    <w:rsid w:val="00767C35"/>
    <w:rsid w:val="007775BD"/>
    <w:rsid w:val="007812BA"/>
    <w:rsid w:val="00790B9C"/>
    <w:rsid w:val="00795826"/>
    <w:rsid w:val="007969BA"/>
    <w:rsid w:val="007A1551"/>
    <w:rsid w:val="007A1F54"/>
    <w:rsid w:val="007A3B0F"/>
    <w:rsid w:val="007A45C1"/>
    <w:rsid w:val="007B2E1A"/>
    <w:rsid w:val="007B5291"/>
    <w:rsid w:val="007C1D37"/>
    <w:rsid w:val="007C3B76"/>
    <w:rsid w:val="007C6CB9"/>
    <w:rsid w:val="007E434F"/>
    <w:rsid w:val="007E7070"/>
    <w:rsid w:val="007F1E34"/>
    <w:rsid w:val="007F26E2"/>
    <w:rsid w:val="007F3692"/>
    <w:rsid w:val="008076DA"/>
    <w:rsid w:val="008306F8"/>
    <w:rsid w:val="008340F9"/>
    <w:rsid w:val="0083524F"/>
    <w:rsid w:val="008411AF"/>
    <w:rsid w:val="00843037"/>
    <w:rsid w:val="00845318"/>
    <w:rsid w:val="008502C4"/>
    <w:rsid w:val="00864F94"/>
    <w:rsid w:val="00873CB5"/>
    <w:rsid w:val="008929A2"/>
    <w:rsid w:val="008954BC"/>
    <w:rsid w:val="008A367B"/>
    <w:rsid w:val="008B10F3"/>
    <w:rsid w:val="008C4740"/>
    <w:rsid w:val="008D5A40"/>
    <w:rsid w:val="008F5536"/>
    <w:rsid w:val="00914F48"/>
    <w:rsid w:val="00944563"/>
    <w:rsid w:val="00953DAA"/>
    <w:rsid w:val="0096259F"/>
    <w:rsid w:val="00967E12"/>
    <w:rsid w:val="00987E42"/>
    <w:rsid w:val="0099016A"/>
    <w:rsid w:val="00992065"/>
    <w:rsid w:val="009A0BED"/>
    <w:rsid w:val="009A2B41"/>
    <w:rsid w:val="009A7EC0"/>
    <w:rsid w:val="009B3420"/>
    <w:rsid w:val="009C5F57"/>
    <w:rsid w:val="009D1524"/>
    <w:rsid w:val="009F0045"/>
    <w:rsid w:val="009F7647"/>
    <w:rsid w:val="009F7BDE"/>
    <w:rsid w:val="00A015A7"/>
    <w:rsid w:val="00A05606"/>
    <w:rsid w:val="00A10DD8"/>
    <w:rsid w:val="00A14A25"/>
    <w:rsid w:val="00A52C71"/>
    <w:rsid w:val="00A54B43"/>
    <w:rsid w:val="00A607B0"/>
    <w:rsid w:val="00A67F2B"/>
    <w:rsid w:val="00A715B7"/>
    <w:rsid w:val="00A7464D"/>
    <w:rsid w:val="00A817F2"/>
    <w:rsid w:val="00A938E7"/>
    <w:rsid w:val="00A93B25"/>
    <w:rsid w:val="00A97001"/>
    <w:rsid w:val="00AA085B"/>
    <w:rsid w:val="00AA57C1"/>
    <w:rsid w:val="00AA79D7"/>
    <w:rsid w:val="00AB2BC8"/>
    <w:rsid w:val="00AC3920"/>
    <w:rsid w:val="00AC7E95"/>
    <w:rsid w:val="00AC7F1B"/>
    <w:rsid w:val="00AD2370"/>
    <w:rsid w:val="00AE379A"/>
    <w:rsid w:val="00B007D6"/>
    <w:rsid w:val="00B175FB"/>
    <w:rsid w:val="00B363B9"/>
    <w:rsid w:val="00B526B6"/>
    <w:rsid w:val="00B52C20"/>
    <w:rsid w:val="00B603CA"/>
    <w:rsid w:val="00B63D85"/>
    <w:rsid w:val="00B67760"/>
    <w:rsid w:val="00B77DBA"/>
    <w:rsid w:val="00B946E5"/>
    <w:rsid w:val="00BA113B"/>
    <w:rsid w:val="00BA59F6"/>
    <w:rsid w:val="00BA70AF"/>
    <w:rsid w:val="00BB2147"/>
    <w:rsid w:val="00BB431F"/>
    <w:rsid w:val="00BB6535"/>
    <w:rsid w:val="00BC02E1"/>
    <w:rsid w:val="00BC1346"/>
    <w:rsid w:val="00BC79FC"/>
    <w:rsid w:val="00BC7C26"/>
    <w:rsid w:val="00BD1C87"/>
    <w:rsid w:val="00BE3E4C"/>
    <w:rsid w:val="00BE5E0D"/>
    <w:rsid w:val="00BF7952"/>
    <w:rsid w:val="00C13671"/>
    <w:rsid w:val="00C140D3"/>
    <w:rsid w:val="00C16F94"/>
    <w:rsid w:val="00C41F1A"/>
    <w:rsid w:val="00C41F22"/>
    <w:rsid w:val="00C46827"/>
    <w:rsid w:val="00C525F8"/>
    <w:rsid w:val="00C844B0"/>
    <w:rsid w:val="00C87461"/>
    <w:rsid w:val="00C8772F"/>
    <w:rsid w:val="00CA4E64"/>
    <w:rsid w:val="00CA5B51"/>
    <w:rsid w:val="00CB2A07"/>
    <w:rsid w:val="00CB6D44"/>
    <w:rsid w:val="00CD5E15"/>
    <w:rsid w:val="00CD7DDB"/>
    <w:rsid w:val="00CE3BFC"/>
    <w:rsid w:val="00CF0D31"/>
    <w:rsid w:val="00CF24D3"/>
    <w:rsid w:val="00CF5EFD"/>
    <w:rsid w:val="00D124EB"/>
    <w:rsid w:val="00D16188"/>
    <w:rsid w:val="00D20B84"/>
    <w:rsid w:val="00D30396"/>
    <w:rsid w:val="00D360C7"/>
    <w:rsid w:val="00D404D8"/>
    <w:rsid w:val="00D44AC3"/>
    <w:rsid w:val="00D54C92"/>
    <w:rsid w:val="00D74722"/>
    <w:rsid w:val="00D75457"/>
    <w:rsid w:val="00D85548"/>
    <w:rsid w:val="00D9118C"/>
    <w:rsid w:val="00DA110F"/>
    <w:rsid w:val="00DA3D80"/>
    <w:rsid w:val="00DD4F4D"/>
    <w:rsid w:val="00DD5548"/>
    <w:rsid w:val="00DD65A8"/>
    <w:rsid w:val="00DE243C"/>
    <w:rsid w:val="00DE5149"/>
    <w:rsid w:val="00DE6E6E"/>
    <w:rsid w:val="00DF11B9"/>
    <w:rsid w:val="00DF146D"/>
    <w:rsid w:val="00DF575F"/>
    <w:rsid w:val="00DF6762"/>
    <w:rsid w:val="00E23C1A"/>
    <w:rsid w:val="00E33158"/>
    <w:rsid w:val="00E47C25"/>
    <w:rsid w:val="00E57284"/>
    <w:rsid w:val="00E744A9"/>
    <w:rsid w:val="00E83353"/>
    <w:rsid w:val="00E879A5"/>
    <w:rsid w:val="00E96488"/>
    <w:rsid w:val="00EA7C00"/>
    <w:rsid w:val="00ED0FA1"/>
    <w:rsid w:val="00ED0FE0"/>
    <w:rsid w:val="00ED1076"/>
    <w:rsid w:val="00ED540F"/>
    <w:rsid w:val="00EE7713"/>
    <w:rsid w:val="00EE7DB6"/>
    <w:rsid w:val="00F07F69"/>
    <w:rsid w:val="00F23CCB"/>
    <w:rsid w:val="00F54785"/>
    <w:rsid w:val="00F618A5"/>
    <w:rsid w:val="00F763B2"/>
    <w:rsid w:val="00F80B61"/>
    <w:rsid w:val="00F913D6"/>
    <w:rsid w:val="00F9260E"/>
    <w:rsid w:val="00F926E6"/>
    <w:rsid w:val="00FA7676"/>
    <w:rsid w:val="00FB6E2D"/>
    <w:rsid w:val="00FC5606"/>
    <w:rsid w:val="00FE4BD0"/>
    <w:rsid w:val="00FE76B7"/>
    <w:rsid w:val="00FF08B0"/>
    <w:rsid w:val="00FF4F6D"/>
    <w:rsid w:val="00FF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1B82A"/>
  <w15:chartTrackingRefBased/>
  <w15:docId w15:val="{468B3994-8C03-BE47-B302-A2320C4E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14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4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4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4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E51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F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F95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54B43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Kristin</dc:creator>
  <cp:keywords/>
  <dc:description/>
  <cp:lastModifiedBy>Stephen Kissler</cp:lastModifiedBy>
  <cp:revision>144</cp:revision>
  <cp:lastPrinted>2025-10-03T10:11:00Z</cp:lastPrinted>
  <dcterms:created xsi:type="dcterms:W3CDTF">2025-08-15T17:24:00Z</dcterms:created>
  <dcterms:modified xsi:type="dcterms:W3CDTF">2025-10-08T18:33:00Z</dcterms:modified>
</cp:coreProperties>
</file>