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599B7" w14:textId="7ED6CE6F" w:rsidR="008F17FA" w:rsidRPr="00742A6F" w:rsidRDefault="00352EE3" w:rsidP="00A421C8">
      <w:pPr>
        <w:spacing w:line="240" w:lineRule="auto"/>
        <w:jc w:val="both"/>
        <w:rPr>
          <w:rFonts w:ascii="Arial" w:hAnsi="Arial"/>
          <w:b/>
          <w:sz w:val="22"/>
        </w:rPr>
      </w:pPr>
      <w:r>
        <w:rPr>
          <w:rFonts w:ascii="Arial" w:hAnsi="Arial" w:cs="Arial"/>
          <w:b/>
          <w:bCs/>
          <w:sz w:val="22"/>
          <w:szCs w:val="22"/>
        </w:rPr>
        <w:t xml:space="preserve">A. </w:t>
      </w:r>
      <w:r w:rsidR="008F17FA" w:rsidRPr="00742A6F">
        <w:rPr>
          <w:rFonts w:ascii="Arial" w:hAnsi="Arial"/>
          <w:b/>
          <w:sz w:val="22"/>
        </w:rPr>
        <w:t>SIGNIFICANCE</w:t>
      </w:r>
    </w:p>
    <w:p w14:paraId="322DA8BF" w14:textId="5F2586BE" w:rsidR="002C5152" w:rsidRDefault="002C5152" w:rsidP="00352EE3">
      <w:pPr>
        <w:spacing w:after="0" w:line="240" w:lineRule="auto"/>
        <w:jc w:val="both"/>
        <w:rPr>
          <w:rFonts w:ascii="Arial" w:hAnsi="Arial" w:cs="Arial"/>
          <w:sz w:val="22"/>
          <w:szCs w:val="22"/>
        </w:rPr>
      </w:pPr>
      <w:r w:rsidRPr="00FF3232">
        <w:rPr>
          <w:rFonts w:ascii="Arial" w:hAnsi="Arial" w:cs="Arial"/>
          <w:b/>
          <w:bCs/>
          <w:sz w:val="22"/>
          <w:szCs w:val="22"/>
        </w:rPr>
        <w:t>A.1. Global</w:t>
      </w:r>
      <w:r w:rsidR="00C37269">
        <w:rPr>
          <w:rFonts w:ascii="Arial" w:hAnsi="Arial" w:cs="Arial"/>
          <w:b/>
          <w:bCs/>
          <w:sz w:val="22"/>
          <w:szCs w:val="22"/>
        </w:rPr>
        <w:t xml:space="preserve"> and domestic</w:t>
      </w:r>
      <w:r w:rsidRPr="00FF3232">
        <w:rPr>
          <w:rFonts w:ascii="Arial" w:hAnsi="Arial" w:cs="Arial"/>
          <w:b/>
          <w:bCs/>
          <w:sz w:val="22"/>
          <w:szCs w:val="22"/>
        </w:rPr>
        <w:t xml:space="preserve"> tuberculosis (TB) </w:t>
      </w:r>
      <w:r w:rsidR="008013D7">
        <w:rPr>
          <w:rFonts w:ascii="Arial" w:hAnsi="Arial" w:cs="Arial"/>
          <w:b/>
          <w:bCs/>
          <w:sz w:val="22"/>
          <w:szCs w:val="22"/>
        </w:rPr>
        <w:t>prevention</w:t>
      </w:r>
      <w:r w:rsidRPr="00FF3232">
        <w:rPr>
          <w:rFonts w:ascii="Arial" w:hAnsi="Arial" w:cs="Arial"/>
          <w:b/>
          <w:bCs/>
          <w:sz w:val="22"/>
          <w:szCs w:val="22"/>
        </w:rPr>
        <w:t xml:space="preserve"> is backsliding.</w:t>
      </w:r>
      <w:r w:rsidRPr="00FF3232">
        <w:rPr>
          <w:rFonts w:ascii="Arial" w:hAnsi="Arial" w:cs="Arial"/>
          <w:sz w:val="22"/>
          <w:szCs w:val="22"/>
        </w:rPr>
        <w:t xml:space="preserve"> Following years of consistent reductions in TB incidence and encouraging trends toward global TB control targets, </w:t>
      </w:r>
      <w:r w:rsidRPr="00FF3232">
        <w:rPr>
          <w:rFonts w:ascii="Arial" w:hAnsi="Arial" w:cs="Arial"/>
          <w:sz w:val="22"/>
          <w:szCs w:val="22"/>
          <w:u w:val="single"/>
        </w:rPr>
        <w:t>global TB incidence has increased each year since 2020</w:t>
      </w:r>
      <w:r w:rsidRPr="00FF3232">
        <w:rPr>
          <w:rFonts w:ascii="Arial" w:hAnsi="Arial" w:cs="Arial"/>
          <w:sz w:val="22"/>
          <w:szCs w:val="22"/>
        </w:rPr>
        <w:t>. In 2023, 8.2 million people were newly diagnosed with TB, representing the largest number of TB cases ever documented since global reporting began in 1995. An estimated 1.25 million people died from TB in 2023, and TB is currently the leading cause of death from any single infectious agent.</w:t>
      </w:r>
      <w:r w:rsidR="00CC0713">
        <w:rPr>
          <w:rFonts w:ascii="Arial" w:hAnsi="Arial" w:cs="Arial"/>
          <w:sz w:val="22"/>
          <w:szCs w:val="22"/>
        </w:rPr>
        <w:t xml:space="preserve"> </w:t>
      </w:r>
      <w:r w:rsidR="00CC0713">
        <w:rPr>
          <w:rFonts w:ascii="Arial" w:hAnsi="Arial" w:cs="Arial"/>
          <w:sz w:val="22"/>
          <w:szCs w:val="22"/>
        </w:rPr>
        <w:fldChar w:fldCharType="begin"/>
      </w:r>
      <w:r w:rsidR="00900AE7">
        <w:rPr>
          <w:rFonts w:ascii="Arial" w:hAnsi="Arial" w:cs="Arial"/>
          <w:sz w:val="22"/>
          <w:szCs w:val="22"/>
        </w:rPr>
        <w:instrText xml:space="preserve"> ADDIN ZOTERO_ITEM CSL_CITATION {"citationID":"PY2yRhXX","properties":{"formattedCitation":"\\super 1\\nosupersub{}","plainCitation":"1","noteIndex":0},"citationItems":[{"id":1496,"uris":["http://zotero.org/users/6528344/items/XL59LUGT"],"itemData":{"id":1496,"type":"webpage","abstract":"Global Tuberculosis Report 2024","language":"en","title":"Global Tuberculosis Report 2024","URL":"https://www.who.int/teams/global-tuberculosis-programme/tb-reports/global-tuberculosis-report-2024","accessed":{"date-parts":[["2025",2,19]]}}}],"schema":"https://github.com/citation-style-language/schema/raw/master/csl-citation.json"} </w:instrText>
      </w:r>
      <w:r w:rsidR="00CC0713">
        <w:rPr>
          <w:rFonts w:ascii="Arial" w:hAnsi="Arial" w:cs="Arial"/>
          <w:sz w:val="22"/>
          <w:szCs w:val="22"/>
        </w:rPr>
        <w:fldChar w:fldCharType="separate"/>
      </w:r>
      <w:r w:rsidR="00900AE7" w:rsidRPr="00900AE7">
        <w:rPr>
          <w:rFonts w:ascii="Arial" w:eastAsiaTheme="minorHAnsi" w:hAnsi="Arial" w:cs="Arial"/>
          <w:kern w:val="0"/>
          <w:sz w:val="22"/>
          <w:vertAlign w:val="superscript"/>
        </w:rPr>
        <w:t>1</w:t>
      </w:r>
      <w:r w:rsidR="00CC0713">
        <w:rPr>
          <w:rFonts w:ascii="Arial" w:hAnsi="Arial" w:cs="Arial"/>
          <w:sz w:val="22"/>
          <w:szCs w:val="22"/>
        </w:rPr>
        <w:fldChar w:fldCharType="end"/>
      </w:r>
      <w:r w:rsidR="007D29A5" w:rsidRPr="007D29A5">
        <w:rPr>
          <w:rFonts w:ascii="Arial" w:hAnsi="Arial" w:cs="Arial"/>
          <w:sz w:val="22"/>
          <w:szCs w:val="22"/>
        </w:rPr>
        <w:t xml:space="preserve"> </w:t>
      </w:r>
      <w:r w:rsidR="007D29A5" w:rsidRPr="35E89CD1">
        <w:rPr>
          <w:rFonts w:ascii="Arial" w:hAnsi="Arial" w:cs="Arial"/>
          <w:sz w:val="22"/>
          <w:szCs w:val="22"/>
        </w:rPr>
        <w:t>In the U.S., TB cases have surged, with &gt;10,000 TB cases reported in 2024, marking an 8% increase from 2023 and the highest number since 2011</w:t>
      </w:r>
      <w:r w:rsidR="007D29A5">
        <w:rPr>
          <w:rFonts w:ascii="Arial" w:hAnsi="Arial" w:cs="Arial"/>
          <w:sz w:val="22"/>
          <w:szCs w:val="22"/>
        </w:rPr>
        <w:t xml:space="preserve">. </w:t>
      </w:r>
      <w:r w:rsidR="007D29A5">
        <w:rPr>
          <w:rFonts w:ascii="Arial" w:hAnsi="Arial" w:cs="Arial"/>
          <w:sz w:val="22"/>
          <w:szCs w:val="22"/>
        </w:rPr>
        <w:fldChar w:fldCharType="begin"/>
      </w:r>
      <w:r w:rsidR="00900AE7">
        <w:rPr>
          <w:rFonts w:ascii="Arial" w:hAnsi="Arial" w:cs="Arial"/>
          <w:sz w:val="22"/>
          <w:szCs w:val="22"/>
        </w:rPr>
        <w:instrText xml:space="preserve"> ADDIN ZOTERO_ITEM CSL_CITATION {"citationID":"8j5ch3tn","properties":{"formattedCitation":"\\super 2\\nosupersub{}","plainCitation":"2","noteIndex":0},"citationItems":[{"id":1946,"uris":["http://zotero.org/users/6528344/items/CUREV52F"],"itemData":{"id":1946,"type":"webpage","abstract":"CDC reports provisional tuberculosis data reported in the United States in 2024.","container-title":"Tuberculosis Data","language":"en-us","title":"Provisional 2024 Tuberculosis Data, United States","URL":"https://www.cdc.gov/tb-data/2024-provisional/index.html","author":[{"family":"CDC","given":""}],"accessed":{"date-parts":[["2025",8,14]]},"issued":{"date-parts":[["2025",3,12]]}}}],"schema":"https://github.com/citation-style-language/schema/raw/master/csl-citation.json"} </w:instrText>
      </w:r>
      <w:r w:rsidR="007D29A5">
        <w:rPr>
          <w:rFonts w:ascii="Arial" w:hAnsi="Arial" w:cs="Arial"/>
          <w:sz w:val="22"/>
          <w:szCs w:val="22"/>
        </w:rPr>
        <w:fldChar w:fldCharType="separate"/>
      </w:r>
      <w:r w:rsidR="00900AE7" w:rsidRPr="00900AE7">
        <w:rPr>
          <w:rFonts w:ascii="Arial" w:eastAsiaTheme="minorHAnsi" w:hAnsi="Arial" w:cs="Arial"/>
          <w:kern w:val="0"/>
          <w:sz w:val="22"/>
          <w:vertAlign w:val="superscript"/>
        </w:rPr>
        <w:t>2</w:t>
      </w:r>
      <w:r w:rsidR="007D29A5">
        <w:rPr>
          <w:rFonts w:ascii="Arial" w:hAnsi="Arial" w:cs="Arial"/>
          <w:sz w:val="22"/>
          <w:szCs w:val="22"/>
        </w:rPr>
        <w:fldChar w:fldCharType="end"/>
      </w:r>
    </w:p>
    <w:p w14:paraId="1D711BBC" w14:textId="77777777" w:rsidR="002C5152" w:rsidRPr="00CC0713" w:rsidRDefault="002C5152" w:rsidP="00352EE3">
      <w:pPr>
        <w:spacing w:after="0" w:line="240" w:lineRule="auto"/>
        <w:jc w:val="both"/>
        <w:rPr>
          <w:rFonts w:ascii="Arial" w:hAnsi="Arial" w:cs="Arial"/>
          <w:sz w:val="10"/>
          <w:szCs w:val="10"/>
        </w:rPr>
      </w:pPr>
    </w:p>
    <w:p w14:paraId="0F58178C" w14:textId="0A451B3D" w:rsidR="002C5152" w:rsidRDefault="002C5152" w:rsidP="002C5152">
      <w:pPr>
        <w:spacing w:after="0" w:line="240" w:lineRule="auto"/>
        <w:jc w:val="both"/>
        <w:rPr>
          <w:rFonts w:ascii="Arial" w:hAnsi="Arial" w:cs="Arial"/>
          <w:sz w:val="22"/>
          <w:szCs w:val="22"/>
        </w:rPr>
      </w:pPr>
      <w:r w:rsidRPr="00CC0713">
        <w:rPr>
          <w:rFonts w:ascii="Arial" w:hAnsi="Arial" w:cs="Arial"/>
          <w:b/>
          <w:bCs/>
          <w:sz w:val="22"/>
          <w:szCs w:val="22"/>
        </w:rPr>
        <w:t xml:space="preserve">A.2. Global TB </w:t>
      </w:r>
      <w:r w:rsidR="008013D7">
        <w:rPr>
          <w:rFonts w:ascii="Arial" w:hAnsi="Arial" w:cs="Arial"/>
          <w:b/>
          <w:bCs/>
          <w:sz w:val="22"/>
          <w:szCs w:val="22"/>
        </w:rPr>
        <w:t>prevention</w:t>
      </w:r>
      <w:r w:rsidRPr="00CC0713">
        <w:rPr>
          <w:rFonts w:ascii="Arial" w:hAnsi="Arial" w:cs="Arial"/>
          <w:b/>
          <w:bCs/>
          <w:sz w:val="22"/>
          <w:szCs w:val="22"/>
        </w:rPr>
        <w:t xml:space="preserve"> efforts protect public health and health security in the </w:t>
      </w:r>
      <w:r w:rsidR="00D44C26">
        <w:rPr>
          <w:rFonts w:ascii="Arial" w:hAnsi="Arial" w:cs="Arial"/>
          <w:b/>
          <w:bCs/>
          <w:sz w:val="22"/>
          <w:szCs w:val="22"/>
        </w:rPr>
        <w:t>U.S</w:t>
      </w:r>
      <w:r w:rsidRPr="00CC0713">
        <w:rPr>
          <w:rFonts w:ascii="Arial" w:hAnsi="Arial" w:cs="Arial"/>
          <w:b/>
          <w:bCs/>
          <w:sz w:val="22"/>
          <w:szCs w:val="22"/>
        </w:rPr>
        <w:t>.</w:t>
      </w:r>
      <w:r w:rsidRPr="00CC0713">
        <w:rPr>
          <w:rFonts w:ascii="Arial" w:hAnsi="Arial" w:cs="Arial"/>
          <w:sz w:val="22"/>
          <w:szCs w:val="22"/>
        </w:rPr>
        <w:t xml:space="preserve"> </w:t>
      </w:r>
      <w:r w:rsidR="00CC0713">
        <w:rPr>
          <w:rFonts w:ascii="Arial" w:hAnsi="Arial" w:cs="Arial"/>
          <w:sz w:val="22"/>
          <w:szCs w:val="22"/>
        </w:rPr>
        <w:t>M</w:t>
      </w:r>
      <w:r w:rsidR="00393EBB">
        <w:rPr>
          <w:rFonts w:ascii="Arial" w:hAnsi="Arial" w:cs="Arial"/>
          <w:sz w:val="22"/>
          <w:szCs w:val="22"/>
        </w:rPr>
        <w:t xml:space="preserve">athematical modeling studies </w:t>
      </w:r>
      <w:r w:rsidR="00CC0713">
        <w:rPr>
          <w:rFonts w:ascii="Arial" w:hAnsi="Arial" w:cs="Arial"/>
          <w:sz w:val="22"/>
          <w:szCs w:val="22"/>
        </w:rPr>
        <w:t>suggest</w:t>
      </w:r>
      <w:r w:rsidRPr="00CC0713">
        <w:rPr>
          <w:rFonts w:ascii="Arial" w:hAnsi="Arial" w:cs="Arial"/>
          <w:sz w:val="22"/>
          <w:szCs w:val="22"/>
        </w:rPr>
        <w:t xml:space="preserve"> that</w:t>
      </w:r>
      <w:r>
        <w:rPr>
          <w:rFonts w:ascii="Arial" w:hAnsi="Arial" w:cs="Arial"/>
          <w:sz w:val="22"/>
          <w:szCs w:val="22"/>
        </w:rPr>
        <w:t xml:space="preserve"> without continued reductions in the global burden of </w:t>
      </w:r>
      <w:proofErr w:type="spellStart"/>
      <w:r>
        <w:rPr>
          <w:rFonts w:ascii="Arial" w:hAnsi="Arial" w:cs="Arial"/>
          <w:i/>
          <w:iCs/>
          <w:sz w:val="22"/>
          <w:szCs w:val="22"/>
        </w:rPr>
        <w:t>Mtb</w:t>
      </w:r>
      <w:proofErr w:type="spellEnd"/>
      <w:r>
        <w:rPr>
          <w:rFonts w:ascii="Arial" w:hAnsi="Arial" w:cs="Arial"/>
          <w:sz w:val="22"/>
          <w:szCs w:val="22"/>
        </w:rPr>
        <w:t xml:space="preserve"> infections,</w:t>
      </w:r>
      <w:r w:rsidRPr="00CC0713">
        <w:rPr>
          <w:rFonts w:ascii="Arial" w:hAnsi="Arial" w:cs="Arial"/>
          <w:sz w:val="22"/>
          <w:szCs w:val="22"/>
        </w:rPr>
        <w:t xml:space="preserve"> TB elimination in the U</w:t>
      </w:r>
      <w:r w:rsidR="00D44C26">
        <w:rPr>
          <w:rFonts w:ascii="Arial" w:hAnsi="Arial" w:cs="Arial"/>
          <w:sz w:val="22"/>
          <w:szCs w:val="22"/>
        </w:rPr>
        <w:t>.</w:t>
      </w:r>
      <w:r w:rsidRPr="00CC0713">
        <w:rPr>
          <w:rFonts w:ascii="Arial" w:hAnsi="Arial" w:cs="Arial"/>
          <w:sz w:val="22"/>
          <w:szCs w:val="22"/>
        </w:rPr>
        <w:t>S</w:t>
      </w:r>
      <w:r w:rsidR="00D44C26">
        <w:rPr>
          <w:rFonts w:ascii="Arial" w:hAnsi="Arial" w:cs="Arial"/>
          <w:sz w:val="22"/>
          <w:szCs w:val="22"/>
        </w:rPr>
        <w:t>.</w:t>
      </w:r>
      <w:r w:rsidRPr="00CC0713">
        <w:rPr>
          <w:rFonts w:ascii="Arial" w:hAnsi="Arial" w:cs="Arial"/>
          <w:sz w:val="22"/>
          <w:szCs w:val="22"/>
        </w:rPr>
        <w:t xml:space="preserve"> </w:t>
      </w:r>
      <w:ins w:id="0" w:author="Stephen Kissler" w:date="2025-10-08T08:31:00Z" w16du:dateUtc="2025-10-08T14:31:00Z">
        <w:r w:rsidR="00E31B57">
          <w:rPr>
            <w:rFonts w:ascii="Arial" w:hAnsi="Arial" w:cs="Arial"/>
            <w:sz w:val="22"/>
            <w:szCs w:val="22"/>
          </w:rPr>
          <w:t xml:space="preserve">will be </w:t>
        </w:r>
      </w:ins>
      <w:r w:rsidRPr="00CC0713">
        <w:rPr>
          <w:rFonts w:ascii="Arial" w:hAnsi="Arial" w:cs="Arial"/>
          <w:sz w:val="22"/>
          <w:szCs w:val="22"/>
        </w:rPr>
        <w:t>impossible</w:t>
      </w:r>
      <w:r>
        <w:rPr>
          <w:rFonts w:ascii="Arial" w:hAnsi="Arial" w:cs="Arial"/>
          <w:sz w:val="22"/>
          <w:szCs w:val="22"/>
        </w:rPr>
        <w:t xml:space="preserve">. </w:t>
      </w:r>
      <w:r w:rsidR="00CC0713">
        <w:rPr>
          <w:rFonts w:ascii="Arial" w:hAnsi="Arial" w:cs="Arial"/>
          <w:sz w:val="22"/>
          <w:szCs w:val="22"/>
        </w:rPr>
        <w:fldChar w:fldCharType="begin"/>
      </w:r>
      <w:r w:rsidR="00900AE7">
        <w:rPr>
          <w:rFonts w:ascii="Arial" w:hAnsi="Arial" w:cs="Arial"/>
          <w:sz w:val="22"/>
          <w:szCs w:val="22"/>
        </w:rPr>
        <w:instrText xml:space="preserve"> ADDIN ZOTERO_ITEM CSL_CITATION {"citationID":"JRvnYUc7","properties":{"formattedCitation":"\\super 3\\nosupersub{}","plainCitation":"3","noteIndex":0},"citationItems":[{"id":2047,"uris":["http://zotero.org/users/6528344/items/U62VDEYD"],"itemData":{"id":2047,"type":"article-journal","abstract":"BACKGROUND: For settings with low tuberculosis incidence, disease elimination is a long-term goal. We investigated pathways to tuberculosis pre-elimination (incidence &lt;1·0 cases per 100 000 people) and elimination (incidence &lt;0·1 cases per 100 000 people) in the USA, where incidence was estimated at 2·9 per 100 000 people in 2023.\nMETHODS: Using a mathematical modelling framework, we simulated how US tuberculosis incidence could be affected by changes in tuberculosis services in the countries of origin for future migrants to the USA, as well as changes in tuberculosis services inside the USA. To do so, we used a linked set of transmission dynamic models, calibrated to demographic and epidemiological data for each setting. We constructed intervention scenarios representing improvements in tuberculosis services internationally and within the USA, individually and in combination, plus a base-case scenario representing continuation of current services. We simulated health and economic outcomes until 2100, using a Bayesian approach to quantify uncertainty in these outcomes.\nFINDINGS: Under the base-case scenario, US tuberculosis incidence was projected to decline to 1·8 cases per 100 000 (95% uncertainty interval [UI] 1·5-2·1) in the total population by 2050. Intervention scenarios produced substantial reductions in tuberculosis incidence, with the combination of all domestic and international interventions projected to achieve pre-elimination by 2033 (95% UI 2031-2037). Compared with the base-case scenario, this combination of interventions could avert 101 000 tuberculosis cases (95% UI 84 000-120 000) and 13 300 tuberculosis deaths (95% UI 10 500-16 300) in the USA from 2025 to 2050. Tuberculosis elimination was not projected before 2100.\nINTERPRETATION: Strengthening tuberculosis services domestically, promoting the development of more effective technologies and interventions, and supporting tuberculosis programmes in countries with a high tuberculosis burden are key strategies for accelerating progress towards tuberculosis elimination in the USA.\nFUNDING: US Centers for Disease Control and Prevention.","container-title":"The Lancet. Public Health","DOI":"10.1016/S2468-2667(24)00150-6","ISSN":"2468-2667","issue":"8","journalAbbreviation":"Lancet Public Health","language":"eng","note":"PMID: 39095134\nPMCID: PMC11344642","page":"e573-e582","source":"PubMed","title":"The long-term effects of domestic and international tuberculosis service improvements on tuberculosis trends within the USA: a mathematical modelling study","title-short":"The long-term effects of domestic and international tuberculosis service improvements on tuberculosis trends within the USA","volume":"9","author":[{"family":"Menzies","given":"Nicolas A."},{"family":"Swartwood","given":"Nicole A."},{"family":"Cohen","given":"Ted"},{"family":"Marks","given":"Suzanne M."},{"family":"Maloney","given":"Susan A."},{"family":"Chappelle","given":"Courtney"},{"family":"Miller","given":"Jeffrey W."},{"family":"Beeler Asay","given":"Garrett R."},{"family":"Date","given":"Anand A."},{"family":"Horsburgh","given":"C. Robert"},{"family":"Salomon","given":"Joshua A."}],"issued":{"date-parts":[["2024",8]]}}}],"schema":"https://github.com/citation-style-language/schema/raw/master/csl-citation.json"} </w:instrText>
      </w:r>
      <w:r w:rsidR="00CC0713">
        <w:rPr>
          <w:rFonts w:ascii="Arial" w:hAnsi="Arial" w:cs="Arial"/>
          <w:sz w:val="22"/>
          <w:szCs w:val="22"/>
        </w:rPr>
        <w:fldChar w:fldCharType="separate"/>
      </w:r>
      <w:r w:rsidR="00900AE7" w:rsidRPr="00900AE7">
        <w:rPr>
          <w:rFonts w:ascii="Arial" w:eastAsiaTheme="minorHAnsi" w:hAnsi="Arial" w:cs="Arial"/>
          <w:kern w:val="0"/>
          <w:sz w:val="22"/>
          <w:vertAlign w:val="superscript"/>
        </w:rPr>
        <w:t>3</w:t>
      </w:r>
      <w:r w:rsidR="00CC0713">
        <w:rPr>
          <w:rFonts w:ascii="Arial" w:hAnsi="Arial" w:cs="Arial"/>
          <w:sz w:val="22"/>
          <w:szCs w:val="22"/>
        </w:rPr>
        <w:fldChar w:fldCharType="end"/>
      </w:r>
      <w:r w:rsidRPr="00CC0713">
        <w:rPr>
          <w:rFonts w:ascii="Arial" w:hAnsi="Arial" w:cs="Arial"/>
          <w:sz w:val="22"/>
          <w:szCs w:val="22"/>
        </w:rPr>
        <w:t xml:space="preserve"> A large, recent TB outbreak in Kansas underscores the need for continued investment in TB prevention and research both in the U</w:t>
      </w:r>
      <w:r w:rsidR="00D44C26">
        <w:rPr>
          <w:rFonts w:ascii="Arial" w:hAnsi="Arial" w:cs="Arial"/>
          <w:sz w:val="22"/>
          <w:szCs w:val="22"/>
        </w:rPr>
        <w:t>.</w:t>
      </w:r>
      <w:r w:rsidRPr="00CC0713">
        <w:rPr>
          <w:rFonts w:ascii="Arial" w:hAnsi="Arial" w:cs="Arial"/>
          <w:sz w:val="22"/>
          <w:szCs w:val="22"/>
        </w:rPr>
        <w:t>S</w:t>
      </w:r>
      <w:r w:rsidR="00D44C26">
        <w:rPr>
          <w:rFonts w:ascii="Arial" w:hAnsi="Arial" w:cs="Arial"/>
          <w:sz w:val="22"/>
          <w:szCs w:val="22"/>
        </w:rPr>
        <w:t>.</w:t>
      </w:r>
      <w:r w:rsidRPr="00CC0713">
        <w:rPr>
          <w:rFonts w:ascii="Arial" w:hAnsi="Arial" w:cs="Arial"/>
          <w:sz w:val="22"/>
          <w:szCs w:val="22"/>
        </w:rPr>
        <w:t xml:space="preserve"> and globally.</w:t>
      </w:r>
      <w:r w:rsidR="00CC0713">
        <w:rPr>
          <w:rFonts w:ascii="Arial" w:hAnsi="Arial" w:cs="Arial"/>
          <w:sz w:val="22"/>
          <w:szCs w:val="22"/>
        </w:rPr>
        <w:t xml:space="preserve"> </w:t>
      </w:r>
      <w:r w:rsidR="00A421FB">
        <w:rPr>
          <w:rFonts w:ascii="Arial" w:hAnsi="Arial" w:cs="Arial"/>
          <w:sz w:val="22"/>
          <w:szCs w:val="22"/>
        </w:rPr>
        <w:fldChar w:fldCharType="begin"/>
      </w:r>
      <w:r w:rsidR="00900AE7">
        <w:rPr>
          <w:rFonts w:ascii="Arial" w:hAnsi="Arial" w:cs="Arial"/>
          <w:sz w:val="22"/>
          <w:szCs w:val="22"/>
        </w:rPr>
        <w:instrText xml:space="preserve"> ADDIN ZOTERO_ITEM CSL_CITATION {"citationID":"D5L2zylw","properties":{"formattedCitation":"\\super 4\\nosupersub{}","plainCitation":"4","noteIndex":0},"citationItems":[{"id":2061,"uris":["http://zotero.org/users/6528344/items/742GMCCT"],"itemData":{"id":2061,"type":"webpage","abstract":"CDC reports provisional tuberculosis data reported in the United States in 2024.","container-title":"Tuberculosis Data","language":"en-us","title":"Provisional 2024 Tuberculosis Data, United States","URL":"https://www.cdc.gov/tb-data/2024-provisional/index.html","author":[{"family":"CDC","given":""}],"accessed":{"date-parts":[["2025",10,2]]},"issued":{"date-parts":[["2025",3,12]]}}}],"schema":"https://github.com/citation-style-language/schema/raw/master/csl-citation.json"} </w:instrText>
      </w:r>
      <w:r w:rsidR="00A421FB">
        <w:rPr>
          <w:rFonts w:ascii="Arial" w:hAnsi="Arial" w:cs="Arial"/>
          <w:sz w:val="22"/>
          <w:szCs w:val="22"/>
        </w:rPr>
        <w:fldChar w:fldCharType="separate"/>
      </w:r>
      <w:r w:rsidR="00900AE7" w:rsidRPr="00900AE7">
        <w:rPr>
          <w:rFonts w:ascii="Arial" w:eastAsiaTheme="minorHAnsi" w:hAnsi="Arial" w:cs="Arial"/>
          <w:kern w:val="0"/>
          <w:sz w:val="22"/>
          <w:vertAlign w:val="superscript"/>
        </w:rPr>
        <w:t>4</w:t>
      </w:r>
      <w:r w:rsidR="00A421FB">
        <w:rPr>
          <w:rFonts w:ascii="Arial" w:hAnsi="Arial" w:cs="Arial"/>
          <w:sz w:val="22"/>
          <w:szCs w:val="22"/>
        </w:rPr>
        <w:fldChar w:fldCharType="end"/>
      </w:r>
      <w:r w:rsidR="00A421FB">
        <w:rPr>
          <w:rFonts w:ascii="Arial" w:hAnsi="Arial" w:cs="Arial"/>
          <w:sz w:val="22"/>
          <w:szCs w:val="22"/>
        </w:rPr>
        <w:t xml:space="preserve"> </w:t>
      </w:r>
      <w:r w:rsidR="00CC0713">
        <w:rPr>
          <w:rFonts w:ascii="Arial" w:hAnsi="Arial" w:cs="Arial"/>
          <w:sz w:val="22"/>
          <w:szCs w:val="22"/>
        </w:rPr>
        <w:t>S</w:t>
      </w:r>
      <w:r w:rsidRPr="00CC0713">
        <w:rPr>
          <w:rFonts w:ascii="Arial" w:hAnsi="Arial" w:cs="Arial"/>
          <w:sz w:val="22"/>
          <w:szCs w:val="22"/>
        </w:rPr>
        <w:t>upporting public health work and scientific research to tackle TB epidemics outside the U</w:t>
      </w:r>
      <w:r w:rsidR="00D44C26">
        <w:rPr>
          <w:rFonts w:ascii="Arial" w:hAnsi="Arial" w:cs="Arial"/>
          <w:sz w:val="22"/>
          <w:szCs w:val="22"/>
        </w:rPr>
        <w:t>.</w:t>
      </w:r>
      <w:r w:rsidRPr="00CC0713">
        <w:rPr>
          <w:rFonts w:ascii="Arial" w:hAnsi="Arial" w:cs="Arial"/>
          <w:sz w:val="22"/>
          <w:szCs w:val="22"/>
        </w:rPr>
        <w:t>S</w:t>
      </w:r>
      <w:r w:rsidR="00D44C26">
        <w:rPr>
          <w:rFonts w:ascii="Arial" w:hAnsi="Arial" w:cs="Arial"/>
          <w:sz w:val="22"/>
          <w:szCs w:val="22"/>
        </w:rPr>
        <w:t>.</w:t>
      </w:r>
      <w:del w:id="1" w:author="Stephen Kissler" w:date="2025-10-08T08:31:00Z" w16du:dateUtc="2025-10-08T14:31:00Z">
        <w:r w:rsidRPr="00CC0713" w:rsidDel="00F557A0">
          <w:rPr>
            <w:rFonts w:ascii="Arial" w:hAnsi="Arial" w:cs="Arial"/>
            <w:sz w:val="22"/>
            <w:szCs w:val="22"/>
          </w:rPr>
          <w:delText>,</w:delText>
        </w:r>
      </w:del>
      <w:r w:rsidRPr="00CC0713">
        <w:rPr>
          <w:rFonts w:ascii="Arial" w:hAnsi="Arial" w:cs="Arial"/>
          <w:sz w:val="22"/>
          <w:szCs w:val="22"/>
        </w:rPr>
        <w:t xml:space="preserve"> is </w:t>
      </w:r>
      <w:r w:rsidRPr="00CC0713">
        <w:rPr>
          <w:rFonts w:ascii="Arial" w:hAnsi="Arial" w:cs="Arial"/>
          <w:sz w:val="22"/>
          <w:szCs w:val="22"/>
          <w:u w:val="single"/>
        </w:rPr>
        <w:t>a strategic investment in U</w:t>
      </w:r>
      <w:ins w:id="2" w:author="Stephen Kissler" w:date="2025-10-08T08:31:00Z" w16du:dateUtc="2025-10-08T14:31:00Z">
        <w:r w:rsidR="00F557A0">
          <w:rPr>
            <w:rFonts w:ascii="Arial" w:hAnsi="Arial" w:cs="Arial"/>
            <w:sz w:val="22"/>
            <w:szCs w:val="22"/>
            <w:u w:val="single"/>
          </w:rPr>
          <w:t>.</w:t>
        </w:r>
      </w:ins>
      <w:r w:rsidRPr="00CC0713">
        <w:rPr>
          <w:rFonts w:ascii="Arial" w:hAnsi="Arial" w:cs="Arial"/>
          <w:sz w:val="22"/>
          <w:szCs w:val="22"/>
          <w:u w:val="single"/>
        </w:rPr>
        <w:t>S</w:t>
      </w:r>
      <w:ins w:id="3" w:author="Stephen Kissler" w:date="2025-10-08T08:31:00Z" w16du:dateUtc="2025-10-08T14:31:00Z">
        <w:r w:rsidR="00F557A0">
          <w:rPr>
            <w:rFonts w:ascii="Arial" w:hAnsi="Arial" w:cs="Arial"/>
            <w:sz w:val="22"/>
            <w:szCs w:val="22"/>
            <w:u w:val="single"/>
          </w:rPr>
          <w:t>.</w:t>
        </w:r>
      </w:ins>
      <w:r w:rsidRPr="00CC0713">
        <w:rPr>
          <w:rFonts w:ascii="Arial" w:hAnsi="Arial" w:cs="Arial"/>
          <w:sz w:val="22"/>
          <w:szCs w:val="22"/>
          <w:u w:val="single"/>
        </w:rPr>
        <w:t xml:space="preserve"> domestic health security</w:t>
      </w:r>
      <w:r w:rsidRPr="00CC0713">
        <w:rPr>
          <w:rFonts w:ascii="Arial" w:hAnsi="Arial" w:cs="Arial"/>
          <w:sz w:val="22"/>
          <w:szCs w:val="22"/>
        </w:rPr>
        <w:t xml:space="preserve"> and a necessary step </w:t>
      </w:r>
      <w:r w:rsidR="00CC0713">
        <w:rPr>
          <w:rFonts w:ascii="Arial" w:hAnsi="Arial" w:cs="Arial"/>
          <w:sz w:val="22"/>
          <w:szCs w:val="22"/>
        </w:rPr>
        <w:t>towards</w:t>
      </w:r>
      <w:r w:rsidRPr="00CC0713">
        <w:rPr>
          <w:rFonts w:ascii="Arial" w:hAnsi="Arial" w:cs="Arial"/>
          <w:sz w:val="22"/>
          <w:szCs w:val="22"/>
        </w:rPr>
        <w:t xml:space="preserve"> renewing progress toward TB elimination in the U</w:t>
      </w:r>
      <w:r w:rsidR="007D29A5">
        <w:rPr>
          <w:rFonts w:ascii="Arial" w:hAnsi="Arial" w:cs="Arial"/>
          <w:sz w:val="22"/>
          <w:szCs w:val="22"/>
        </w:rPr>
        <w:t>.</w:t>
      </w:r>
      <w:r w:rsidRPr="00CC0713">
        <w:rPr>
          <w:rFonts w:ascii="Arial" w:hAnsi="Arial" w:cs="Arial"/>
          <w:sz w:val="22"/>
          <w:szCs w:val="22"/>
        </w:rPr>
        <w:t>S.</w:t>
      </w:r>
      <w:r w:rsidRPr="002C5152">
        <w:rPr>
          <w:rFonts w:ascii="Arial" w:hAnsi="Arial" w:cs="Arial"/>
          <w:sz w:val="22"/>
          <w:szCs w:val="22"/>
        </w:rPr>
        <w:t xml:space="preserve">  </w:t>
      </w:r>
    </w:p>
    <w:p w14:paraId="6846FA12" w14:textId="77777777" w:rsidR="002C5152" w:rsidRPr="00CC0713" w:rsidRDefault="002C5152" w:rsidP="00352EE3">
      <w:pPr>
        <w:spacing w:after="0" w:line="240" w:lineRule="auto"/>
        <w:jc w:val="both"/>
        <w:rPr>
          <w:rFonts w:ascii="Arial" w:hAnsi="Arial" w:cs="Arial"/>
          <w:sz w:val="10"/>
          <w:szCs w:val="10"/>
        </w:rPr>
      </w:pPr>
    </w:p>
    <w:p w14:paraId="7C61CE4F" w14:textId="48B64A52" w:rsidR="002C5152" w:rsidRDefault="002C5152" w:rsidP="002C5152">
      <w:pPr>
        <w:spacing w:after="0" w:line="240" w:lineRule="auto"/>
        <w:jc w:val="both"/>
        <w:rPr>
          <w:rFonts w:ascii="Arial" w:hAnsi="Arial" w:cs="Arial"/>
          <w:sz w:val="22"/>
          <w:szCs w:val="22"/>
        </w:rPr>
      </w:pPr>
      <w:r>
        <w:rPr>
          <w:rFonts w:ascii="Arial" w:hAnsi="Arial" w:cs="Arial"/>
          <w:b/>
          <w:bCs/>
          <w:sz w:val="22"/>
          <w:szCs w:val="22"/>
        </w:rPr>
        <w:t xml:space="preserve">A.3. Existing diagnostics for </w:t>
      </w:r>
      <w:proofErr w:type="spellStart"/>
      <w:r>
        <w:rPr>
          <w:rFonts w:ascii="Arial" w:hAnsi="Arial" w:cs="Arial"/>
          <w:b/>
          <w:bCs/>
          <w:i/>
          <w:iCs/>
          <w:sz w:val="22"/>
          <w:szCs w:val="22"/>
        </w:rPr>
        <w:t>Mtb</w:t>
      </w:r>
      <w:proofErr w:type="spellEnd"/>
      <w:r>
        <w:rPr>
          <w:rFonts w:ascii="Arial" w:hAnsi="Arial" w:cs="Arial"/>
          <w:b/>
          <w:bCs/>
          <w:i/>
          <w:iCs/>
          <w:sz w:val="22"/>
          <w:szCs w:val="22"/>
        </w:rPr>
        <w:t xml:space="preserve"> </w:t>
      </w:r>
      <w:r>
        <w:rPr>
          <w:rFonts w:ascii="Arial" w:hAnsi="Arial" w:cs="Arial"/>
          <w:b/>
          <w:bCs/>
          <w:sz w:val="22"/>
          <w:szCs w:val="22"/>
        </w:rPr>
        <w:t>infection</w:t>
      </w:r>
      <w:r w:rsidR="00D44C26">
        <w:rPr>
          <w:rFonts w:ascii="Arial" w:hAnsi="Arial" w:cs="Arial"/>
          <w:b/>
          <w:bCs/>
          <w:sz w:val="22"/>
          <w:szCs w:val="22"/>
        </w:rPr>
        <w:t xml:space="preserve"> poorly predict progression to disease and cannot differentiate recent </w:t>
      </w:r>
      <w:r w:rsidR="00884CD5">
        <w:rPr>
          <w:rFonts w:ascii="Arial" w:hAnsi="Arial" w:cs="Arial"/>
          <w:b/>
          <w:bCs/>
          <w:sz w:val="22"/>
          <w:szCs w:val="22"/>
        </w:rPr>
        <w:t>from</w:t>
      </w:r>
      <w:r w:rsidR="00D44C26">
        <w:rPr>
          <w:rFonts w:ascii="Arial" w:hAnsi="Arial" w:cs="Arial"/>
          <w:b/>
          <w:bCs/>
          <w:sz w:val="22"/>
          <w:szCs w:val="22"/>
        </w:rPr>
        <w:t xml:space="preserve"> </w:t>
      </w:r>
      <w:r w:rsidR="008F037B">
        <w:rPr>
          <w:rFonts w:ascii="Arial" w:hAnsi="Arial" w:cs="Arial"/>
          <w:b/>
          <w:bCs/>
          <w:sz w:val="22"/>
          <w:szCs w:val="22"/>
        </w:rPr>
        <w:t>persistent</w:t>
      </w:r>
      <w:r w:rsidR="00D44C26">
        <w:rPr>
          <w:rFonts w:ascii="Arial" w:hAnsi="Arial" w:cs="Arial"/>
          <w:b/>
          <w:bCs/>
          <w:sz w:val="22"/>
          <w:szCs w:val="22"/>
        </w:rPr>
        <w:t xml:space="preserve"> infection</w:t>
      </w:r>
      <w:r>
        <w:rPr>
          <w:rFonts w:ascii="Arial" w:hAnsi="Arial" w:cs="Arial"/>
          <w:b/>
          <w:bCs/>
          <w:sz w:val="22"/>
          <w:szCs w:val="22"/>
        </w:rPr>
        <w:t xml:space="preserve">. </w:t>
      </w:r>
      <w:r w:rsidRPr="00FF3232">
        <w:rPr>
          <w:rFonts w:ascii="Arial" w:hAnsi="Arial" w:cs="Arial"/>
          <w:sz w:val="22"/>
          <w:szCs w:val="22"/>
        </w:rPr>
        <w:t xml:space="preserve">Existing diagnostics, including tuberculin skin testing (TST) and interferon gamma release assays (IGRA), detect immunological signatures of </w:t>
      </w:r>
      <w:proofErr w:type="spellStart"/>
      <w:r w:rsidRPr="00FF3232">
        <w:rPr>
          <w:rFonts w:ascii="Arial" w:hAnsi="Arial" w:cs="Arial"/>
          <w:i/>
          <w:iCs/>
          <w:sz w:val="22"/>
          <w:szCs w:val="22"/>
        </w:rPr>
        <w:t>Mtb</w:t>
      </w:r>
      <w:proofErr w:type="spellEnd"/>
      <w:r w:rsidRPr="00FF3232">
        <w:rPr>
          <w:rFonts w:ascii="Arial" w:hAnsi="Arial" w:cs="Arial"/>
          <w:i/>
          <w:iCs/>
          <w:sz w:val="22"/>
          <w:szCs w:val="22"/>
        </w:rPr>
        <w:t xml:space="preserve"> </w:t>
      </w:r>
      <w:r w:rsidR="00D44C26">
        <w:rPr>
          <w:rFonts w:ascii="Arial" w:hAnsi="Arial" w:cs="Arial"/>
          <w:sz w:val="22"/>
          <w:szCs w:val="22"/>
        </w:rPr>
        <w:t xml:space="preserve">infection that </w:t>
      </w:r>
      <w:r w:rsidR="007D29A5">
        <w:rPr>
          <w:rFonts w:ascii="Arial" w:hAnsi="Arial" w:cs="Arial"/>
          <w:sz w:val="22"/>
          <w:szCs w:val="22"/>
        </w:rPr>
        <w:t>persist</w:t>
      </w:r>
      <w:r w:rsidRPr="00FF3232">
        <w:rPr>
          <w:rFonts w:ascii="Arial" w:hAnsi="Arial" w:cs="Arial"/>
          <w:sz w:val="22"/>
          <w:szCs w:val="22"/>
        </w:rPr>
        <w:t xml:space="preserve"> over time and </w:t>
      </w:r>
      <w:ins w:id="4" w:author="Stephen Kissler" w:date="2025-10-08T08:32:00Z" w16du:dateUtc="2025-10-08T14:32:00Z">
        <w:r w:rsidR="00F557A0">
          <w:rPr>
            <w:rFonts w:ascii="Arial" w:hAnsi="Arial" w:cs="Arial"/>
            <w:sz w:val="22"/>
            <w:szCs w:val="22"/>
          </w:rPr>
          <w:t xml:space="preserve">are </w:t>
        </w:r>
      </w:ins>
      <w:r w:rsidRPr="00FF3232">
        <w:rPr>
          <w:rFonts w:ascii="Arial" w:hAnsi="Arial" w:cs="Arial"/>
          <w:sz w:val="22"/>
          <w:szCs w:val="22"/>
        </w:rPr>
        <w:t xml:space="preserve">unable to differentiate </w:t>
      </w:r>
      <w:r w:rsidR="007D29A5">
        <w:rPr>
          <w:rFonts w:ascii="Arial" w:hAnsi="Arial" w:cs="Arial"/>
          <w:sz w:val="22"/>
          <w:szCs w:val="22"/>
        </w:rPr>
        <w:t>persistent</w:t>
      </w:r>
      <w:r w:rsidRPr="00FF3232">
        <w:rPr>
          <w:rFonts w:ascii="Arial" w:hAnsi="Arial" w:cs="Arial"/>
          <w:sz w:val="22"/>
          <w:szCs w:val="22"/>
        </w:rPr>
        <w:t xml:space="preserve"> </w:t>
      </w:r>
      <w:r w:rsidR="008F037B">
        <w:rPr>
          <w:rFonts w:ascii="Arial" w:hAnsi="Arial" w:cs="Arial"/>
          <w:sz w:val="22"/>
          <w:szCs w:val="22"/>
        </w:rPr>
        <w:t>from</w:t>
      </w:r>
      <w:r w:rsidRPr="00FF3232">
        <w:rPr>
          <w:rFonts w:ascii="Arial" w:hAnsi="Arial" w:cs="Arial"/>
          <w:sz w:val="22"/>
          <w:szCs w:val="22"/>
        </w:rPr>
        <w:t xml:space="preserve"> more recent </w:t>
      </w:r>
      <w:proofErr w:type="spellStart"/>
      <w:r w:rsidRPr="00FF3232">
        <w:rPr>
          <w:rFonts w:ascii="Arial" w:hAnsi="Arial" w:cs="Arial"/>
          <w:i/>
          <w:iCs/>
          <w:sz w:val="22"/>
          <w:szCs w:val="22"/>
        </w:rPr>
        <w:t>Mtb</w:t>
      </w:r>
      <w:proofErr w:type="spellEnd"/>
      <w:r w:rsidRPr="00FF3232">
        <w:rPr>
          <w:rFonts w:ascii="Arial" w:hAnsi="Arial" w:cs="Arial"/>
          <w:sz w:val="22"/>
          <w:szCs w:val="22"/>
        </w:rPr>
        <w:t xml:space="preserve"> infection.</w:t>
      </w:r>
      <w:r>
        <w:rPr>
          <w:rFonts w:ascii="Arial" w:hAnsi="Arial" w:cs="Arial"/>
          <w:sz w:val="22"/>
          <w:szCs w:val="22"/>
        </w:rPr>
        <w:t xml:space="preserve"> Importantly, only 5-10% of those with</w:t>
      </w:r>
      <w:ins w:id="5" w:author="Stephen Kissler" w:date="2025-10-08T08:33:00Z" w16du:dateUtc="2025-10-08T14:33:00Z">
        <w:r w:rsidR="00252A02">
          <w:rPr>
            <w:rFonts w:ascii="Arial" w:hAnsi="Arial" w:cs="Arial"/>
            <w:sz w:val="22"/>
            <w:szCs w:val="22"/>
          </w:rPr>
          <w:t xml:space="preserve"> IGRA- or TST-verified</w:t>
        </w:r>
      </w:ins>
      <w:r>
        <w:rPr>
          <w:rFonts w:ascii="Arial" w:hAnsi="Arial" w:cs="Arial"/>
          <w:sz w:val="22"/>
          <w:szCs w:val="22"/>
        </w:rPr>
        <w:t xml:space="preserve"> </w:t>
      </w:r>
      <w:proofErr w:type="spellStart"/>
      <w:r>
        <w:rPr>
          <w:rFonts w:ascii="Arial" w:hAnsi="Arial" w:cs="Arial"/>
          <w:i/>
          <w:iCs/>
          <w:sz w:val="22"/>
          <w:szCs w:val="22"/>
        </w:rPr>
        <w:t>Mtb</w:t>
      </w:r>
      <w:proofErr w:type="spellEnd"/>
      <w:r>
        <w:rPr>
          <w:rFonts w:ascii="Arial" w:hAnsi="Arial" w:cs="Arial"/>
          <w:i/>
          <w:iCs/>
          <w:sz w:val="22"/>
          <w:szCs w:val="22"/>
        </w:rPr>
        <w:t xml:space="preserve"> </w:t>
      </w:r>
      <w:r>
        <w:rPr>
          <w:rFonts w:ascii="Arial" w:hAnsi="Arial" w:cs="Arial"/>
          <w:sz w:val="22"/>
          <w:szCs w:val="22"/>
        </w:rPr>
        <w:t xml:space="preserve">infection </w:t>
      </w:r>
      <w:del w:id="6" w:author="Stephen Kissler" w:date="2025-10-08T08:33:00Z" w16du:dateUtc="2025-10-08T14:33:00Z">
        <w:r w:rsidDel="00252A02">
          <w:rPr>
            <w:rFonts w:ascii="Arial" w:hAnsi="Arial" w:cs="Arial"/>
            <w:sz w:val="22"/>
            <w:szCs w:val="22"/>
          </w:rPr>
          <w:delText xml:space="preserve">per IGRA or TST </w:delText>
        </w:r>
      </w:del>
      <w:r>
        <w:rPr>
          <w:rFonts w:ascii="Arial" w:hAnsi="Arial" w:cs="Arial"/>
          <w:sz w:val="22"/>
          <w:szCs w:val="22"/>
        </w:rPr>
        <w:t xml:space="preserve">will </w:t>
      </w:r>
      <w:del w:id="7" w:author="Stephen Kissler" w:date="2025-10-08T08:33:00Z" w16du:dateUtc="2025-10-08T14:33:00Z">
        <w:r w:rsidDel="00252A02">
          <w:rPr>
            <w:rFonts w:ascii="Arial" w:hAnsi="Arial" w:cs="Arial"/>
            <w:sz w:val="22"/>
            <w:szCs w:val="22"/>
          </w:rPr>
          <w:delText xml:space="preserve">ever </w:delText>
        </w:r>
      </w:del>
      <w:r>
        <w:rPr>
          <w:rFonts w:ascii="Arial" w:hAnsi="Arial" w:cs="Arial"/>
          <w:sz w:val="22"/>
          <w:szCs w:val="22"/>
        </w:rPr>
        <w:t xml:space="preserve">develop TB </w:t>
      </w:r>
      <w:r w:rsidR="00D44C26">
        <w:rPr>
          <w:rFonts w:ascii="Arial" w:hAnsi="Arial" w:cs="Arial"/>
          <w:sz w:val="22"/>
          <w:szCs w:val="22"/>
        </w:rPr>
        <w:t xml:space="preserve">(i.e. the clinical disease resulting from </w:t>
      </w:r>
      <w:proofErr w:type="spellStart"/>
      <w:r w:rsidR="00D44C26" w:rsidRPr="00D44C26">
        <w:rPr>
          <w:rFonts w:ascii="Arial" w:hAnsi="Arial" w:cs="Arial"/>
          <w:i/>
          <w:iCs/>
          <w:sz w:val="22"/>
          <w:szCs w:val="22"/>
        </w:rPr>
        <w:t>Mtb</w:t>
      </w:r>
      <w:proofErr w:type="spellEnd"/>
      <w:r w:rsidR="00D44C26" w:rsidRPr="00124943">
        <w:rPr>
          <w:rFonts w:ascii="Arial" w:hAnsi="Arial" w:cs="Arial"/>
          <w:i/>
          <w:iCs/>
          <w:sz w:val="22"/>
          <w:szCs w:val="22"/>
        </w:rPr>
        <w:t xml:space="preserve"> </w:t>
      </w:r>
      <w:r w:rsidR="00D44C26">
        <w:rPr>
          <w:rFonts w:ascii="Arial" w:hAnsi="Arial" w:cs="Arial"/>
          <w:sz w:val="22"/>
          <w:szCs w:val="22"/>
        </w:rPr>
        <w:t xml:space="preserve">infection) </w:t>
      </w:r>
      <w:r w:rsidR="008B5996">
        <w:rPr>
          <w:rFonts w:ascii="Arial" w:hAnsi="Arial" w:cs="Arial"/>
          <w:sz w:val="22"/>
          <w:szCs w:val="22"/>
        </w:rPr>
        <w:t>in</w:t>
      </w:r>
      <w:r>
        <w:rPr>
          <w:rFonts w:ascii="Arial" w:hAnsi="Arial" w:cs="Arial"/>
          <w:sz w:val="22"/>
          <w:szCs w:val="22"/>
        </w:rPr>
        <w:t xml:space="preserve"> their </w:t>
      </w:r>
      <w:r w:rsidR="007D29A5">
        <w:rPr>
          <w:rFonts w:ascii="Arial" w:hAnsi="Arial" w:cs="Arial"/>
          <w:sz w:val="22"/>
          <w:szCs w:val="22"/>
        </w:rPr>
        <w:t xml:space="preserve">lifetime </w:t>
      </w:r>
      <w:r w:rsidR="007D29A5">
        <w:rPr>
          <w:rFonts w:ascii="Arial" w:hAnsi="Arial" w:cs="Arial"/>
          <w:sz w:val="22"/>
          <w:szCs w:val="22"/>
        </w:rPr>
        <w:fldChar w:fldCharType="begin"/>
      </w:r>
      <w:r w:rsidR="00900AE7">
        <w:rPr>
          <w:rFonts w:ascii="Arial" w:hAnsi="Arial" w:cs="Arial"/>
          <w:sz w:val="22"/>
          <w:szCs w:val="22"/>
        </w:rPr>
        <w:instrText xml:space="preserve"> ADDIN ZOTERO_ITEM CSL_CITATION {"citationID":"WXGJAQ64","properties":{"formattedCitation":"\\super 5\\nosupersub{}","plainCitation":"5","noteIndex":0},"citationItems":[{"id":1998,"uris":["http://zotero.org/users/6528344/items/PYPIPNI6"],"itemData":{"id":1998,"type":"article-journal","abstract":"Supplemental Digital Content is available in the text.","container-title":"Epidemiology (Cambridge, Mass.)","DOI":"10.1097/EDE.0000000000001271","ISSN":"1044-3983","issue":"1","journalAbbreviation":"Epidemiology","note":"PMID: 33009253\nPMCID: PMC7707158","page":"70-78","source":"PubMed Central","title":"Time Since Infection and Risks of Future Disease for Individuals with Mycobacterium tuberculosis Infection in the United States","volume":"32","author":[{"family":"Menzies","given":"Nicolas A."},{"family":"Swartwood","given":"Nicole"},{"family":"Testa","given":"Christian"},{"family":"Malyuta","given":"Yelena"},{"family":"Hill","given":"Andrew N."},{"family":"Marks","given":"Suzanne M."},{"family":"Cohen","given":"Ted"},{"family":"Salomon","given":"Joshua A."}],"issued":{"date-parts":[["2021",1]]}}}],"schema":"https://github.com/citation-style-language/schema/raw/master/csl-citation.json"} </w:instrText>
      </w:r>
      <w:r w:rsidR="007D29A5">
        <w:rPr>
          <w:rFonts w:ascii="Arial" w:hAnsi="Arial" w:cs="Arial"/>
          <w:sz w:val="22"/>
          <w:szCs w:val="22"/>
        </w:rPr>
        <w:fldChar w:fldCharType="separate"/>
      </w:r>
      <w:r w:rsidR="00900AE7" w:rsidRPr="00900AE7">
        <w:rPr>
          <w:rFonts w:ascii="Arial" w:eastAsiaTheme="minorHAnsi" w:hAnsi="Arial" w:cs="Arial"/>
          <w:kern w:val="0"/>
          <w:sz w:val="22"/>
          <w:vertAlign w:val="superscript"/>
        </w:rPr>
        <w:t>5</w:t>
      </w:r>
      <w:r w:rsidR="007D29A5">
        <w:rPr>
          <w:rFonts w:ascii="Arial" w:hAnsi="Arial" w:cs="Arial"/>
          <w:sz w:val="22"/>
          <w:szCs w:val="22"/>
        </w:rPr>
        <w:fldChar w:fldCharType="end"/>
      </w:r>
      <w:r w:rsidR="007D29A5">
        <w:rPr>
          <w:rFonts w:ascii="Arial" w:hAnsi="Arial" w:cs="Arial"/>
          <w:sz w:val="22"/>
          <w:szCs w:val="22"/>
        </w:rPr>
        <w:t xml:space="preserve">, so </w:t>
      </w:r>
      <w:ins w:id="8" w:author="Stephen Kissler" w:date="2025-10-08T08:33:00Z" w16du:dateUtc="2025-10-08T14:33:00Z">
        <w:r w:rsidR="00252A02">
          <w:rPr>
            <w:rFonts w:ascii="Arial" w:hAnsi="Arial" w:cs="Arial"/>
            <w:sz w:val="22"/>
            <w:szCs w:val="22"/>
          </w:rPr>
          <w:t xml:space="preserve">existing </w:t>
        </w:r>
      </w:ins>
      <w:r w:rsidR="007D29A5">
        <w:rPr>
          <w:rFonts w:ascii="Arial" w:hAnsi="Arial" w:cs="Arial"/>
          <w:sz w:val="22"/>
          <w:szCs w:val="22"/>
        </w:rPr>
        <w:t>t</w:t>
      </w:r>
      <w:r w:rsidR="00D44C26">
        <w:rPr>
          <w:rFonts w:ascii="Arial" w:hAnsi="Arial" w:cs="Arial"/>
          <w:sz w:val="22"/>
          <w:szCs w:val="22"/>
        </w:rPr>
        <w:t>ests</w:t>
      </w:r>
      <w:r w:rsidR="007D29A5">
        <w:rPr>
          <w:rFonts w:ascii="Arial" w:hAnsi="Arial" w:cs="Arial"/>
          <w:sz w:val="22"/>
          <w:szCs w:val="22"/>
        </w:rPr>
        <w:t xml:space="preserve"> for </w:t>
      </w:r>
      <w:proofErr w:type="spellStart"/>
      <w:r w:rsidR="007D29A5">
        <w:rPr>
          <w:rFonts w:ascii="Arial" w:hAnsi="Arial" w:cs="Arial"/>
          <w:i/>
          <w:iCs/>
          <w:sz w:val="22"/>
          <w:szCs w:val="22"/>
        </w:rPr>
        <w:t>Mtb</w:t>
      </w:r>
      <w:proofErr w:type="spellEnd"/>
      <w:r w:rsidR="007D29A5">
        <w:rPr>
          <w:rFonts w:ascii="Arial" w:hAnsi="Arial" w:cs="Arial"/>
          <w:i/>
          <w:iCs/>
          <w:sz w:val="22"/>
          <w:szCs w:val="22"/>
        </w:rPr>
        <w:t xml:space="preserve"> </w:t>
      </w:r>
      <w:r w:rsidR="007D29A5">
        <w:rPr>
          <w:rFonts w:ascii="Arial" w:hAnsi="Arial" w:cs="Arial"/>
          <w:sz w:val="22"/>
          <w:szCs w:val="22"/>
        </w:rPr>
        <w:t xml:space="preserve">infection </w:t>
      </w:r>
      <w:r w:rsidR="008B5996" w:rsidRPr="008B5996">
        <w:rPr>
          <w:rFonts w:ascii="Arial" w:hAnsi="Arial" w:cs="Arial"/>
          <w:sz w:val="22"/>
          <w:szCs w:val="22"/>
          <w:u w:val="single"/>
        </w:rPr>
        <w:t>are poorly predictive of</w:t>
      </w:r>
      <w:r w:rsidRPr="00124943">
        <w:rPr>
          <w:rFonts w:ascii="Arial" w:hAnsi="Arial" w:cs="Arial"/>
          <w:sz w:val="22"/>
          <w:szCs w:val="22"/>
          <w:u w:val="single"/>
        </w:rPr>
        <w:t xml:space="preserve"> future progression to active TB</w:t>
      </w:r>
      <w:r w:rsidRPr="005A1EDE">
        <w:rPr>
          <w:rFonts w:ascii="Arial" w:hAnsi="Arial" w:cs="Arial"/>
          <w:sz w:val="22"/>
          <w:szCs w:val="22"/>
        </w:rPr>
        <w:t>.</w:t>
      </w:r>
      <w:r>
        <w:rPr>
          <w:rFonts w:ascii="Arial" w:hAnsi="Arial" w:cs="Arial"/>
          <w:sz w:val="22"/>
          <w:szCs w:val="22"/>
        </w:rPr>
        <w:t xml:space="preserve"> </w:t>
      </w:r>
      <w:r w:rsidR="00A421FB">
        <w:rPr>
          <w:rFonts w:ascii="Arial" w:hAnsi="Arial" w:cs="Arial"/>
          <w:sz w:val="22"/>
          <w:szCs w:val="22"/>
        </w:rPr>
        <w:fldChar w:fldCharType="begin"/>
      </w:r>
      <w:r w:rsidR="00900AE7">
        <w:rPr>
          <w:rFonts w:ascii="Arial" w:hAnsi="Arial" w:cs="Arial"/>
          <w:sz w:val="22"/>
          <w:szCs w:val="22"/>
        </w:rPr>
        <w:instrText xml:space="preserve"> ADDIN ZOTERO_ITEM CSL_CITATION {"citationID":"6H7TUbk0","properties":{"formattedCitation":"\\super 6,7\\nosupersub{}","plainCitation":"6,7","noteIndex":0},"citationItems":[{"id":1972,"uris":["http://zotero.org/users/6528344/items/SRDNEZNL"],"itemData":{"id":1972,"type":"article-journal","abstract":"Exposure to Mycobacterium tuberculosis (Mtb) results in heterogeneous clinical outcomes including primary progressive tuberculosis and latent Mtb infection (LTBI). Mtb infection is identified using the tuberculin skin test and interferon-γ (IFN-γ) release assay IGRA, and a positive result may prompt chemoprophylaxis to prevent progression to tuberculosis. In the present study, we report on a cohort of Ugandan individuals who were household contacts of patients with TB. These individuals were highly exposed to Mtb but tested negative by IFN-γ release assay and tuberculin skin test, ‘resisting’ development of classic LTBI. We show that ‘resisters’ possess IgM, class-switched IgG antibody responses and non-IFN-γ T cell responses to the Mtb-specific proteins ESAT6 and CFP10, immunologic evidence of exposure to Mtb. Compared to subjects with classic LTBI, ‘resisters’ display enhanced antibody avidity and distinct Mtb-specific IgG Fc profiles. These data reveal a distinctive adaptive immune profile among Mtb-exposed subjects, supporting an expanded definition of the host response to Mtb exposure, with implications for public health and the design of clinical trials.","container-title":"Nature Medicine","DOI":"10.1038/s41591-019-0441-3","ISSN":"1546-170X","issue":"6","journalAbbreviation":"Nat Med","language":"en","license":"2019 The Author(s), under exclusive licence to Springer Nature America, Inc.","note":"publisher: Nature Publishing Group","page":"977-987","source":"www.nature.com","title":"IFN-γ-independent immune markers of Mycobacterium tuberculosis exposure","volume":"25","author":[{"family":"Lu","given":"Lenette L."},{"family":"Smith","given":"Malisa T."},{"family":"Yu","given":"Krystle K. Q."},{"family":"Luedemann","given":"Corinne"},{"family":"Suscovich","given":"Todd J."},{"family":"Grace","given":"Patricia S."},{"family":"Cain","given":"Adam"},{"family":"Yu","given":"Wen Han"},{"family":"McKitrick","given":"Tanya R."},{"family":"Lauffenburger","given":"Douglas"},{"family":"Cummings","given":"Richard D."},{"family":"Mayanja-Kizza","given":"Harriet"},{"family":"Hawn","given":"Thomas R."},{"family":"Boom","given":"W. Henry"},{"family":"Stein","given":"Catherine M."},{"family":"Fortune","given":"Sarah M."},{"family":"Seshadri","given":"Chetan"},{"family":"Alter","given":"Galit"}],"issued":{"date-parts":[["2019",6]]}}},{"id":1969,"uris":["http://zotero.org/users/6528344/items/VKQG2NN6"],"itemData":{"id":1969,"type":"article-journal","abstract":"Long-term resistance to latent M. tuberculosis infection, defined by persistent negative TST and interferon-gamma release assay, occurs in a subset of highly exposed adults in TB endemic settings. Identification of LTBI resisters requires follow-up and repeat TST and IGRA testing.","container-title":"Clinical Infectious Diseases: An Official Publication of the Infectious Diseases Society of America","DOI":"10.1093/cid/ciy751","ISSN":"1058-4838","issue":"10","journalAbbreviation":"Clin Infect Dis","note":"PMID: 30165605\nPMCID: PMC6495009","page":"1705-1712","source":"PubMed Central","title":"Long-term Stability of Resistance to Latent Mycobacterium tuberculosis Infection in Highly Exposed Tuberculosis Household Contacts in Kampala, Uganda","volume":"68","author":[{"family":"Stein","given":"Catherine M"},{"family":"Nsereko","given":"Mary"},{"family":"Malone","given":"LaShaunda L"},{"family":"Okware","given":"Brenda"},{"family":"Kisingo","given":"Hussein"},{"family":"Nalukwago","given":"Sophie"},{"family":"Chervenak","given":"Keith"},{"family":"Mayanja-Kizza","given":"Harriet"},{"family":"Hawn","given":"Thomas R"},{"family":"Boom","given":"W Henry"}],"issued":{"date-parts":[["2019",5,15]]}}}],"schema":"https://github.com/citation-style-language/schema/raw/master/csl-citation.json"} </w:instrText>
      </w:r>
      <w:r w:rsidR="00A421FB">
        <w:rPr>
          <w:rFonts w:ascii="Arial" w:hAnsi="Arial" w:cs="Arial"/>
          <w:sz w:val="22"/>
          <w:szCs w:val="22"/>
        </w:rPr>
        <w:fldChar w:fldCharType="separate"/>
      </w:r>
      <w:r w:rsidR="00900AE7" w:rsidRPr="00900AE7">
        <w:rPr>
          <w:rFonts w:ascii="Arial" w:eastAsiaTheme="minorHAnsi" w:hAnsi="Arial" w:cs="Arial"/>
          <w:kern w:val="0"/>
          <w:sz w:val="22"/>
          <w:vertAlign w:val="superscript"/>
        </w:rPr>
        <w:t>6,7</w:t>
      </w:r>
      <w:r w:rsidR="00A421FB">
        <w:rPr>
          <w:rFonts w:ascii="Arial" w:hAnsi="Arial" w:cs="Arial"/>
          <w:sz w:val="22"/>
          <w:szCs w:val="22"/>
        </w:rPr>
        <w:fldChar w:fldCharType="end"/>
      </w:r>
      <w:r>
        <w:rPr>
          <w:rFonts w:ascii="Arial" w:hAnsi="Arial" w:cs="Arial"/>
          <w:sz w:val="22"/>
          <w:szCs w:val="22"/>
        </w:rPr>
        <w:t xml:space="preserve"> Likewise, </w:t>
      </w:r>
      <w:r>
        <w:rPr>
          <w:rFonts w:ascii="Arial" w:hAnsi="Arial" w:cs="Arial"/>
          <w:color w:val="000000" w:themeColor="text1"/>
          <w:sz w:val="22"/>
          <w:szCs w:val="22"/>
        </w:rPr>
        <w:t xml:space="preserve">because </w:t>
      </w:r>
      <w:r w:rsidR="005D6B9E">
        <w:rPr>
          <w:rFonts w:ascii="Arial" w:hAnsi="Arial" w:cs="Arial"/>
          <w:color w:val="000000" w:themeColor="text1"/>
          <w:sz w:val="22"/>
          <w:szCs w:val="22"/>
        </w:rPr>
        <w:t>IGRA and TST</w:t>
      </w:r>
      <w:r w:rsidR="00D44C26">
        <w:rPr>
          <w:rFonts w:ascii="Arial" w:hAnsi="Arial" w:cs="Arial"/>
          <w:color w:val="000000" w:themeColor="text1"/>
          <w:sz w:val="22"/>
          <w:szCs w:val="22"/>
        </w:rPr>
        <w:t xml:space="preserve"> </w:t>
      </w:r>
      <w:r>
        <w:rPr>
          <w:rFonts w:ascii="Arial" w:hAnsi="Arial" w:cs="Arial"/>
          <w:color w:val="000000" w:themeColor="text1"/>
          <w:sz w:val="22"/>
          <w:szCs w:val="22"/>
        </w:rPr>
        <w:t xml:space="preserve">reflect </w:t>
      </w:r>
      <w:del w:id="9" w:author="Stephen Kissler" w:date="2025-10-08T08:36:00Z" w16du:dateUtc="2025-10-08T14:36:00Z">
        <w:r w:rsidDel="00252A02">
          <w:rPr>
            <w:rFonts w:ascii="Arial" w:hAnsi="Arial" w:cs="Arial"/>
            <w:color w:val="000000" w:themeColor="text1"/>
            <w:sz w:val="22"/>
            <w:szCs w:val="22"/>
          </w:rPr>
          <w:delText xml:space="preserve">cumulative </w:delText>
        </w:r>
      </w:del>
      <w:proofErr w:type="spellStart"/>
      <w:r w:rsidR="00393EBB">
        <w:rPr>
          <w:rFonts w:ascii="Arial" w:hAnsi="Arial" w:cs="Arial"/>
          <w:i/>
          <w:iCs/>
          <w:color w:val="000000" w:themeColor="text1"/>
          <w:sz w:val="22"/>
          <w:szCs w:val="22"/>
        </w:rPr>
        <w:t>Mtb</w:t>
      </w:r>
      <w:proofErr w:type="spellEnd"/>
      <w:r w:rsidR="00393EBB">
        <w:rPr>
          <w:rFonts w:ascii="Arial" w:hAnsi="Arial" w:cs="Arial"/>
          <w:i/>
          <w:iCs/>
          <w:color w:val="000000" w:themeColor="text1"/>
          <w:sz w:val="22"/>
          <w:szCs w:val="22"/>
        </w:rPr>
        <w:t xml:space="preserve"> </w:t>
      </w:r>
      <w:r>
        <w:rPr>
          <w:rFonts w:ascii="Arial" w:hAnsi="Arial" w:cs="Arial"/>
          <w:color w:val="000000" w:themeColor="text1"/>
          <w:sz w:val="22"/>
          <w:szCs w:val="22"/>
        </w:rPr>
        <w:t>exposure</w:t>
      </w:r>
      <w:ins w:id="10" w:author="Stephen Kissler" w:date="2025-10-08T08:36:00Z" w16du:dateUtc="2025-10-08T14:36:00Z">
        <w:r w:rsidR="00252A02">
          <w:rPr>
            <w:rFonts w:ascii="Arial" w:hAnsi="Arial" w:cs="Arial"/>
            <w:color w:val="000000" w:themeColor="text1"/>
            <w:sz w:val="22"/>
            <w:szCs w:val="22"/>
          </w:rPr>
          <w:t xml:space="preserve"> across a person’s lifetime</w:t>
        </w:r>
      </w:ins>
      <w:r>
        <w:rPr>
          <w:rFonts w:ascii="Arial" w:hAnsi="Arial" w:cs="Arial"/>
          <w:color w:val="000000" w:themeColor="text1"/>
          <w:sz w:val="22"/>
          <w:szCs w:val="22"/>
        </w:rPr>
        <w:t xml:space="preserve">, </w:t>
      </w:r>
      <w:r w:rsidR="005D6B9E">
        <w:rPr>
          <w:rFonts w:ascii="Arial" w:hAnsi="Arial" w:cs="Arial"/>
          <w:color w:val="000000" w:themeColor="text1"/>
          <w:sz w:val="22"/>
          <w:szCs w:val="22"/>
        </w:rPr>
        <w:t xml:space="preserve">infection </w:t>
      </w:r>
      <w:r>
        <w:rPr>
          <w:rFonts w:ascii="Arial" w:hAnsi="Arial" w:cs="Arial"/>
          <w:color w:val="000000" w:themeColor="text1"/>
          <w:sz w:val="22"/>
          <w:szCs w:val="22"/>
        </w:rPr>
        <w:t xml:space="preserve">prevalence estimates based on these diagnostics </w:t>
      </w:r>
      <w:r w:rsidRPr="00124943">
        <w:rPr>
          <w:rFonts w:ascii="Arial" w:hAnsi="Arial" w:cs="Arial"/>
          <w:color w:val="000000" w:themeColor="text1"/>
          <w:sz w:val="22"/>
          <w:szCs w:val="22"/>
        </w:rPr>
        <w:t xml:space="preserve">capture long-term historical trends in TB epidemiology </w:t>
      </w:r>
      <w:r w:rsidR="007D29A5">
        <w:rPr>
          <w:rFonts w:ascii="Arial" w:hAnsi="Arial" w:cs="Arial"/>
          <w:color w:val="000000" w:themeColor="text1"/>
          <w:sz w:val="22"/>
          <w:szCs w:val="22"/>
        </w:rPr>
        <w:t>but</w:t>
      </w:r>
      <w:r w:rsidRPr="00124943">
        <w:rPr>
          <w:rFonts w:ascii="Arial" w:hAnsi="Arial" w:cs="Arial"/>
          <w:color w:val="000000" w:themeColor="text1"/>
          <w:sz w:val="22"/>
          <w:szCs w:val="22"/>
        </w:rPr>
        <w:t xml:space="preserve"> </w:t>
      </w:r>
      <w:r w:rsidR="005D6B9E">
        <w:rPr>
          <w:rFonts w:ascii="Arial" w:hAnsi="Arial" w:cs="Arial"/>
          <w:color w:val="000000" w:themeColor="text1"/>
          <w:sz w:val="22"/>
          <w:szCs w:val="22"/>
          <w:u w:val="single"/>
        </w:rPr>
        <w:t>fail to reflect</w:t>
      </w:r>
      <w:r>
        <w:rPr>
          <w:rFonts w:ascii="Arial" w:hAnsi="Arial" w:cs="Arial"/>
          <w:color w:val="000000" w:themeColor="text1"/>
          <w:sz w:val="22"/>
          <w:szCs w:val="22"/>
          <w:u w:val="single"/>
        </w:rPr>
        <w:t xml:space="preserve"> </w:t>
      </w:r>
      <w:r w:rsidR="005D6B9E">
        <w:rPr>
          <w:rFonts w:ascii="Arial" w:hAnsi="Arial" w:cs="Arial"/>
          <w:color w:val="000000" w:themeColor="text1"/>
          <w:sz w:val="22"/>
          <w:szCs w:val="22"/>
          <w:u w:val="single"/>
        </w:rPr>
        <w:t>the current risk of infection</w:t>
      </w:r>
      <w:r w:rsidR="00830988">
        <w:rPr>
          <w:rFonts w:ascii="Arial" w:hAnsi="Arial" w:cs="Arial"/>
          <w:color w:val="000000" w:themeColor="text1"/>
          <w:sz w:val="22"/>
          <w:szCs w:val="22"/>
        </w:rPr>
        <w:t>.</w:t>
      </w:r>
    </w:p>
    <w:p w14:paraId="1923187E" w14:textId="77777777" w:rsidR="002C5152" w:rsidRPr="00124943" w:rsidRDefault="002C5152" w:rsidP="002C5152">
      <w:pPr>
        <w:spacing w:after="0" w:line="240" w:lineRule="auto"/>
        <w:jc w:val="both"/>
        <w:rPr>
          <w:rFonts w:ascii="Arial" w:hAnsi="Arial" w:cs="Arial"/>
          <w:sz w:val="10"/>
          <w:szCs w:val="10"/>
        </w:rPr>
      </w:pPr>
    </w:p>
    <w:p w14:paraId="5A73119E" w14:textId="64C1889A" w:rsidR="00D44C26" w:rsidRDefault="002C5152" w:rsidP="002C5152">
      <w:pPr>
        <w:spacing w:after="0" w:line="240" w:lineRule="auto"/>
        <w:jc w:val="both"/>
        <w:rPr>
          <w:rFonts w:ascii="Arial" w:hAnsi="Arial" w:cs="Arial"/>
          <w:sz w:val="22"/>
          <w:szCs w:val="22"/>
        </w:rPr>
      </w:pPr>
      <w:r>
        <w:rPr>
          <w:rFonts w:ascii="Arial" w:hAnsi="Arial" w:cs="Arial"/>
          <w:b/>
          <w:bCs/>
          <w:sz w:val="22"/>
          <w:szCs w:val="22"/>
        </w:rPr>
        <w:t>A.4</w:t>
      </w:r>
      <w:r w:rsidR="00D44C26">
        <w:rPr>
          <w:rFonts w:ascii="Arial" w:hAnsi="Arial" w:cs="Arial"/>
          <w:b/>
          <w:bCs/>
          <w:sz w:val="22"/>
          <w:szCs w:val="22"/>
        </w:rPr>
        <w:t xml:space="preserve">. </w:t>
      </w:r>
      <w:r w:rsidR="00124943">
        <w:rPr>
          <w:rFonts w:ascii="Arial" w:hAnsi="Arial" w:cs="Arial"/>
          <w:b/>
          <w:bCs/>
          <w:sz w:val="22"/>
          <w:szCs w:val="22"/>
        </w:rPr>
        <w:t>Gaps</w:t>
      </w:r>
      <w:r w:rsidR="00393EBB">
        <w:rPr>
          <w:rFonts w:ascii="Arial" w:hAnsi="Arial" w:cs="Arial"/>
          <w:b/>
          <w:bCs/>
          <w:sz w:val="22"/>
          <w:szCs w:val="22"/>
        </w:rPr>
        <w:t xml:space="preserve"> in diagnostic capabilities</w:t>
      </w:r>
      <w:r w:rsidR="00D44C26">
        <w:rPr>
          <w:rFonts w:ascii="Arial" w:hAnsi="Arial" w:cs="Arial"/>
          <w:b/>
          <w:bCs/>
          <w:sz w:val="22"/>
          <w:szCs w:val="22"/>
        </w:rPr>
        <w:t xml:space="preserve"> </w:t>
      </w:r>
      <w:r w:rsidR="00393EBB">
        <w:rPr>
          <w:rFonts w:ascii="Arial" w:hAnsi="Arial" w:cs="Arial"/>
          <w:b/>
          <w:bCs/>
          <w:sz w:val="22"/>
          <w:szCs w:val="22"/>
        </w:rPr>
        <w:t>ha</w:t>
      </w:r>
      <w:r w:rsidR="00124943">
        <w:rPr>
          <w:rFonts w:ascii="Arial" w:hAnsi="Arial" w:cs="Arial"/>
          <w:b/>
          <w:bCs/>
          <w:sz w:val="22"/>
          <w:szCs w:val="22"/>
        </w:rPr>
        <w:t>ve</w:t>
      </w:r>
      <w:r w:rsidR="00393EBB">
        <w:rPr>
          <w:rFonts w:ascii="Arial" w:hAnsi="Arial" w:cs="Arial"/>
          <w:b/>
          <w:bCs/>
          <w:sz w:val="22"/>
          <w:szCs w:val="22"/>
        </w:rPr>
        <w:t xml:space="preserve"> </w:t>
      </w:r>
      <w:r w:rsidR="00D44C26">
        <w:rPr>
          <w:rFonts w:ascii="Arial" w:hAnsi="Arial" w:cs="Arial"/>
          <w:b/>
          <w:bCs/>
          <w:sz w:val="22"/>
          <w:szCs w:val="22"/>
        </w:rPr>
        <w:t>delayed</w:t>
      </w:r>
      <w:r>
        <w:rPr>
          <w:rFonts w:ascii="Arial" w:hAnsi="Arial" w:cs="Arial"/>
          <w:b/>
          <w:bCs/>
          <w:sz w:val="22"/>
          <w:szCs w:val="22"/>
        </w:rPr>
        <w:t xml:space="preserve"> </w:t>
      </w:r>
      <w:r w:rsidR="00D44C26">
        <w:rPr>
          <w:rFonts w:ascii="Arial" w:hAnsi="Arial" w:cs="Arial"/>
          <w:b/>
          <w:bCs/>
          <w:sz w:val="22"/>
          <w:szCs w:val="22"/>
        </w:rPr>
        <w:t>a</w:t>
      </w:r>
      <w:r>
        <w:rPr>
          <w:rFonts w:ascii="Arial" w:hAnsi="Arial" w:cs="Arial"/>
          <w:b/>
          <w:bCs/>
          <w:sz w:val="22"/>
          <w:szCs w:val="22"/>
        </w:rPr>
        <w:t xml:space="preserve">dvancements in TB vaccine development. </w:t>
      </w:r>
      <w:r>
        <w:rPr>
          <w:rFonts w:ascii="Arial" w:hAnsi="Arial" w:cs="Arial"/>
          <w:sz w:val="22"/>
          <w:szCs w:val="22"/>
        </w:rPr>
        <w:t>S</w:t>
      </w:r>
      <w:r w:rsidRPr="002C5152">
        <w:rPr>
          <w:rFonts w:ascii="Arial" w:hAnsi="Arial" w:cs="Arial"/>
          <w:sz w:val="22"/>
          <w:szCs w:val="22"/>
        </w:rPr>
        <w:t>afe and effective vaccine</w:t>
      </w:r>
      <w:r>
        <w:rPr>
          <w:rFonts w:ascii="Arial" w:hAnsi="Arial" w:cs="Arial"/>
          <w:sz w:val="22"/>
          <w:szCs w:val="22"/>
        </w:rPr>
        <w:t>s</w:t>
      </w:r>
      <w:r w:rsidRPr="002C5152">
        <w:rPr>
          <w:rFonts w:ascii="Arial" w:hAnsi="Arial" w:cs="Arial"/>
          <w:sz w:val="22"/>
          <w:szCs w:val="22"/>
        </w:rPr>
        <w:t xml:space="preserve"> for TB would </w:t>
      </w:r>
      <w:r w:rsidR="005D6B9E">
        <w:rPr>
          <w:rFonts w:ascii="Arial" w:hAnsi="Arial" w:cs="Arial"/>
          <w:sz w:val="22"/>
          <w:szCs w:val="22"/>
        </w:rPr>
        <w:t>transform</w:t>
      </w:r>
      <w:r w:rsidRPr="00CB03B9">
        <w:rPr>
          <w:rFonts w:ascii="Arial" w:hAnsi="Arial" w:cs="Arial"/>
          <w:sz w:val="22"/>
          <w:szCs w:val="22"/>
        </w:rPr>
        <w:t xml:space="preserve"> global TB prevention efforts, but their development has been </w:t>
      </w:r>
      <w:r w:rsidRPr="005D6B9E">
        <w:rPr>
          <w:rFonts w:ascii="Arial" w:hAnsi="Arial" w:cs="Arial"/>
          <w:sz w:val="22"/>
          <w:szCs w:val="22"/>
        </w:rPr>
        <w:t>painstakingly slow</w:t>
      </w:r>
      <w:r w:rsidRPr="00CB03B9">
        <w:rPr>
          <w:rFonts w:ascii="Arial" w:hAnsi="Arial" w:cs="Arial"/>
          <w:sz w:val="22"/>
          <w:szCs w:val="22"/>
        </w:rPr>
        <w:t>.</w:t>
      </w:r>
      <w:r>
        <w:rPr>
          <w:rFonts w:ascii="Arial" w:hAnsi="Arial" w:cs="Arial"/>
          <w:sz w:val="22"/>
          <w:szCs w:val="22"/>
        </w:rPr>
        <w:t xml:space="preserve"> </w:t>
      </w:r>
      <w:r w:rsidRPr="35E89CD1">
        <w:rPr>
          <w:rFonts w:ascii="Arial" w:hAnsi="Arial" w:cs="Arial"/>
          <w:sz w:val="22"/>
          <w:szCs w:val="22"/>
        </w:rPr>
        <w:t>According to</w:t>
      </w:r>
      <w:r>
        <w:rPr>
          <w:rFonts w:ascii="Arial" w:hAnsi="Arial" w:cs="Arial"/>
          <w:sz w:val="22"/>
          <w:szCs w:val="22"/>
        </w:rPr>
        <w:t xml:space="preserve"> </w:t>
      </w:r>
      <w:r w:rsidR="005D6B9E">
        <w:rPr>
          <w:rFonts w:ascii="Arial" w:hAnsi="Arial" w:cs="Arial"/>
          <w:sz w:val="22"/>
          <w:szCs w:val="22"/>
        </w:rPr>
        <w:t xml:space="preserve">the </w:t>
      </w:r>
      <w:r w:rsidRPr="35E89CD1">
        <w:rPr>
          <w:rFonts w:ascii="Arial" w:hAnsi="Arial" w:cs="Arial"/>
          <w:sz w:val="22"/>
          <w:szCs w:val="22"/>
        </w:rPr>
        <w:t>World Health Organization, a moderately effective TB vaccine for adults and adolescents could cumulatively avert</w:t>
      </w:r>
      <w:r>
        <w:t xml:space="preserve"> </w:t>
      </w:r>
      <w:r w:rsidRPr="35E89CD1">
        <w:rPr>
          <w:rFonts w:ascii="Arial" w:hAnsi="Arial" w:cs="Arial"/>
          <w:sz w:val="22"/>
          <w:szCs w:val="22"/>
        </w:rPr>
        <w:t>37.2–76.0 million cases and 4.6–8.5 million deaths before 2050.</w:t>
      </w:r>
      <w:r>
        <w:rPr>
          <w:rFonts w:ascii="Arial" w:hAnsi="Arial" w:cs="Arial"/>
          <w:sz w:val="22"/>
          <w:szCs w:val="22"/>
        </w:rPr>
        <w:t xml:space="preserve"> </w:t>
      </w:r>
      <w:r>
        <w:rPr>
          <w:rFonts w:ascii="Arial" w:hAnsi="Arial" w:cs="Arial"/>
          <w:sz w:val="22"/>
          <w:szCs w:val="22"/>
        </w:rPr>
        <w:fldChar w:fldCharType="begin"/>
      </w:r>
      <w:r w:rsidR="00900AE7">
        <w:rPr>
          <w:rFonts w:ascii="Arial" w:hAnsi="Arial" w:cs="Arial"/>
          <w:sz w:val="22"/>
          <w:szCs w:val="22"/>
        </w:rPr>
        <w:instrText xml:space="preserve"> ADDIN ZOTERO_ITEM CSL_CITATION {"citationID":"4RetNrys","properties":{"formattedCitation":"\\super 8\\nosupersub{}","plainCitation":"8","noteIndex":0},"citationItems":[{"id":4,"uris":["http://zotero.org/users/6528344/items/CCYMBM2E"],"itemData":{"id":4,"type":"webpage","abstract":"Publicaciones de la Organización Mundial de la Salud","language":"en","title":"An investment case for new tuberculosis vaccines","URL":"https://www.who.int/publications-detail-redirect/9789240064690","accessed":{"date-parts":[["2023",2,8]]}}}],"schema":"https://github.com/citation-style-language/schema/raw/master/csl-citation.json"} </w:instrText>
      </w:r>
      <w:r>
        <w:rPr>
          <w:rFonts w:ascii="Arial" w:hAnsi="Arial" w:cs="Arial"/>
          <w:sz w:val="22"/>
          <w:szCs w:val="22"/>
        </w:rPr>
        <w:fldChar w:fldCharType="separate"/>
      </w:r>
      <w:r w:rsidR="00900AE7" w:rsidRPr="00900AE7">
        <w:rPr>
          <w:rFonts w:ascii="Arial" w:eastAsiaTheme="minorHAnsi" w:hAnsi="Arial" w:cs="Arial"/>
          <w:kern w:val="0"/>
          <w:sz w:val="22"/>
          <w:vertAlign w:val="superscript"/>
        </w:rPr>
        <w:t>8</w:t>
      </w:r>
      <w:r>
        <w:rPr>
          <w:rFonts w:ascii="Arial" w:hAnsi="Arial" w:cs="Arial"/>
          <w:sz w:val="22"/>
          <w:szCs w:val="22"/>
        </w:rPr>
        <w:fldChar w:fldCharType="end"/>
      </w:r>
      <w:del w:id="11" w:author="Stephen Kissler" w:date="2025-10-08T08:37:00Z" w16du:dateUtc="2025-10-08T14:37:00Z">
        <w:r w:rsidR="00D44C26" w:rsidDel="00252A02">
          <w:rPr>
            <w:rFonts w:ascii="Arial" w:hAnsi="Arial" w:cs="Arial"/>
            <w:sz w:val="22"/>
            <w:szCs w:val="22"/>
          </w:rPr>
          <w:delText>.</w:delText>
        </w:r>
      </w:del>
      <w:r w:rsidR="00D44C26">
        <w:rPr>
          <w:rFonts w:ascii="Arial" w:hAnsi="Arial" w:cs="Arial"/>
          <w:sz w:val="22"/>
          <w:szCs w:val="22"/>
        </w:rPr>
        <w:t xml:space="preserve"> </w:t>
      </w:r>
      <w:r w:rsidR="005D6B9E">
        <w:rPr>
          <w:rFonts w:ascii="Arial" w:hAnsi="Arial" w:cs="Arial"/>
          <w:sz w:val="22"/>
          <w:szCs w:val="22"/>
        </w:rPr>
        <w:t>However, the endpoint in such trials (incident TB) is rare, even in high TB-burden contexts, so a</w:t>
      </w:r>
      <w:r w:rsidR="00D44C26">
        <w:rPr>
          <w:rFonts w:ascii="Arial" w:hAnsi="Arial" w:cs="Arial"/>
          <w:sz w:val="22"/>
          <w:szCs w:val="22"/>
        </w:rPr>
        <w:t xml:space="preserve"> major obstacle for advancing candidate vaccines is the </w:t>
      </w:r>
      <w:r w:rsidR="00D44C26" w:rsidRPr="00CB03B9">
        <w:rPr>
          <w:rFonts w:ascii="Arial" w:hAnsi="Arial" w:cs="Arial"/>
          <w:sz w:val="22"/>
          <w:szCs w:val="22"/>
          <w:u w:val="single"/>
        </w:rPr>
        <w:t>large size</w:t>
      </w:r>
      <w:r w:rsidR="00D44C26">
        <w:rPr>
          <w:rFonts w:ascii="Arial" w:hAnsi="Arial" w:cs="Arial"/>
          <w:sz w:val="22"/>
          <w:szCs w:val="22"/>
        </w:rPr>
        <w:t xml:space="preserve"> and </w:t>
      </w:r>
      <w:r w:rsidR="00D44C26" w:rsidRPr="00CB03B9">
        <w:rPr>
          <w:rFonts w:ascii="Arial" w:hAnsi="Arial" w:cs="Arial"/>
          <w:sz w:val="22"/>
          <w:szCs w:val="22"/>
          <w:u w:val="single"/>
        </w:rPr>
        <w:t>extended duration</w:t>
      </w:r>
      <w:r w:rsidR="00D44C26">
        <w:rPr>
          <w:rFonts w:ascii="Arial" w:hAnsi="Arial" w:cs="Arial"/>
          <w:sz w:val="22"/>
          <w:szCs w:val="22"/>
        </w:rPr>
        <w:t xml:space="preserve"> of late-stage TB vaccine trials. </w:t>
      </w:r>
      <w:r w:rsidR="002C3D09">
        <w:rPr>
          <w:rFonts w:ascii="Arial" w:hAnsi="Arial" w:cs="Arial"/>
          <w:sz w:val="22"/>
          <w:szCs w:val="22"/>
        </w:rPr>
        <w:t>To address this challenge,</w:t>
      </w:r>
      <w:r w:rsidR="005D6B9E" w:rsidRPr="005D6B9E">
        <w:rPr>
          <w:rFonts w:ascii="Arial" w:hAnsi="Arial" w:cs="Arial"/>
          <w:sz w:val="22"/>
          <w:szCs w:val="22"/>
        </w:rPr>
        <w:t xml:space="preserve"> </w:t>
      </w:r>
      <w:r w:rsidR="005D6B9E">
        <w:rPr>
          <w:rFonts w:ascii="Arial" w:hAnsi="Arial" w:cs="Arial"/>
          <w:sz w:val="22"/>
          <w:szCs w:val="22"/>
        </w:rPr>
        <w:t xml:space="preserve">trial sites must be carefully selected to ensure a sufficiently high rate of </w:t>
      </w:r>
      <w:proofErr w:type="spellStart"/>
      <w:r w:rsidR="005D6B9E">
        <w:rPr>
          <w:rFonts w:ascii="Arial" w:hAnsi="Arial" w:cs="Arial"/>
          <w:i/>
          <w:iCs/>
          <w:sz w:val="22"/>
          <w:szCs w:val="22"/>
        </w:rPr>
        <w:t>Mtb</w:t>
      </w:r>
      <w:proofErr w:type="spellEnd"/>
      <w:r w:rsidR="005D6B9E">
        <w:rPr>
          <w:rFonts w:ascii="Arial" w:hAnsi="Arial" w:cs="Arial"/>
          <w:sz w:val="22"/>
          <w:szCs w:val="22"/>
        </w:rPr>
        <w:t xml:space="preserve"> infection, and TB burden, to reach the required number of clinical TB endpoints. The process of selecting trial locations typically employs large observational studies that measure </w:t>
      </w:r>
      <w:proofErr w:type="spellStart"/>
      <w:r w:rsidR="005D6B9E">
        <w:rPr>
          <w:rFonts w:ascii="Arial" w:hAnsi="Arial" w:cs="Arial"/>
          <w:i/>
          <w:iCs/>
          <w:sz w:val="22"/>
          <w:szCs w:val="22"/>
        </w:rPr>
        <w:t>Mtb</w:t>
      </w:r>
      <w:proofErr w:type="spellEnd"/>
      <w:r w:rsidR="005D6B9E">
        <w:rPr>
          <w:rFonts w:ascii="Arial" w:hAnsi="Arial" w:cs="Arial"/>
          <w:sz w:val="22"/>
          <w:szCs w:val="22"/>
        </w:rPr>
        <w:t xml:space="preserve"> infection prevalence, as a marker of transmission intensity, with IGRA. Because </w:t>
      </w:r>
      <w:r w:rsidR="005D6B9E" w:rsidRPr="35E89CD1">
        <w:rPr>
          <w:rFonts w:ascii="Arial" w:hAnsi="Arial" w:cs="Arial"/>
          <w:sz w:val="22"/>
          <w:szCs w:val="22"/>
        </w:rPr>
        <w:t>10-15% of positive IGRA responses revert to negative each year</w:t>
      </w:r>
      <w:r w:rsidR="005D6B9E">
        <w:rPr>
          <w:rFonts w:ascii="Arial" w:hAnsi="Arial" w:cs="Arial"/>
          <w:sz w:val="22"/>
          <w:szCs w:val="22"/>
        </w:rPr>
        <w:t xml:space="preserve">, </w:t>
      </w:r>
      <w:r w:rsidR="005D6B9E">
        <w:rPr>
          <w:rFonts w:ascii="Arial" w:hAnsi="Arial" w:cs="Arial"/>
          <w:sz w:val="22"/>
          <w:szCs w:val="22"/>
        </w:rPr>
        <w:fldChar w:fldCharType="begin"/>
      </w:r>
      <w:r w:rsidR="00900AE7">
        <w:rPr>
          <w:rFonts w:ascii="Arial" w:hAnsi="Arial" w:cs="Arial"/>
          <w:sz w:val="22"/>
          <w:szCs w:val="22"/>
        </w:rPr>
        <w:instrText xml:space="preserve"> ADDIN ZOTERO_ITEM CSL_CITATION {"citationID":"YejIHCix","properties":{"formattedCitation":"\\super 9\\nosupersub{}","plainCitation":"9","noteIndex":0},"citationItems":[{"id":1974,"uris":["http://zotero.org/users/6528344/items/DM3Z28BE"],"itemData":{"id":1974,"type":"article-journal","abstract":"RATIONALE: Interferon-γ release assays are used to diagnose tuberculosis infection. In developed countries, high rates of reversion following conversion have been described.\nOBJECTIVES: To assess QuantiFERON TB Gold In-Tube test (QFT) conversion and reversion dynamics in a tuberculosis-endemic setting.\nMETHODS: Adolescents aged 12-18 years residing near Cape Town were recruited. Tuberculin skin tests (TSTs) and QFTs were performed at baseline and after 2 years of follow up. Half of the participants had TST and QFT performed at additional time points. Participants were observed for incident tuberculosis disease for up to 5 years.\nMEASUREMENTS AND MAIN RESULTS: Among 5,357 participants, 2,751 (51.4%) and 2,987 (55.8%) had positive QFT and TST results, respectively, at baseline. Annualized QFT and TST conversion risks were 14.0 and 13.0%, respectively, and reversion risks were 5.1 and 4.1%, respectively. Concordance was excellent for conversions (κ = 0.74), but poor for reversions (κ = 0.12). Among recent QFT converters, the magnitude of the QFT value was strongly inversely associated with risk of reversion (P &lt; 0.0001). When longitudinal QFT data were analyzed in a cross-sectional manner, the annual risk of infection was 7.3%, whereas inclusion of reversions in the analysis showed that the actual risk of infection was 14.0%. Incident tuberculosis was 8-fold higher among QFT reverters than in participants with all negative QFT results (1.47 vs. 0.18 cases/100 person-years, P = 0.011).\nCONCLUSIONS: In this tuberculosis-endemic setting, annual risk of infection was extremely high, whereas QFT and TST conversion concordance was higher and QFT reversion rates were lower than reported in low-burden settings.","container-title":"American Journal of Respiratory and Critical Care Medicine","DOI":"10.1164/rccm.201409-1704OC","ISSN":"1535-4970","issue":"5","journalAbbreviation":"Am J Respir Crit Care Med","language":"eng","note":"PMID: 25562578\nPMCID: PMC4384770","page":"584-591","source":"PubMed","title":"The dynamics of QuantiFERON-TB gold in-tube conversion and reversion in a cohort of South African adolescents","volume":"191","author":[{"family":"Andrews","given":"Jason R."},{"family":"Hatherill","given":"Mark"},{"family":"Mahomed","given":"Hassan"},{"family":"Hanekom","given":"Willem A."},{"family":"Campo","given":"Monica"},{"family":"Hawn","given":"Thomas R."},{"family":"Wood","given":"Robin"},{"family":"Scriba","given":"Thomas J."}],"issued":{"date-parts":[["2015",3,1]]}}}],"schema":"https://github.com/citation-style-language/schema/raw/master/csl-citation.json"} </w:instrText>
      </w:r>
      <w:r w:rsidR="005D6B9E">
        <w:rPr>
          <w:rFonts w:ascii="Arial" w:hAnsi="Arial" w:cs="Arial"/>
          <w:sz w:val="22"/>
          <w:szCs w:val="22"/>
        </w:rPr>
        <w:fldChar w:fldCharType="separate"/>
      </w:r>
      <w:r w:rsidR="00900AE7" w:rsidRPr="00900AE7">
        <w:rPr>
          <w:rFonts w:ascii="Arial" w:eastAsiaTheme="minorHAnsi" w:hAnsi="Arial" w:cs="Arial"/>
          <w:kern w:val="0"/>
          <w:sz w:val="22"/>
          <w:vertAlign w:val="superscript"/>
        </w:rPr>
        <w:t>9</w:t>
      </w:r>
      <w:r w:rsidR="005D6B9E">
        <w:rPr>
          <w:rFonts w:ascii="Arial" w:hAnsi="Arial" w:cs="Arial"/>
          <w:sz w:val="22"/>
          <w:szCs w:val="22"/>
        </w:rPr>
        <w:fldChar w:fldCharType="end"/>
      </w:r>
      <w:r w:rsidR="005D6B9E">
        <w:rPr>
          <w:rFonts w:ascii="Arial" w:hAnsi="Arial" w:cs="Arial"/>
          <w:sz w:val="22"/>
          <w:szCs w:val="22"/>
        </w:rPr>
        <w:t xml:space="preserve"> </w:t>
      </w:r>
      <w:r w:rsidR="005D6B9E" w:rsidRPr="35E89CD1">
        <w:rPr>
          <w:rFonts w:ascii="Arial" w:hAnsi="Arial" w:cs="Arial"/>
          <w:sz w:val="22"/>
          <w:szCs w:val="22"/>
        </w:rPr>
        <w:t xml:space="preserve">estimates </w:t>
      </w:r>
      <w:r w:rsidR="005D6B9E">
        <w:rPr>
          <w:rFonts w:ascii="Arial" w:hAnsi="Arial" w:cs="Arial"/>
          <w:sz w:val="22"/>
          <w:szCs w:val="22"/>
        </w:rPr>
        <w:t xml:space="preserve">of the annual risk of </w:t>
      </w:r>
      <w:proofErr w:type="spellStart"/>
      <w:r w:rsidR="005D6B9E">
        <w:rPr>
          <w:rFonts w:ascii="Arial" w:hAnsi="Arial" w:cs="Arial"/>
          <w:i/>
          <w:iCs/>
          <w:sz w:val="22"/>
          <w:szCs w:val="22"/>
        </w:rPr>
        <w:t>Mtb</w:t>
      </w:r>
      <w:proofErr w:type="spellEnd"/>
      <w:r w:rsidR="005D6B9E">
        <w:rPr>
          <w:rFonts w:ascii="Arial" w:hAnsi="Arial" w:cs="Arial"/>
          <w:i/>
          <w:iCs/>
          <w:sz w:val="22"/>
          <w:szCs w:val="22"/>
        </w:rPr>
        <w:t xml:space="preserve"> </w:t>
      </w:r>
      <w:r w:rsidR="005D6B9E">
        <w:rPr>
          <w:rFonts w:ascii="Arial" w:hAnsi="Arial" w:cs="Arial"/>
          <w:sz w:val="22"/>
          <w:szCs w:val="22"/>
        </w:rPr>
        <w:t xml:space="preserve">infection </w:t>
      </w:r>
      <w:r w:rsidR="005D6B9E" w:rsidRPr="35E89CD1">
        <w:rPr>
          <w:rFonts w:ascii="Arial" w:hAnsi="Arial" w:cs="Arial"/>
          <w:sz w:val="22"/>
          <w:szCs w:val="22"/>
        </w:rPr>
        <w:t>using IGRA prevalence</w:t>
      </w:r>
      <w:r w:rsidR="005D6B9E">
        <w:rPr>
          <w:rFonts w:ascii="Arial" w:hAnsi="Arial" w:cs="Arial"/>
          <w:sz w:val="22"/>
          <w:szCs w:val="22"/>
        </w:rPr>
        <w:t xml:space="preserve"> can</w:t>
      </w:r>
      <w:r w:rsidR="005D6B9E" w:rsidRPr="35E89CD1">
        <w:rPr>
          <w:rFonts w:ascii="Arial" w:hAnsi="Arial" w:cs="Arial"/>
          <w:sz w:val="22"/>
          <w:szCs w:val="22"/>
        </w:rPr>
        <w:t xml:space="preserve"> </w:t>
      </w:r>
      <w:r w:rsidR="005D6B9E" w:rsidRPr="007E0660">
        <w:rPr>
          <w:rFonts w:ascii="Arial" w:hAnsi="Arial" w:cs="Arial"/>
          <w:sz w:val="22"/>
          <w:szCs w:val="22"/>
        </w:rPr>
        <w:t>underestimate the true annual risk of infection by a factor of 5–10</w:t>
      </w:r>
      <w:r w:rsidR="005D6B9E">
        <w:rPr>
          <w:rFonts w:ascii="Arial" w:hAnsi="Arial" w:cs="Arial"/>
          <w:sz w:val="22"/>
          <w:szCs w:val="22"/>
        </w:rPr>
        <w:t xml:space="preserve">. </w:t>
      </w:r>
      <w:r w:rsidR="005D6B9E">
        <w:rPr>
          <w:rFonts w:ascii="Arial" w:hAnsi="Arial" w:cs="Arial"/>
          <w:sz w:val="22"/>
          <w:szCs w:val="22"/>
        </w:rPr>
        <w:fldChar w:fldCharType="begin"/>
      </w:r>
      <w:r w:rsidR="00900AE7">
        <w:rPr>
          <w:rFonts w:ascii="Arial" w:hAnsi="Arial" w:cs="Arial"/>
          <w:sz w:val="22"/>
          <w:szCs w:val="22"/>
        </w:rPr>
        <w:instrText xml:space="preserve"> ADDIN ZOTERO_ITEM CSL_CITATION {"citationID":"NBujdePO","properties":{"formattedCitation":"\\super 10\\nosupersub{}","plainCitation":"10","noteIndex":0},"citationItems":[{"id":1977,"uris":["http://zotero.org/users/6528344/items/BK4KVHHC"],"itemData":{"id":1977,"type":"article-journal","container-title":"The Lancet Infectious Diseases","DOI":"10.1016/S1473-3099(22)00153-0","ISSN":"1473-3099, 1474-4457","issue":"9","journalAbbreviation":"The Lancet Infectious Diseases","language":"English","note":"publisher: Elsevier\nPMID: 35526558","page":"e271-e278","source":"www.thelancet.com","title":"Are we underestimating the annual risk of infection with Mycobacterium tuberculosis in high-burden settings?","volume":"22","author":[{"family":"Dowdy","given":"David W."},{"family":"Behr","given":"Marcel A."}],"issued":{"date-parts":[["2022",9,1]]}}}],"schema":"https://github.com/citation-style-language/schema/raw/master/csl-citation.json"} </w:instrText>
      </w:r>
      <w:r w:rsidR="005D6B9E">
        <w:rPr>
          <w:rFonts w:ascii="Arial" w:hAnsi="Arial" w:cs="Arial"/>
          <w:sz w:val="22"/>
          <w:szCs w:val="22"/>
        </w:rPr>
        <w:fldChar w:fldCharType="separate"/>
      </w:r>
      <w:r w:rsidR="00900AE7" w:rsidRPr="00900AE7">
        <w:rPr>
          <w:rFonts w:ascii="Arial" w:eastAsiaTheme="minorHAnsi" w:hAnsi="Arial" w:cs="Arial"/>
          <w:kern w:val="0"/>
          <w:sz w:val="22"/>
          <w:vertAlign w:val="superscript"/>
        </w:rPr>
        <w:t>10</w:t>
      </w:r>
      <w:r w:rsidR="005D6B9E">
        <w:rPr>
          <w:rFonts w:ascii="Arial" w:hAnsi="Arial" w:cs="Arial"/>
          <w:sz w:val="22"/>
          <w:szCs w:val="22"/>
        </w:rPr>
        <w:fldChar w:fldCharType="end"/>
      </w:r>
      <w:r w:rsidR="005D6B9E">
        <w:rPr>
          <w:rFonts w:ascii="Arial" w:hAnsi="Arial" w:cs="Arial"/>
          <w:sz w:val="22"/>
          <w:szCs w:val="22"/>
        </w:rPr>
        <w:t>,</w:t>
      </w:r>
      <w:r w:rsidR="005D6B9E">
        <w:rPr>
          <w:rFonts w:ascii="Arial" w:hAnsi="Arial" w:cs="Arial"/>
          <w:sz w:val="22"/>
          <w:szCs w:val="22"/>
        </w:rPr>
        <w:fldChar w:fldCharType="begin"/>
      </w:r>
      <w:r w:rsidR="00900AE7">
        <w:rPr>
          <w:rFonts w:ascii="Arial" w:hAnsi="Arial" w:cs="Arial"/>
          <w:sz w:val="22"/>
          <w:szCs w:val="22"/>
        </w:rPr>
        <w:instrText xml:space="preserve"> ADDIN ZOTERO_ITEM CSL_CITATION {"citationID":"YihULRaM","properties":{"formattedCitation":"\\super 11\\nosupersub{}","plainCitation":"11","noteIndex":0},"citationItems":[{"id":2006,"uris":["http://zotero.org/users/6528344/items/LPGTU9QL"],"itemData":{"id":2006,"type":"article-journal","abstract":"Recent studies using sensitive aerosol sampling and detection methodologies, have enumerated aerosolized Mycobacterium tuberculosis (Mtb) across a spectrum of tuberculosis states in a high-burdened setting. To estimate the Mtb exposure rate we used a Bayesian inference approach to fit a reversible catalytic model to age-specific, respiratory bioaerosol Mtb prevalence data. Longitudinal monitoring of symptomatic sputum-negative, untreated clinic attendees informed a prior for the Mtb bioaerosol clearance rate. Based on an observed bioaerosol Mtb population prevalence of 62.6% and a clearance half-life of 83 days, the estimated exposure rate was 5.1/year. This result was extremely sensitive to bioaerosol Mtb population prevalence but including a simulated rate of exposure of zero until the age of 10-years did not influence the overall estimate for rate of exposure. A catalytic model without reversion was a poorer fit to the prevalence data than the primary reverse catalytic model. Mtb bioaerosol sampling findings imply an extremely high rate of Mtb exposure within tuberculosis endemic communities with rapid cycling between bioaerosol carriage and clearance. Even assuming a much lower bioaerosol Mtb population prevalence, the estimated exposure rate is an order of magnitude greater than published annual rates of Mtb infection.","container-title":"Scientific Reports","DOI":"10.1038/s41598-024-81558-w","ISSN":"2045-2322","issue":"1","journalAbbreviation":"Sci Rep","language":"en","license":"2024 The Author(s)","note":"publisher: Nature Publishing Group","page":"22687","source":"www.nature.com","title":"Quantification of tuberculosis exposure in a high-burdened setting","volume":"15","author":[{"family":"Patterson","given":"Benjamin"},{"family":"Hermans","given":"Sabine"},{"family":"Wood","given":"Robin"},{"family":"Cobelens","given":"Frank"}],"issued":{"date-parts":[["2025",7,2]]}}}],"schema":"https://github.com/citation-style-language/schema/raw/master/csl-citation.json"} </w:instrText>
      </w:r>
      <w:r w:rsidR="005D6B9E">
        <w:rPr>
          <w:rFonts w:ascii="Arial" w:hAnsi="Arial" w:cs="Arial"/>
          <w:sz w:val="22"/>
          <w:szCs w:val="22"/>
        </w:rPr>
        <w:fldChar w:fldCharType="separate"/>
      </w:r>
      <w:r w:rsidR="00900AE7" w:rsidRPr="00900AE7">
        <w:rPr>
          <w:rFonts w:ascii="Arial" w:eastAsiaTheme="minorHAnsi" w:hAnsi="Arial" w:cs="Arial"/>
          <w:kern w:val="0"/>
          <w:sz w:val="22"/>
          <w:vertAlign w:val="superscript"/>
        </w:rPr>
        <w:t>11</w:t>
      </w:r>
      <w:r w:rsidR="005D6B9E">
        <w:rPr>
          <w:rFonts w:ascii="Arial" w:hAnsi="Arial" w:cs="Arial"/>
          <w:sz w:val="22"/>
          <w:szCs w:val="22"/>
        </w:rPr>
        <w:fldChar w:fldCharType="end"/>
      </w:r>
      <w:r w:rsidR="005D6B9E">
        <w:rPr>
          <w:rFonts w:ascii="Arial" w:hAnsi="Arial" w:cs="Arial"/>
          <w:sz w:val="22"/>
          <w:szCs w:val="22"/>
        </w:rPr>
        <w:t xml:space="preserve"> Incorrectly </w:t>
      </w:r>
      <w:r w:rsidR="005D6B9E" w:rsidRPr="35E89CD1">
        <w:rPr>
          <w:rFonts w:ascii="Arial" w:hAnsi="Arial" w:cs="Arial"/>
          <w:sz w:val="22"/>
          <w:szCs w:val="22"/>
        </w:rPr>
        <w:t xml:space="preserve">estimating the </w:t>
      </w:r>
      <w:r w:rsidR="005D6B9E">
        <w:rPr>
          <w:rFonts w:ascii="Arial" w:hAnsi="Arial" w:cs="Arial"/>
          <w:sz w:val="22"/>
          <w:szCs w:val="22"/>
        </w:rPr>
        <w:t xml:space="preserve">risk of </w:t>
      </w:r>
      <w:proofErr w:type="spellStart"/>
      <w:r w:rsidR="005D6B9E">
        <w:rPr>
          <w:rFonts w:ascii="Arial" w:hAnsi="Arial" w:cs="Arial"/>
          <w:i/>
          <w:iCs/>
          <w:sz w:val="22"/>
          <w:szCs w:val="22"/>
        </w:rPr>
        <w:t>Mtb</w:t>
      </w:r>
      <w:proofErr w:type="spellEnd"/>
      <w:r w:rsidR="005D6B9E">
        <w:rPr>
          <w:rFonts w:ascii="Arial" w:hAnsi="Arial" w:cs="Arial"/>
          <w:i/>
          <w:iCs/>
          <w:sz w:val="22"/>
          <w:szCs w:val="22"/>
        </w:rPr>
        <w:t xml:space="preserve"> </w:t>
      </w:r>
      <w:r w:rsidR="005D6B9E">
        <w:rPr>
          <w:rFonts w:ascii="Arial" w:hAnsi="Arial" w:cs="Arial"/>
          <w:sz w:val="22"/>
          <w:szCs w:val="22"/>
        </w:rPr>
        <w:t xml:space="preserve">infection </w:t>
      </w:r>
      <w:r w:rsidR="005D6B9E" w:rsidRPr="35E89CD1">
        <w:rPr>
          <w:rFonts w:ascii="Arial" w:hAnsi="Arial" w:cs="Arial"/>
          <w:sz w:val="22"/>
          <w:szCs w:val="22"/>
        </w:rPr>
        <w:t>using IGRA</w:t>
      </w:r>
      <w:r w:rsidR="005D6B9E">
        <w:rPr>
          <w:rFonts w:ascii="Arial" w:hAnsi="Arial" w:cs="Arial"/>
          <w:sz w:val="22"/>
          <w:szCs w:val="22"/>
        </w:rPr>
        <w:t xml:space="preserve"> makes it difficult to rank possible sites by transmission intensity and could </w:t>
      </w:r>
      <w:r w:rsidR="005D6B9E" w:rsidRPr="00F333AD">
        <w:rPr>
          <w:rFonts w:ascii="Arial" w:hAnsi="Arial" w:cs="Arial"/>
          <w:sz w:val="22"/>
          <w:szCs w:val="22"/>
          <w:u w:val="single"/>
        </w:rPr>
        <w:t xml:space="preserve">ultimately lead to unsuccessful </w:t>
      </w:r>
      <w:r w:rsidR="005D6B9E">
        <w:rPr>
          <w:rFonts w:ascii="Arial" w:hAnsi="Arial" w:cs="Arial"/>
          <w:sz w:val="22"/>
          <w:szCs w:val="22"/>
          <w:u w:val="single"/>
        </w:rPr>
        <w:t>trials.</w:t>
      </w:r>
      <w:r w:rsidR="005D6B9E">
        <w:rPr>
          <w:rFonts w:ascii="Arial" w:hAnsi="Arial" w:cs="Arial"/>
          <w:sz w:val="22"/>
          <w:szCs w:val="22"/>
        </w:rPr>
        <w:t xml:space="preserve"> </w:t>
      </w:r>
      <w:r w:rsidR="00576E13">
        <w:rPr>
          <w:rFonts w:ascii="Arial" w:hAnsi="Arial" w:cs="Arial"/>
          <w:sz w:val="22"/>
          <w:szCs w:val="22"/>
        </w:rPr>
        <w:t>To ensure the accrual of a sufficient number of endpoints</w:t>
      </w:r>
      <w:r w:rsidR="005D6B9E">
        <w:rPr>
          <w:rFonts w:ascii="Arial" w:hAnsi="Arial" w:cs="Arial"/>
          <w:sz w:val="22"/>
          <w:szCs w:val="22"/>
        </w:rPr>
        <w:t xml:space="preserve">, most </w:t>
      </w:r>
      <w:r w:rsidR="00D44C26">
        <w:rPr>
          <w:rFonts w:ascii="Arial" w:hAnsi="Arial" w:cs="Arial"/>
          <w:sz w:val="22"/>
          <w:szCs w:val="22"/>
        </w:rPr>
        <w:t>trials</w:t>
      </w:r>
      <w:r w:rsidR="00576E13">
        <w:rPr>
          <w:rFonts w:ascii="Arial" w:hAnsi="Arial" w:cs="Arial"/>
          <w:sz w:val="22"/>
          <w:szCs w:val="22"/>
        </w:rPr>
        <w:t xml:space="preserve"> </w:t>
      </w:r>
      <w:r w:rsidR="00D44C26">
        <w:rPr>
          <w:rFonts w:ascii="Arial" w:hAnsi="Arial" w:cs="Arial"/>
          <w:sz w:val="22"/>
          <w:szCs w:val="22"/>
        </w:rPr>
        <w:t>selectively enroll participants who are</w:t>
      </w:r>
      <w:r w:rsidR="002E2504">
        <w:rPr>
          <w:rFonts w:ascii="Arial" w:hAnsi="Arial" w:cs="Arial"/>
          <w:sz w:val="22"/>
          <w:szCs w:val="22"/>
        </w:rPr>
        <w:t xml:space="preserve"> already </w:t>
      </w:r>
      <w:proofErr w:type="spellStart"/>
      <w:r w:rsidR="002E2504" w:rsidRPr="002E2504">
        <w:rPr>
          <w:rFonts w:ascii="Arial" w:hAnsi="Arial" w:cs="Arial"/>
          <w:i/>
          <w:iCs/>
          <w:sz w:val="22"/>
          <w:szCs w:val="22"/>
        </w:rPr>
        <w:t>Mtb</w:t>
      </w:r>
      <w:proofErr w:type="spellEnd"/>
      <w:r w:rsidR="002E2504">
        <w:rPr>
          <w:rFonts w:ascii="Arial" w:hAnsi="Arial" w:cs="Arial"/>
          <w:sz w:val="22"/>
          <w:szCs w:val="22"/>
        </w:rPr>
        <w:t>-infected (</w:t>
      </w:r>
      <w:r w:rsidR="00D44C26">
        <w:rPr>
          <w:rFonts w:ascii="Arial" w:hAnsi="Arial" w:cs="Arial"/>
          <w:sz w:val="22"/>
          <w:szCs w:val="22"/>
        </w:rPr>
        <w:t>IGRA</w:t>
      </w:r>
      <w:r w:rsidR="00CB03B9">
        <w:rPr>
          <w:rFonts w:ascii="Arial" w:hAnsi="Arial" w:cs="Arial"/>
          <w:sz w:val="22"/>
          <w:szCs w:val="22"/>
        </w:rPr>
        <w:t>-</w:t>
      </w:r>
      <w:r w:rsidR="00D44C26">
        <w:rPr>
          <w:rFonts w:ascii="Arial" w:hAnsi="Arial" w:cs="Arial"/>
          <w:sz w:val="22"/>
          <w:szCs w:val="22"/>
        </w:rPr>
        <w:t>positive</w:t>
      </w:r>
      <w:r w:rsidR="002E2504">
        <w:rPr>
          <w:rFonts w:ascii="Arial" w:hAnsi="Arial" w:cs="Arial"/>
          <w:sz w:val="22"/>
          <w:szCs w:val="22"/>
        </w:rPr>
        <w:t>)</w:t>
      </w:r>
      <w:r w:rsidR="00D44C26">
        <w:rPr>
          <w:rFonts w:ascii="Arial" w:hAnsi="Arial" w:cs="Arial"/>
          <w:sz w:val="22"/>
          <w:szCs w:val="22"/>
        </w:rPr>
        <w:t xml:space="preserve"> </w:t>
      </w:r>
      <w:r w:rsidR="002E2504">
        <w:rPr>
          <w:rFonts w:ascii="Arial" w:hAnsi="Arial" w:cs="Arial"/>
          <w:sz w:val="22"/>
          <w:szCs w:val="22"/>
        </w:rPr>
        <w:t>and therefore</w:t>
      </w:r>
      <w:r w:rsidR="00D44C26">
        <w:rPr>
          <w:rFonts w:ascii="Arial" w:hAnsi="Arial" w:cs="Arial"/>
          <w:sz w:val="22"/>
          <w:szCs w:val="22"/>
        </w:rPr>
        <w:t xml:space="preserve"> more likely to develop TB</w:t>
      </w:r>
      <w:r w:rsidR="005D6B9E">
        <w:rPr>
          <w:rFonts w:ascii="Arial" w:hAnsi="Arial" w:cs="Arial"/>
          <w:sz w:val="22"/>
          <w:szCs w:val="22"/>
        </w:rPr>
        <w:t xml:space="preserve"> than IGRA-negative persons</w:t>
      </w:r>
      <w:r w:rsidR="00D44C26">
        <w:rPr>
          <w:rFonts w:ascii="Arial" w:hAnsi="Arial" w:cs="Arial"/>
          <w:sz w:val="22"/>
          <w:szCs w:val="22"/>
        </w:rPr>
        <w:t xml:space="preserve">. However, because </w:t>
      </w:r>
      <w:r w:rsidR="00926B38">
        <w:rPr>
          <w:rFonts w:ascii="Arial" w:hAnsi="Arial" w:cs="Arial"/>
          <w:sz w:val="22"/>
          <w:szCs w:val="22"/>
        </w:rPr>
        <w:t>progression rates among</w:t>
      </w:r>
      <w:r w:rsidR="00D44C26">
        <w:rPr>
          <w:rFonts w:ascii="Arial" w:hAnsi="Arial" w:cs="Arial"/>
          <w:sz w:val="22"/>
          <w:szCs w:val="22"/>
        </w:rPr>
        <w:t xml:space="preserve"> IGRA</w:t>
      </w:r>
      <w:r w:rsidR="00CB03B9">
        <w:rPr>
          <w:rFonts w:ascii="Arial" w:hAnsi="Arial" w:cs="Arial"/>
          <w:sz w:val="22"/>
          <w:szCs w:val="22"/>
        </w:rPr>
        <w:t>-</w:t>
      </w:r>
      <w:r w:rsidR="00D44C26">
        <w:rPr>
          <w:rFonts w:ascii="Arial" w:hAnsi="Arial" w:cs="Arial"/>
          <w:sz w:val="22"/>
          <w:szCs w:val="22"/>
        </w:rPr>
        <w:t xml:space="preserve">positive individuals </w:t>
      </w:r>
      <w:r w:rsidR="00926B38">
        <w:rPr>
          <w:rFonts w:ascii="Arial" w:hAnsi="Arial" w:cs="Arial"/>
          <w:sz w:val="22"/>
          <w:szCs w:val="22"/>
        </w:rPr>
        <w:t>remain low</w:t>
      </w:r>
      <w:r w:rsidR="00AB7269">
        <w:rPr>
          <w:rFonts w:ascii="Arial" w:hAnsi="Arial" w:cs="Arial"/>
          <w:sz w:val="22"/>
          <w:szCs w:val="22"/>
        </w:rPr>
        <w:t xml:space="preserve"> </w:t>
      </w:r>
      <w:r w:rsidR="00AB7269">
        <w:rPr>
          <w:rFonts w:ascii="Arial" w:hAnsi="Arial" w:cs="Arial"/>
          <w:sz w:val="22"/>
          <w:szCs w:val="22"/>
        </w:rPr>
        <w:fldChar w:fldCharType="begin"/>
      </w:r>
      <w:r w:rsidR="00900AE7">
        <w:rPr>
          <w:rFonts w:ascii="Arial" w:hAnsi="Arial" w:cs="Arial"/>
          <w:sz w:val="22"/>
          <w:szCs w:val="22"/>
        </w:rPr>
        <w:instrText xml:space="preserve"> ADDIN ZOTERO_ITEM CSL_CITATION {"citationID":"SGXJlmQn","properties":{"formattedCitation":"\\super 12\\nosupersub{}","plainCitation":"12","noteIndex":0},"citationItems":[{"id":45,"uris":["http://zotero.org/users/6528344/items/FHGLJQZ9"],"itemData":{"id":45,"type":"article-journal","container-title":"Int J Tuberc Lung Dis","ISSN":"1027-3719 (Print) 1027-3719","issue":"3","language":"eng","page":"177-8","title":"Socialization patterns are key to the transmission dynamics of tuberculosis","volume":"3","author":[{"family":"Rieder","given":"H. L."}],"issued":{"date-parts":[["1999",3]]}}}],"schema":"https://github.com/citation-style-language/schema/raw/master/csl-citation.json"} </w:instrText>
      </w:r>
      <w:r w:rsidR="00AB7269">
        <w:rPr>
          <w:rFonts w:ascii="Arial" w:hAnsi="Arial" w:cs="Arial"/>
          <w:sz w:val="22"/>
          <w:szCs w:val="22"/>
        </w:rPr>
        <w:fldChar w:fldCharType="separate"/>
      </w:r>
      <w:r w:rsidR="00900AE7" w:rsidRPr="00900AE7">
        <w:rPr>
          <w:rFonts w:ascii="Arial" w:eastAsiaTheme="minorHAnsi" w:hAnsi="Arial" w:cs="Arial"/>
          <w:kern w:val="0"/>
          <w:sz w:val="22"/>
          <w:vertAlign w:val="superscript"/>
        </w:rPr>
        <w:t>12</w:t>
      </w:r>
      <w:r w:rsidR="00AB7269">
        <w:rPr>
          <w:rFonts w:ascii="Arial" w:hAnsi="Arial" w:cs="Arial"/>
          <w:sz w:val="22"/>
          <w:szCs w:val="22"/>
        </w:rPr>
        <w:fldChar w:fldCharType="end"/>
      </w:r>
      <w:r w:rsidR="00D44C26">
        <w:rPr>
          <w:rFonts w:ascii="Arial" w:hAnsi="Arial" w:cs="Arial"/>
          <w:sz w:val="22"/>
          <w:szCs w:val="22"/>
        </w:rPr>
        <w:t xml:space="preserve">, trials using IGRA-selective recruitment still require </w:t>
      </w:r>
      <w:r w:rsidR="00D44C26">
        <w:rPr>
          <w:rFonts w:ascii="Arial" w:hAnsi="Arial" w:cs="Arial"/>
          <w:sz w:val="22"/>
          <w:szCs w:val="22"/>
          <w:u w:val="single"/>
        </w:rPr>
        <w:t>large sample sizes and prolonged follow-up periods</w:t>
      </w:r>
      <w:r w:rsidR="00D44C26">
        <w:rPr>
          <w:rFonts w:ascii="Arial" w:hAnsi="Arial" w:cs="Arial"/>
          <w:sz w:val="22"/>
          <w:szCs w:val="22"/>
        </w:rPr>
        <w:t>.</w:t>
      </w:r>
      <w:r w:rsidR="00072C14">
        <w:rPr>
          <w:rFonts w:ascii="Arial" w:hAnsi="Arial" w:cs="Arial"/>
          <w:sz w:val="22"/>
          <w:szCs w:val="22"/>
        </w:rPr>
        <w:t xml:space="preserve"> </w:t>
      </w:r>
      <w:r w:rsidR="00072C14">
        <w:rPr>
          <w:rFonts w:ascii="Arial" w:hAnsi="Arial" w:cs="Arial"/>
          <w:sz w:val="22"/>
          <w:szCs w:val="22"/>
        </w:rPr>
        <w:fldChar w:fldCharType="begin"/>
      </w:r>
      <w:r w:rsidR="00900AE7">
        <w:rPr>
          <w:rFonts w:ascii="Arial" w:hAnsi="Arial" w:cs="Arial"/>
          <w:sz w:val="22"/>
          <w:szCs w:val="22"/>
        </w:rPr>
        <w:instrText xml:space="preserve"> ADDIN ZOTERO_ITEM CSL_CITATION {"citationID":"tVlCohuk","properties":{"formattedCitation":"\\super 13\\nosupersub{}","plainCitation":"13","noteIndex":0},"citationItems":[{"id":2059,"uris":["http://zotero.org/users/6528344/items/EXZXQZJW"],"itemData":{"id":2059,"type":"article-journal","abstract":"BACKGROUND: A common approach to reducing sample sizes for late-stage tuberculosis vaccine trials is to restrict enrolment to interferon-gamma release assay (IGRA)-positive participants to maximize tuberculosis case accrual. The efficiency gain, if any, from this screening strategy is unknown.\nMETHODS: We estimated the age specific IGRA positivity prevalence for transmission levels generally considered in tuberculosis vaccine trials (annual risk of tuberculosis infection [ARTI] 2-6 %) and calculated the expected tuberculosis incidence at each age by IGRA status, using a difference equation model. We modelled scenarios that assumed constant or increasing ARTI during adolescence and differing levels of partial protection afforded by previous Mycobacterium tuberculosis infection. We then estimated sample size requirements for tuberculosis vaccine trials enrolling only IGRA-positive participants or participants without prior IGRA testing ('Mixed' trial). We assumed participants were 15-44 years at enrolment and followed-up for 3 years.\nRESULTS: Estimated tuberculosis incidence was 4.7 times higher in IGRA-positive compared to IGRA-negative participants at age 15 years, but 0.9 times lower at age 44 years (assuming ARTI 4 %). This age-cohort effect was exacerbated when assuming partial protection and attenuated when assuming increasing ARTI during adolescence. In a model that included both these assumptions, the sample size required for a Mixed trial compared to that for an IGRA-positive participants-only trial was 124 % larger at 2 % ARTI, 36 % larger at 4 % ARTI but only 8 % larger at 6 % ARTI. Prioritizing enrolment of participants aged 15-29 years improved sample size efficiency for an IGRA-positive participants-only trial. These results were largely unaffected by our model assumptions.\nCONCLUSION: In late-stage tuberculosis vaccine trials among adults and adolescents, pre-enrolment screening by IGRA testing provides a large sample size efficiency when M. tuberculosis transmission levels are relatively low, but modest or no sample size benefits at high transmission levels.","container-title":"Vaccine","DOI":"10.1016/j.vaccine.2025.127301","ISSN":"1873-2518","journalAbbreviation":"Vaccine","language":"eng","note":"PMID: 40450848","page":"127301","source":"PubMed","title":"Sample size efficiency of restricting participation in tuberculosis vaccine trials to interferon-gamma release assay-positive participants","volume":"61","author":[{"family":"Cobelens","given":"Frank"},{"family":"Pelzer","given":"Puck T."},{"family":"Churchyard","given":"Gavin J."},{"family":"Garcia-Basteiro","given":"Alberto"},{"family":"Hatherill","given":"Mark"},{"family":"Hill","given":"Philip C."},{"family":"Martinez","given":"Leonardo"},{"family":"White","given":"Richard G."}],"issued":{"date-parts":[["2025",8,13]]}}}],"schema":"https://github.com/citation-style-language/schema/raw/master/csl-citation.json"} </w:instrText>
      </w:r>
      <w:r w:rsidR="00072C14">
        <w:rPr>
          <w:rFonts w:ascii="Arial" w:hAnsi="Arial" w:cs="Arial"/>
          <w:sz w:val="22"/>
          <w:szCs w:val="22"/>
        </w:rPr>
        <w:fldChar w:fldCharType="separate"/>
      </w:r>
      <w:r w:rsidR="00900AE7" w:rsidRPr="00900AE7">
        <w:rPr>
          <w:rFonts w:ascii="Arial" w:eastAsiaTheme="minorHAnsi" w:hAnsi="Arial" w:cs="Arial"/>
          <w:kern w:val="0"/>
          <w:sz w:val="22"/>
          <w:vertAlign w:val="superscript"/>
        </w:rPr>
        <w:t>13</w:t>
      </w:r>
      <w:r w:rsidR="00072C14">
        <w:rPr>
          <w:rFonts w:ascii="Arial" w:hAnsi="Arial" w:cs="Arial"/>
          <w:sz w:val="22"/>
          <w:szCs w:val="22"/>
        </w:rPr>
        <w:fldChar w:fldCharType="end"/>
      </w:r>
      <w:r w:rsidR="00CA3B24">
        <w:rPr>
          <w:rFonts w:ascii="Arial" w:hAnsi="Arial" w:cs="Arial"/>
          <w:sz w:val="22"/>
          <w:szCs w:val="22"/>
        </w:rPr>
        <w:t xml:space="preserve"> </w:t>
      </w:r>
      <w:r w:rsidR="00D44C26">
        <w:rPr>
          <w:rFonts w:ascii="Arial" w:hAnsi="Arial" w:cs="Arial"/>
          <w:sz w:val="22"/>
          <w:szCs w:val="22"/>
        </w:rPr>
        <w:t>For example,</w:t>
      </w:r>
      <w:r w:rsidR="00576E13">
        <w:rPr>
          <w:rFonts w:ascii="Arial" w:hAnsi="Arial" w:cs="Arial"/>
          <w:sz w:val="22"/>
          <w:szCs w:val="22"/>
        </w:rPr>
        <w:t xml:space="preserve"> the</w:t>
      </w:r>
      <w:r w:rsidR="00D44C26">
        <w:rPr>
          <w:rFonts w:ascii="Arial" w:hAnsi="Arial" w:cs="Arial"/>
          <w:sz w:val="22"/>
          <w:szCs w:val="22"/>
        </w:rPr>
        <w:t xml:space="preserve"> o</w:t>
      </w:r>
      <w:r w:rsidR="00D44C26" w:rsidRPr="35E89CD1">
        <w:rPr>
          <w:rFonts w:ascii="Arial" w:hAnsi="Arial" w:cs="Arial"/>
          <w:sz w:val="22"/>
          <w:szCs w:val="22"/>
        </w:rPr>
        <w:t xml:space="preserve">ngoing Phase 3 </w:t>
      </w:r>
      <w:r w:rsidR="005D6B9E">
        <w:rPr>
          <w:rFonts w:ascii="Arial" w:hAnsi="Arial" w:cs="Arial"/>
          <w:sz w:val="22"/>
          <w:szCs w:val="22"/>
        </w:rPr>
        <w:t>trial</w:t>
      </w:r>
      <w:r w:rsidR="00D44C26">
        <w:rPr>
          <w:rFonts w:ascii="Arial" w:hAnsi="Arial" w:cs="Arial"/>
          <w:sz w:val="22"/>
          <w:szCs w:val="22"/>
        </w:rPr>
        <w:t xml:space="preserve"> of </w:t>
      </w:r>
      <w:r w:rsidR="00D44C26" w:rsidRPr="35E89CD1">
        <w:rPr>
          <w:rFonts w:ascii="Arial" w:hAnsi="Arial" w:cs="Arial"/>
          <w:sz w:val="22"/>
          <w:szCs w:val="22"/>
        </w:rPr>
        <w:t>M72-AS01</w:t>
      </w:r>
      <w:r w:rsidR="00D44C26" w:rsidRPr="35E89CD1">
        <w:rPr>
          <w:rFonts w:ascii="Arial" w:hAnsi="Arial" w:cs="Arial"/>
          <w:sz w:val="22"/>
          <w:szCs w:val="22"/>
          <w:vertAlign w:val="subscript"/>
        </w:rPr>
        <w:t>e</w:t>
      </w:r>
      <w:r w:rsidR="00D44C26" w:rsidRPr="35E89CD1">
        <w:rPr>
          <w:rFonts w:ascii="Arial" w:hAnsi="Arial" w:cs="Arial"/>
          <w:sz w:val="22"/>
          <w:szCs w:val="22"/>
        </w:rPr>
        <w:t xml:space="preserve">, </w:t>
      </w:r>
      <w:r w:rsidR="00D44C26">
        <w:rPr>
          <w:rFonts w:ascii="Arial" w:hAnsi="Arial" w:cs="Arial"/>
          <w:sz w:val="22"/>
          <w:szCs w:val="22"/>
        </w:rPr>
        <w:t xml:space="preserve">a promising candidate vaccine, </w:t>
      </w:r>
      <w:r w:rsidR="00D44C26" w:rsidRPr="35E89CD1">
        <w:rPr>
          <w:rFonts w:ascii="Arial" w:hAnsi="Arial" w:cs="Arial"/>
          <w:sz w:val="22"/>
          <w:szCs w:val="22"/>
        </w:rPr>
        <w:t xml:space="preserve">will enroll </w:t>
      </w:r>
      <w:r w:rsidR="00D44C26" w:rsidRPr="00F333AD">
        <w:rPr>
          <w:rFonts w:ascii="Arial" w:hAnsi="Arial" w:cs="Arial"/>
          <w:sz w:val="22"/>
          <w:szCs w:val="22"/>
          <w:u w:val="single"/>
        </w:rPr>
        <w:t>&gt;20,000 participants</w:t>
      </w:r>
      <w:r w:rsidR="00D44C26" w:rsidRPr="35E89CD1">
        <w:rPr>
          <w:rFonts w:ascii="Arial" w:hAnsi="Arial" w:cs="Arial"/>
          <w:sz w:val="22"/>
          <w:szCs w:val="22"/>
        </w:rPr>
        <w:t xml:space="preserve"> with </w:t>
      </w:r>
      <w:proofErr w:type="spellStart"/>
      <w:r w:rsidR="00D44C26" w:rsidRPr="35E89CD1">
        <w:rPr>
          <w:rFonts w:ascii="Arial" w:hAnsi="Arial" w:cs="Arial"/>
          <w:i/>
          <w:iCs/>
          <w:sz w:val="22"/>
          <w:szCs w:val="22"/>
        </w:rPr>
        <w:t>Mtb</w:t>
      </w:r>
      <w:proofErr w:type="spellEnd"/>
      <w:r w:rsidR="00D44C26" w:rsidRPr="35E89CD1">
        <w:rPr>
          <w:rFonts w:ascii="Arial" w:hAnsi="Arial" w:cs="Arial"/>
          <w:i/>
          <w:iCs/>
          <w:sz w:val="22"/>
          <w:szCs w:val="22"/>
        </w:rPr>
        <w:t xml:space="preserve"> </w:t>
      </w:r>
      <w:r w:rsidR="00D44C26" w:rsidRPr="35E89CD1">
        <w:rPr>
          <w:rFonts w:ascii="Arial" w:hAnsi="Arial" w:cs="Arial"/>
          <w:sz w:val="22"/>
          <w:szCs w:val="22"/>
        </w:rPr>
        <w:t xml:space="preserve">infection and follow them for </w:t>
      </w:r>
      <w:r w:rsidR="00D44C26" w:rsidRPr="00F333AD">
        <w:rPr>
          <w:rFonts w:ascii="Arial" w:hAnsi="Arial" w:cs="Arial"/>
          <w:sz w:val="22"/>
          <w:szCs w:val="22"/>
          <w:u w:val="single"/>
        </w:rPr>
        <w:t>three years</w:t>
      </w:r>
      <w:r w:rsidR="00D44C26" w:rsidRPr="35E89CD1">
        <w:rPr>
          <w:rFonts w:ascii="Arial" w:hAnsi="Arial" w:cs="Arial"/>
          <w:sz w:val="22"/>
          <w:szCs w:val="22"/>
        </w:rPr>
        <w:t xml:space="preserve">. </w:t>
      </w:r>
    </w:p>
    <w:p w14:paraId="70C13D3E" w14:textId="77777777" w:rsidR="00D44C26" w:rsidRPr="00F333AD" w:rsidRDefault="00D44C26" w:rsidP="002C5152">
      <w:pPr>
        <w:spacing w:after="0" w:line="240" w:lineRule="auto"/>
        <w:jc w:val="both"/>
        <w:rPr>
          <w:rFonts w:ascii="Arial" w:hAnsi="Arial" w:cs="Arial"/>
          <w:sz w:val="10"/>
          <w:szCs w:val="10"/>
        </w:rPr>
      </w:pPr>
    </w:p>
    <w:p w14:paraId="0576B161" w14:textId="5E9D35FA" w:rsidR="00D44C26" w:rsidRPr="00F333AD" w:rsidRDefault="00D44C26" w:rsidP="00F333AD">
      <w:pPr>
        <w:pBdr>
          <w:top w:val="single" w:sz="4" w:space="1" w:color="auto"/>
          <w:left w:val="single" w:sz="4" w:space="4" w:color="auto"/>
          <w:bottom w:val="single" w:sz="4" w:space="1" w:color="auto"/>
          <w:right w:val="single" w:sz="4" w:space="4" w:color="auto"/>
        </w:pBdr>
        <w:spacing w:after="0" w:line="240" w:lineRule="auto"/>
        <w:ind w:left="180" w:right="180"/>
        <w:jc w:val="both"/>
        <w:rPr>
          <w:rFonts w:ascii="Arial" w:hAnsi="Arial" w:cs="Arial"/>
          <w:sz w:val="22"/>
          <w:szCs w:val="22"/>
        </w:rPr>
      </w:pPr>
      <w:r w:rsidRPr="005A1EDE">
        <w:rPr>
          <w:rFonts w:ascii="Arial" w:hAnsi="Arial" w:cs="Arial"/>
          <w:sz w:val="22"/>
          <w:szCs w:val="22"/>
        </w:rPr>
        <w:t>We propose that new diagnostic</w:t>
      </w:r>
      <w:r>
        <w:rPr>
          <w:rFonts w:ascii="Arial" w:hAnsi="Arial" w:cs="Arial"/>
          <w:sz w:val="22"/>
          <w:szCs w:val="22"/>
        </w:rPr>
        <w:t xml:space="preserve">s </w:t>
      </w:r>
      <w:r w:rsidR="00BF4E09">
        <w:rPr>
          <w:rFonts w:ascii="Arial" w:hAnsi="Arial" w:cs="Arial"/>
          <w:sz w:val="22"/>
          <w:szCs w:val="22"/>
        </w:rPr>
        <w:t>could</w:t>
      </w:r>
      <w:r w:rsidRPr="005A1EDE">
        <w:rPr>
          <w:rFonts w:ascii="Arial" w:hAnsi="Arial" w:cs="Arial"/>
          <w:sz w:val="22"/>
          <w:szCs w:val="22"/>
        </w:rPr>
        <w:t xml:space="preserve"> (</w:t>
      </w:r>
      <w:r>
        <w:rPr>
          <w:rFonts w:ascii="Arial" w:hAnsi="Arial" w:cs="Arial"/>
          <w:sz w:val="22"/>
          <w:szCs w:val="22"/>
        </w:rPr>
        <w:t>A</w:t>
      </w:r>
      <w:r w:rsidRPr="005A1EDE">
        <w:rPr>
          <w:rFonts w:ascii="Arial" w:hAnsi="Arial" w:cs="Arial"/>
          <w:sz w:val="22"/>
          <w:szCs w:val="22"/>
        </w:rPr>
        <w:t>) better measure transmission intensity in candidate vaccine trial sites and (</w:t>
      </w:r>
      <w:r>
        <w:rPr>
          <w:rFonts w:ascii="Arial" w:hAnsi="Arial" w:cs="Arial"/>
          <w:sz w:val="22"/>
          <w:szCs w:val="22"/>
        </w:rPr>
        <w:t>B</w:t>
      </w:r>
      <w:r w:rsidRPr="005A1EDE">
        <w:rPr>
          <w:rFonts w:ascii="Arial" w:hAnsi="Arial" w:cs="Arial"/>
          <w:sz w:val="22"/>
          <w:szCs w:val="22"/>
        </w:rPr>
        <w:t>)</w:t>
      </w:r>
      <w:r w:rsidRPr="005A1EDE">
        <w:rPr>
          <w:rFonts w:ascii="Arial" w:hAnsi="Arial"/>
          <w:sz w:val="22"/>
        </w:rPr>
        <w:t xml:space="preserve"> identify participants </w:t>
      </w:r>
      <w:r w:rsidRPr="005A1EDE">
        <w:rPr>
          <w:rFonts w:ascii="Arial" w:hAnsi="Arial" w:cs="Arial"/>
          <w:sz w:val="22"/>
          <w:szCs w:val="22"/>
        </w:rPr>
        <w:t xml:space="preserve">most </w:t>
      </w:r>
      <w:r w:rsidRPr="005A1EDE">
        <w:rPr>
          <w:rFonts w:ascii="Arial" w:hAnsi="Arial"/>
          <w:sz w:val="22"/>
        </w:rPr>
        <w:t xml:space="preserve">likely to progress to TB, </w:t>
      </w:r>
      <w:r w:rsidRPr="005A1EDE">
        <w:rPr>
          <w:rFonts w:ascii="Arial" w:hAnsi="Arial" w:cs="Arial"/>
          <w:sz w:val="22"/>
          <w:szCs w:val="22"/>
        </w:rPr>
        <w:t>reduc</w:t>
      </w:r>
      <w:r w:rsidR="00BF4E09">
        <w:rPr>
          <w:rFonts w:ascii="Arial" w:hAnsi="Arial" w:cs="Arial"/>
          <w:sz w:val="22"/>
          <w:szCs w:val="22"/>
        </w:rPr>
        <w:t>ing</w:t>
      </w:r>
      <w:r w:rsidRPr="005A1EDE">
        <w:rPr>
          <w:rFonts w:ascii="Arial" w:hAnsi="Arial" w:cs="Arial"/>
          <w:sz w:val="22"/>
          <w:szCs w:val="22"/>
        </w:rPr>
        <w:t xml:space="preserve"> both the size and duration of these trials</w:t>
      </w:r>
      <w:r w:rsidR="00BF4E09">
        <w:rPr>
          <w:rFonts w:ascii="Arial" w:hAnsi="Arial" w:cs="Arial"/>
          <w:sz w:val="22"/>
          <w:szCs w:val="22"/>
        </w:rPr>
        <w:t xml:space="preserve"> and</w:t>
      </w:r>
      <w:r w:rsidRPr="005A1EDE">
        <w:rPr>
          <w:rFonts w:ascii="Arial" w:hAnsi="Arial" w:cs="Arial"/>
          <w:sz w:val="22"/>
          <w:szCs w:val="22"/>
        </w:rPr>
        <w:t xml:space="preserve"> accelerating the evaluation and</w:t>
      </w:r>
      <w:r w:rsidR="00BF4E09">
        <w:rPr>
          <w:rFonts w:ascii="Arial" w:hAnsi="Arial" w:cs="Arial"/>
          <w:sz w:val="22"/>
          <w:szCs w:val="22"/>
        </w:rPr>
        <w:t xml:space="preserve"> </w:t>
      </w:r>
      <w:r w:rsidRPr="005A1EDE">
        <w:rPr>
          <w:rFonts w:ascii="Arial" w:hAnsi="Arial" w:cs="Arial"/>
          <w:sz w:val="22"/>
          <w:szCs w:val="22"/>
        </w:rPr>
        <w:t>successful delivery of an effective vaccine for TB.</w:t>
      </w:r>
      <w:r w:rsidRPr="00D44C26">
        <w:rPr>
          <w:rFonts w:ascii="Arial" w:hAnsi="Arial" w:cs="Arial"/>
          <w:sz w:val="22"/>
          <w:szCs w:val="22"/>
        </w:rPr>
        <w:t xml:space="preserve"> </w:t>
      </w:r>
    </w:p>
    <w:p w14:paraId="17C30E15" w14:textId="77777777" w:rsidR="00D44C26" w:rsidRPr="00F333AD" w:rsidRDefault="00D44C26" w:rsidP="002C5152">
      <w:pPr>
        <w:spacing w:after="0" w:line="240" w:lineRule="auto"/>
        <w:jc w:val="both"/>
        <w:rPr>
          <w:rFonts w:ascii="Arial" w:hAnsi="Arial" w:cs="Arial"/>
          <w:sz w:val="10"/>
          <w:szCs w:val="10"/>
        </w:rPr>
      </w:pPr>
    </w:p>
    <w:p w14:paraId="5D024510" w14:textId="36182933" w:rsidR="00D44C26" w:rsidRDefault="00D44C26" w:rsidP="002C5152">
      <w:pPr>
        <w:spacing w:after="0" w:line="240" w:lineRule="auto"/>
        <w:jc w:val="both"/>
        <w:rPr>
          <w:rFonts w:ascii="Arial" w:hAnsi="Arial" w:cs="Arial"/>
          <w:sz w:val="22"/>
          <w:szCs w:val="22"/>
        </w:rPr>
      </w:pPr>
      <w:r>
        <w:rPr>
          <w:rFonts w:ascii="Arial" w:hAnsi="Arial" w:cs="Arial"/>
          <w:b/>
          <w:bCs/>
          <w:sz w:val="22"/>
          <w:szCs w:val="22"/>
        </w:rPr>
        <w:t xml:space="preserve">A.5. </w:t>
      </w:r>
      <w:r w:rsidR="00125363">
        <w:rPr>
          <w:rFonts w:ascii="Arial" w:hAnsi="Arial" w:cs="Arial"/>
          <w:b/>
          <w:bCs/>
          <w:sz w:val="22"/>
          <w:szCs w:val="22"/>
        </w:rPr>
        <w:t>Tools</w:t>
      </w:r>
      <w:r>
        <w:rPr>
          <w:rFonts w:ascii="Arial" w:hAnsi="Arial" w:cs="Arial"/>
          <w:b/>
          <w:bCs/>
          <w:sz w:val="22"/>
          <w:szCs w:val="22"/>
        </w:rPr>
        <w:t xml:space="preserve"> for tracking recent changes in </w:t>
      </w:r>
      <w:proofErr w:type="spellStart"/>
      <w:r w:rsidR="00125363" w:rsidRPr="00125363">
        <w:rPr>
          <w:rFonts w:ascii="Arial" w:hAnsi="Arial" w:cs="Arial"/>
          <w:b/>
          <w:bCs/>
          <w:i/>
          <w:iCs/>
          <w:sz w:val="22"/>
          <w:szCs w:val="22"/>
        </w:rPr>
        <w:t>Mtb</w:t>
      </w:r>
      <w:proofErr w:type="spellEnd"/>
      <w:r w:rsidR="00125363">
        <w:rPr>
          <w:rFonts w:ascii="Arial" w:hAnsi="Arial" w:cs="Arial"/>
          <w:b/>
          <w:bCs/>
          <w:sz w:val="22"/>
          <w:szCs w:val="22"/>
        </w:rPr>
        <w:t xml:space="preserve"> infection rates are lacking</w:t>
      </w:r>
      <w:r>
        <w:rPr>
          <w:rFonts w:ascii="Arial" w:hAnsi="Arial" w:cs="Arial"/>
          <w:b/>
          <w:bCs/>
          <w:sz w:val="22"/>
          <w:szCs w:val="22"/>
        </w:rPr>
        <w:t xml:space="preserve">, </w:t>
      </w:r>
      <w:r w:rsidR="00125363">
        <w:rPr>
          <w:rFonts w:ascii="Arial" w:hAnsi="Arial" w:cs="Arial"/>
          <w:b/>
          <w:bCs/>
          <w:sz w:val="22"/>
          <w:szCs w:val="22"/>
        </w:rPr>
        <w:t>slowing</w:t>
      </w:r>
      <w:r>
        <w:rPr>
          <w:rFonts w:ascii="Arial" w:hAnsi="Arial" w:cs="Arial"/>
          <w:b/>
          <w:bCs/>
          <w:sz w:val="22"/>
          <w:szCs w:val="22"/>
        </w:rPr>
        <w:t xml:space="preserve"> </w:t>
      </w:r>
      <w:ins w:id="12" w:author="Stephen Kissler" w:date="2025-10-08T08:40:00Z" w16du:dateUtc="2025-10-08T14:40:00Z">
        <w:r w:rsidR="004A4E92">
          <w:rPr>
            <w:rFonts w:ascii="Arial" w:hAnsi="Arial" w:cs="Arial"/>
            <w:b/>
            <w:bCs/>
            <w:sz w:val="22"/>
            <w:szCs w:val="22"/>
          </w:rPr>
          <w:t xml:space="preserve">the </w:t>
        </w:r>
      </w:ins>
      <w:r>
        <w:rPr>
          <w:rFonts w:ascii="Arial" w:hAnsi="Arial" w:cs="Arial"/>
          <w:b/>
          <w:bCs/>
          <w:sz w:val="22"/>
          <w:szCs w:val="22"/>
        </w:rPr>
        <w:t xml:space="preserve">evaluation and implementation of new TB control strategies. </w:t>
      </w:r>
      <w:r w:rsidRPr="00FF3232">
        <w:rPr>
          <w:rFonts w:ascii="Arial" w:hAnsi="Arial" w:cs="Arial"/>
          <w:sz w:val="22"/>
          <w:szCs w:val="22"/>
        </w:rPr>
        <w:t xml:space="preserve">Continued progress toward TB elimination depends on our ability to </w:t>
      </w:r>
      <w:r w:rsidR="00F333AD">
        <w:rPr>
          <w:rFonts w:ascii="Arial" w:hAnsi="Arial" w:cs="Arial"/>
          <w:sz w:val="22"/>
          <w:szCs w:val="22"/>
        </w:rPr>
        <w:t>curb</w:t>
      </w:r>
      <w:r w:rsidRPr="00FF3232">
        <w:rPr>
          <w:rFonts w:ascii="Arial" w:hAnsi="Arial" w:cs="Arial"/>
          <w:sz w:val="22"/>
          <w:szCs w:val="22"/>
        </w:rPr>
        <w:t xml:space="preserve"> TB transmission.</w:t>
      </w:r>
      <w:r w:rsidRPr="00FF3232">
        <w:rPr>
          <w:rFonts w:ascii="Arial" w:hAnsi="Arial" w:cs="Arial"/>
          <w:sz w:val="22"/>
          <w:szCs w:val="22"/>
        </w:rPr>
        <w:fldChar w:fldCharType="begin">
          <w:fldData xml:space="preserve">PEVuZE5vdGU+PENpdGU+PEF1dGhvcj5ZdWVuPC9BdXRob3I+PFllYXI+MjAxNTwvWWVhcj48UmVj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</w:fldData>
        </w:fldChar>
      </w:r>
      <w:r>
        <w:rPr>
          <w:rFonts w:ascii="Arial" w:hAnsi="Arial" w:cs="Arial"/>
          <w:sz w:val="22"/>
          <w:szCs w:val="22"/>
        </w:rPr>
        <w:instrText xml:space="preserve"> ADDIN EN.CITE </w:instrText>
      </w:r>
      <w:r>
        <w:rPr>
          <w:rFonts w:ascii="Arial" w:hAnsi="Arial" w:cs="Arial"/>
          <w:sz w:val="22"/>
          <w:szCs w:val="22"/>
        </w:rPr>
        <w:fldChar w:fldCharType="begin">
          <w:fldData xml:space="preserve">PEVuZE5vdGU+PENpdGU+PEF1dGhvcj5ZdWVuPC9BdXRob3I+PFllYXI+MjAxNTwvWWVhcj48UmVj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</w:fldData>
        </w:fldChar>
      </w:r>
      <w:r>
        <w:rPr>
          <w:rFonts w:ascii="Arial" w:hAnsi="Arial" w:cs="Arial"/>
          <w:sz w:val="22"/>
          <w:szCs w:val="22"/>
        </w:rPr>
        <w:instrText xml:space="preserve"> ADDIN EN.CITE.DATA </w:instrText>
      </w:r>
      <w:r>
        <w:rPr>
          <w:rFonts w:ascii="Arial" w:hAnsi="Arial" w:cs="Arial"/>
          <w:sz w:val="22"/>
          <w:szCs w:val="22"/>
        </w:rPr>
      </w:r>
      <w:r>
        <w:rPr>
          <w:rFonts w:ascii="Arial" w:hAnsi="Arial" w:cs="Arial"/>
          <w:sz w:val="22"/>
          <w:szCs w:val="22"/>
        </w:rPr>
        <w:fldChar w:fldCharType="end"/>
      </w:r>
      <w:r w:rsidRPr="00FF3232">
        <w:rPr>
          <w:rFonts w:ascii="Arial" w:hAnsi="Arial" w:cs="Arial"/>
          <w:sz w:val="22"/>
          <w:szCs w:val="22"/>
        </w:rPr>
      </w:r>
      <w:r w:rsidRPr="00FF3232">
        <w:rPr>
          <w:rFonts w:ascii="Arial" w:hAnsi="Arial" w:cs="Arial"/>
          <w:sz w:val="22"/>
          <w:szCs w:val="22"/>
        </w:rPr>
        <w:fldChar w:fldCharType="separate"/>
      </w:r>
      <w:r w:rsidRPr="000D471E">
        <w:rPr>
          <w:rFonts w:ascii="Arial" w:hAnsi="Arial" w:cs="Arial"/>
          <w:noProof/>
          <w:sz w:val="22"/>
          <w:szCs w:val="22"/>
          <w:vertAlign w:val="superscript"/>
        </w:rPr>
        <w:t>20</w:t>
      </w:r>
      <w:r w:rsidRPr="00FF3232">
        <w:rPr>
          <w:rFonts w:ascii="Arial" w:hAnsi="Arial" w:cs="Arial"/>
          <w:sz w:val="22"/>
          <w:szCs w:val="22"/>
        </w:rPr>
        <w:fldChar w:fldCharType="end"/>
      </w:r>
      <w:r w:rsidRPr="00FF3232">
        <w:rPr>
          <w:rFonts w:ascii="Arial" w:hAnsi="Arial" w:cs="Arial"/>
          <w:sz w:val="22"/>
          <w:szCs w:val="22"/>
        </w:rPr>
        <w:t xml:space="preserve"> </w:t>
      </w:r>
      <w:r w:rsidR="00AC0A15">
        <w:rPr>
          <w:rFonts w:ascii="Arial" w:hAnsi="Arial" w:cs="Arial"/>
          <w:sz w:val="22"/>
          <w:szCs w:val="22"/>
        </w:rPr>
        <w:t xml:space="preserve">Evaluating new interventions which aim to reduce transmission typically relies on measuring changes in </w:t>
      </w:r>
      <w:ins w:id="13" w:author="Stephen Kissler" w:date="2025-10-08T08:40:00Z" w16du:dateUtc="2025-10-08T14:40:00Z">
        <w:r w:rsidR="00914559">
          <w:rPr>
            <w:rFonts w:ascii="Arial" w:hAnsi="Arial" w:cs="Arial"/>
            <w:sz w:val="22"/>
            <w:szCs w:val="22"/>
          </w:rPr>
          <w:t xml:space="preserve">the </w:t>
        </w:r>
      </w:ins>
      <w:r w:rsidR="00AC0A15">
        <w:rPr>
          <w:rFonts w:ascii="Arial" w:hAnsi="Arial" w:cs="Arial"/>
          <w:sz w:val="22"/>
          <w:szCs w:val="22"/>
        </w:rPr>
        <w:t xml:space="preserve">incidence of TB cases. However, this approach suffers from two problems: First, </w:t>
      </w:r>
      <w:proofErr w:type="spellStart"/>
      <w:r w:rsidR="00AC0A15">
        <w:rPr>
          <w:rFonts w:ascii="Arial" w:hAnsi="Arial" w:cs="Arial"/>
          <w:i/>
          <w:iCs/>
          <w:sz w:val="22"/>
          <w:szCs w:val="22"/>
        </w:rPr>
        <w:t>Mtb</w:t>
      </w:r>
      <w:proofErr w:type="spellEnd"/>
      <w:r w:rsidR="00AC0A15">
        <w:rPr>
          <w:rFonts w:ascii="Arial" w:hAnsi="Arial" w:cs="Arial"/>
          <w:i/>
          <w:iCs/>
          <w:sz w:val="22"/>
          <w:szCs w:val="22"/>
        </w:rPr>
        <w:t xml:space="preserve"> </w:t>
      </w:r>
      <w:r w:rsidR="00AC0A15">
        <w:rPr>
          <w:rFonts w:ascii="Arial" w:hAnsi="Arial" w:cs="Arial"/>
          <w:sz w:val="22"/>
          <w:szCs w:val="22"/>
        </w:rPr>
        <w:t xml:space="preserve">transmission can occur months or years before a resultant clinical case of TB develops, </w:t>
      </w:r>
      <w:del w:id="14" w:author="Stephen Kissler" w:date="2025-10-08T08:40:00Z" w16du:dateUtc="2025-10-08T14:40:00Z">
        <w:r w:rsidR="00AC0A15" w:rsidDel="00017CDC">
          <w:rPr>
            <w:rFonts w:ascii="Arial" w:hAnsi="Arial" w:cs="Arial"/>
            <w:sz w:val="22"/>
            <w:szCs w:val="22"/>
          </w:rPr>
          <w:delText>receives a diagnosis</w:delText>
        </w:r>
      </w:del>
      <w:ins w:id="15" w:author="Stephen Kissler" w:date="2025-10-08T08:40:00Z" w16du:dateUtc="2025-10-08T14:40:00Z">
        <w:r w:rsidR="00017CDC">
          <w:rPr>
            <w:rFonts w:ascii="Arial" w:hAnsi="Arial" w:cs="Arial"/>
            <w:sz w:val="22"/>
            <w:szCs w:val="22"/>
          </w:rPr>
          <w:t>is diagnosed</w:t>
        </w:r>
      </w:ins>
      <w:r w:rsidR="00AC0A15">
        <w:rPr>
          <w:rFonts w:ascii="Arial" w:hAnsi="Arial" w:cs="Arial"/>
          <w:sz w:val="22"/>
          <w:szCs w:val="22"/>
        </w:rPr>
        <w:t>, and is reported</w:t>
      </w:r>
      <w:del w:id="16" w:author="Stephen Kissler" w:date="2025-10-08T08:40:00Z" w16du:dateUtc="2025-10-08T14:40:00Z">
        <w:r w:rsidR="00AC0A15" w:rsidDel="00E028A7">
          <w:rPr>
            <w:rFonts w:ascii="Arial" w:hAnsi="Arial" w:cs="Arial"/>
            <w:sz w:val="22"/>
            <w:szCs w:val="22"/>
          </w:rPr>
          <w:delText>, such</w:delText>
        </w:r>
      </w:del>
      <w:ins w:id="17" w:author="Stephen Kissler" w:date="2025-10-08T08:40:00Z" w16du:dateUtc="2025-10-08T14:40:00Z">
        <w:r w:rsidR="00E028A7">
          <w:rPr>
            <w:rFonts w:ascii="Arial" w:hAnsi="Arial" w:cs="Arial"/>
            <w:sz w:val="22"/>
            <w:szCs w:val="22"/>
          </w:rPr>
          <w:t xml:space="preserve">; thus, </w:t>
        </w:r>
      </w:ins>
      <w:del w:id="18" w:author="Stephen Kissler" w:date="2025-10-08T08:41:00Z" w16du:dateUtc="2025-10-08T14:41:00Z">
        <w:r w:rsidR="00AC0A15" w:rsidDel="00E028A7">
          <w:rPr>
            <w:rFonts w:ascii="Arial" w:hAnsi="Arial" w:cs="Arial"/>
            <w:sz w:val="22"/>
            <w:szCs w:val="22"/>
          </w:rPr>
          <w:delText xml:space="preserve"> that </w:delText>
        </w:r>
      </w:del>
      <w:r w:rsidR="00AC0A15">
        <w:rPr>
          <w:rFonts w:ascii="Arial" w:hAnsi="Arial" w:cs="Arial"/>
          <w:sz w:val="22"/>
          <w:szCs w:val="22"/>
        </w:rPr>
        <w:t xml:space="preserve">TB case report data </w:t>
      </w:r>
      <w:r w:rsidR="000A274A">
        <w:rPr>
          <w:rFonts w:ascii="Arial" w:hAnsi="Arial" w:cs="Arial"/>
          <w:sz w:val="22"/>
          <w:szCs w:val="22"/>
        </w:rPr>
        <w:t xml:space="preserve">severely </w:t>
      </w:r>
      <w:r w:rsidR="00AC0A15">
        <w:rPr>
          <w:rFonts w:ascii="Arial" w:hAnsi="Arial" w:cs="Arial"/>
          <w:sz w:val="22"/>
          <w:szCs w:val="22"/>
        </w:rPr>
        <w:t xml:space="preserve">lags </w:t>
      </w:r>
      <w:r w:rsidR="00DC1598">
        <w:rPr>
          <w:rFonts w:ascii="Arial" w:hAnsi="Arial" w:cs="Arial"/>
          <w:sz w:val="22"/>
          <w:szCs w:val="22"/>
        </w:rPr>
        <w:t xml:space="preserve">behind </w:t>
      </w:r>
      <w:r w:rsidR="00AC0A15">
        <w:rPr>
          <w:rFonts w:ascii="Arial" w:hAnsi="Arial" w:cs="Arial"/>
          <w:sz w:val="22"/>
          <w:szCs w:val="22"/>
        </w:rPr>
        <w:t xml:space="preserve">infection incidence. Second, </w:t>
      </w:r>
      <w:del w:id="19" w:author="Stephen Kissler" w:date="2025-10-08T08:41:00Z" w16du:dateUtc="2025-10-08T14:41:00Z">
        <w:r w:rsidR="00AC0A15" w:rsidDel="002B7406">
          <w:rPr>
            <w:rFonts w:ascii="Arial" w:hAnsi="Arial" w:cs="Arial"/>
            <w:sz w:val="22"/>
            <w:szCs w:val="22"/>
          </w:rPr>
          <w:delText xml:space="preserve">estimates suggest that </w:delText>
        </w:r>
      </w:del>
      <w:r w:rsidR="00AC0A15">
        <w:rPr>
          <w:rFonts w:ascii="Arial" w:hAnsi="Arial" w:cs="Arial"/>
          <w:sz w:val="22"/>
          <w:szCs w:val="22"/>
        </w:rPr>
        <w:t xml:space="preserve">up to 50% of all TB cases globally </w:t>
      </w:r>
      <w:del w:id="20" w:author="Stephen Kissler" w:date="2025-10-08T08:41:00Z" w16du:dateUtc="2025-10-08T14:41:00Z">
        <w:r w:rsidR="00AC0A15" w:rsidDel="002B7406">
          <w:rPr>
            <w:rFonts w:ascii="Arial" w:hAnsi="Arial" w:cs="Arial"/>
            <w:sz w:val="22"/>
            <w:szCs w:val="22"/>
          </w:rPr>
          <w:delText xml:space="preserve">are </w:delText>
        </w:r>
      </w:del>
      <w:ins w:id="21" w:author="Stephen Kissler" w:date="2025-10-08T08:41:00Z" w16du:dateUtc="2025-10-08T14:41:00Z">
        <w:r w:rsidR="002B7406">
          <w:rPr>
            <w:rFonts w:ascii="Arial" w:hAnsi="Arial" w:cs="Arial"/>
            <w:sz w:val="22"/>
            <w:szCs w:val="22"/>
          </w:rPr>
          <w:t>may go</w:t>
        </w:r>
        <w:r w:rsidR="002B7406">
          <w:rPr>
            <w:rFonts w:ascii="Arial" w:hAnsi="Arial" w:cs="Arial"/>
            <w:sz w:val="22"/>
            <w:szCs w:val="22"/>
          </w:rPr>
          <w:t xml:space="preserve"> </w:t>
        </w:r>
      </w:ins>
      <w:commentRangeStart w:id="22"/>
      <w:commentRangeStart w:id="23"/>
      <w:r w:rsidR="00AC0A15">
        <w:rPr>
          <w:rFonts w:ascii="Arial" w:hAnsi="Arial" w:cs="Arial"/>
          <w:sz w:val="22"/>
          <w:szCs w:val="22"/>
        </w:rPr>
        <w:t>undiagnosed.</w:t>
      </w:r>
      <w:commentRangeEnd w:id="22"/>
      <w:r w:rsidR="00AC0A15">
        <w:rPr>
          <w:rStyle w:val="CommentReference"/>
        </w:rPr>
        <w:commentReference w:id="22"/>
      </w:r>
      <w:commentRangeEnd w:id="23"/>
      <w:r w:rsidR="00AC0A15">
        <w:rPr>
          <w:rStyle w:val="CommentReference"/>
        </w:rPr>
        <w:commentReference w:id="23"/>
      </w:r>
      <w:r w:rsidR="00AB7269">
        <w:rPr>
          <w:rFonts w:ascii="Arial" w:hAnsi="Arial" w:cs="Arial"/>
          <w:sz w:val="22"/>
          <w:szCs w:val="22"/>
        </w:rPr>
        <w:t xml:space="preserve"> </w:t>
      </w:r>
      <w:r w:rsidR="00AB7269">
        <w:rPr>
          <w:rFonts w:ascii="Arial" w:hAnsi="Arial" w:cs="Arial"/>
          <w:sz w:val="22"/>
          <w:szCs w:val="22"/>
        </w:rPr>
        <w:fldChar w:fldCharType="begin"/>
      </w:r>
      <w:r w:rsidR="00900AE7">
        <w:rPr>
          <w:rFonts w:ascii="Arial" w:hAnsi="Arial" w:cs="Arial"/>
          <w:sz w:val="22"/>
          <w:szCs w:val="22"/>
        </w:rPr>
        <w:instrText xml:space="preserve"> ADDIN ZOTERO_ITEM CSL_CITATION {"citationID":"DLuTEHp9","properties":{"formattedCitation":"\\super 14\\uc0\\u8211{}16\\nosupersub{}","plainCitation":"14–16","noteIndex":0},"citationItems":[{"id":2010,"uris":["http://zotero.org/users/6528344/items/RDCEGS7G"],"itemData":{"id":2010,"type":"article-journal","abstract":"Delay in diagnosis of pulmonary tuberculosis results in increasing severity, mortality and transmission. Various investigators have reported about delays in diagnosis of tuberculosis. We aimed at summarizing the data on these delays in diagnosis of tuberculosis.","container-title":"BMC Infectious Diseases","DOI":"10.1186/1471-2334-9-91","ISSN":"1471-2334","issue":"1","journalAbbreviation":"BMC Infect Dis","language":"en","page":"91","source":"Springer Link","title":"Time delays in diagnosis of pulmonary tuberculosis: a systematic review of literature","title-short":"Time delays in diagnosis of pulmonary tuberculosis","volume":"9","author":[{"family":"Sreeramareddy","given":"Chandrashekhar T."},{"family":"Panduru","given":"Kishore V."},{"family":"Menten","given":"Joris"},{"family":"Van den Ende","given":"J."}],"issued":{"date-parts":[["2009",6,11]]}}},{"id":235,"uris":["http://zotero.org/users/6528344/items/UX95N6UY"],"itemData":{"id":235,"type":"article","abstract":"Background Individuals with bacteriologically confirmed pulmonary tuberculosis disease (TB) that do not report symptoms (subclinical TB) represent around half of all prevalent cases of TB, yet their contribution to Mycobacterium tuberculosis (Mtb) transmission is unknown, especially compared to individuals who report symptoms at time of diagnosis (clinical TB). Relative infectiousness can be approximated by cumulative infections in household contacts, but such data are rare.\nMethods and Findings We reviewed the literature to identify studies where surveys of Mtb infection were linked to population surveys of TB disease. We collated individual population data for analysis and used literature on the relative durations of subclinical and clinical TB to estimate relative infectiousness through a cumulative hazard model, accounting for sputum-smear status. Relative prevalence of subclinical and clinical disease in high burden settings was used to estimate the contribution of subclinical TB to global Mtb transmission.We collated data on 414 index cases and 789 household contacts from three prevalence surveys (Bangladesh, Philippines, Viet Nam) and one case-finding trial in Viet Nam. The odds ratio of household infection prevalence was 1.2 (0.6-2.3, 95% Confidence Interval). Adjusting for duration of disease, we found a per-unit-time infectiousness of subclinical TB relative to clinical TB of 1.93 (0.62-6.18, 95% Prediction Interval (PrI)). 14 countries across Asia and Africa provided data on relative prevalence of subclinical and clinical TB, suggesting an estimated 68% (27-92%, 95% PrI) of global transmission is from subclinical TB.\nConclusions Our results suggest that subclinical TB contributes substantially to transmission and needs to be diagnosed and treated for effective progress towards TB elimination.","DOI":"10.1101/2022.06.09.22276188","language":"en","license":"© 2022, Posted by Cold Spring Harbor Laboratory. This pre-print is available under a Creative Commons License (Attribution 4.0 International), CC BY 4.0, as described at http://creativecommons.org/licenses/by/4.0/","note":"page: 2022.06.09.22276188","publisher":"medRxiv","source":"medRxiv","title":"Estimating the contribution of subclinical tuberculosis disease to transmission – an individual patient data analysis from prevalence surveys","URL":"https://www.medrxiv.org/content/10.1101/2022.06.09.22276188v1","author":[{"family":"Emery","given":"Jon C."},{"family":"Dodd","given":"Peter J."},{"family":"Banu","given":"Sayera"},{"family":"Frascella","given":"Beatrice"},{"family":"Garden","given":"Frances L."},{"family":"Horton","given":"Katherine C."},{"family":"Hossain","given":"Shahed"},{"family":"Law","given":"Irwin"},{"family":"Leth","given":"Frank","dropping-particle":"van"},{"family":"Marks","given":"Guy B."},{"family":"Nguyen","given":"Hoa Binh"},{"family":"Nguyen","given":"Hai Viet"},{"family":"Onozaki","given":"Ikushi"},{"family":"Quelapio","given":"Maria Imelda D."},{"family":"Richards","given":"Alexandra S."},{"family":"Shaikh","given":"Nabila"},{"family":"Tiemersma","given":"Edine W."},{"family":"White","given":"Richard G."},{"family":"Zaman","given":"Khalequ"},{"family":"Cobelens","given":"Frank"},{"family":"Houben","given":"Rein MGJ"}],"accessed":{"date-parts":[["2023",4,20]]},"issued":{"date-parts":[["2022",6,14]]}}},{"id":2012,"uris":["http://zotero.org/users/6528344/items/YQVRDZ9D"],"itemData":{"id":2012,"type":"article-journal","abstract":"Thirty countries with the highest tuberculosis (TB) burden bear 87% of the world’s TB cases. Delayed diagnosis and treatment are detrimental to TB prognosis and sustain TB transmission in the community, making TB elimination a great challenge, especially in these countries. Our objective was to elucidate the duration and determinants of delayed diagnosis and treatment of pulmonary TB in high TB-burden countries.","container-title":"Respiratory Research","DOI":"10.1186/s12931-021-01841-6","ISSN":"1465-993X","issue":"1","journalAbbreviation":"Respiratory Research","page":"251","source":"BioMed Central","title":"Duration and determinants of delayed tuberculosis diagnosis and treatment in high-burden countries: a mixed-methods systematic review and meta-analysis","title-short":"Duration and determinants of delayed tuberculosis diagnosis and treatment in high-burden countries","volume":"22","author":[{"family":"Teo","given":"Alvin Kuo Jing"},{"family":"Singh","given":"Shweta R."},{"family":"Prem","given":"Kiesha"},{"family":"Hsu","given":"Li Yang"},{"family":"Yi","given":"Siyan"}],"issued":{"date-parts":[["2021",9,23]]}}}],"schema":"https://github.com/citation-style-language/schema/raw/master/csl-citation.json"} </w:instrText>
      </w:r>
      <w:r w:rsidR="00AB7269">
        <w:rPr>
          <w:rFonts w:ascii="Arial" w:hAnsi="Arial" w:cs="Arial"/>
          <w:sz w:val="22"/>
          <w:szCs w:val="22"/>
        </w:rPr>
        <w:fldChar w:fldCharType="separate"/>
      </w:r>
      <w:r w:rsidR="00900AE7" w:rsidRPr="00900AE7">
        <w:rPr>
          <w:rFonts w:ascii="Arial" w:eastAsiaTheme="minorHAnsi" w:hAnsi="Arial" w:cs="Arial"/>
          <w:kern w:val="0"/>
          <w:sz w:val="22"/>
          <w:vertAlign w:val="superscript"/>
        </w:rPr>
        <w:t>14–16</w:t>
      </w:r>
      <w:r w:rsidR="00AB7269">
        <w:rPr>
          <w:rFonts w:ascii="Arial" w:hAnsi="Arial" w:cs="Arial"/>
          <w:sz w:val="22"/>
          <w:szCs w:val="22"/>
        </w:rPr>
        <w:fldChar w:fldCharType="end"/>
      </w:r>
      <w:r w:rsidR="00AB7269">
        <w:rPr>
          <w:rFonts w:ascii="Arial" w:hAnsi="Arial" w:cs="Arial"/>
          <w:sz w:val="22"/>
          <w:szCs w:val="22"/>
        </w:rPr>
        <w:fldChar w:fldCharType="begin"/>
      </w:r>
      <w:r w:rsidR="00900AE7">
        <w:rPr>
          <w:rFonts w:ascii="Arial" w:hAnsi="Arial" w:cs="Arial"/>
          <w:sz w:val="22"/>
          <w:szCs w:val="22"/>
        </w:rPr>
        <w:instrText xml:space="preserve"> ADDIN ZOTERO_ITEM CSL_CITATION {"citationID":"GFNspYes","properties":{"formattedCitation":"\\super 17\\nosupersub{}","plainCitation":"17","noteIndex":0},"citationItems":[{"id":2008,"uris":["http://zotero.org/users/6528344/items/PEWTKYIK"],"itemData":{"id":2008,"type":"article-journal","abstract":"Assessment of delays in seeking care and diagnosis of tuberculosis is essential to evaluate effectiveness of tuberculosis control programs, and identify programmatic impediments. Thus, this review of studies aimed to examine the extent of patient, health system, and total delays in diagnosis of pulmonary tuberculosis in low- and middle- income countries.","container-title":"BMC Pulmonary Medicine","DOI":"10.1186/s12890-017-0551-y","ISSN":"1471-2466","issue":"1","journalAbbreviation":"BMC Pulm Med","language":"en","page":"202","source":"Springer Link","title":"Delay in diagnosis of pulmonary tuberculosis in low-and middle-income settings: systematic review and meta-analysis","title-short":"Delay in diagnosis of pulmonary tuberculosis in low-and middle-income settings","volume":"17","author":[{"family":"Getnet","given":"Fentabil"},{"family":"Demissie","given":"Meaza"},{"family":"Assefa","given":"Nega"},{"family":"Mengistie","given":"Bizatu"},{"family":"Worku","given":"Alemayehu"}],"issued":{"date-parts":[["2017",12,13]]}}}],"schema":"https://github.com/citation-style-language/schema/raw/master/csl-citation.json"} </w:instrText>
      </w:r>
      <w:r w:rsidR="00AB7269">
        <w:rPr>
          <w:rFonts w:ascii="Arial" w:hAnsi="Arial" w:cs="Arial"/>
          <w:sz w:val="22"/>
          <w:szCs w:val="22"/>
        </w:rPr>
        <w:fldChar w:fldCharType="separate"/>
      </w:r>
      <w:r w:rsidR="00900AE7" w:rsidRPr="00900AE7">
        <w:rPr>
          <w:rFonts w:ascii="Arial" w:eastAsiaTheme="minorHAnsi" w:hAnsi="Arial" w:cs="Arial"/>
          <w:kern w:val="0"/>
          <w:sz w:val="22"/>
          <w:vertAlign w:val="superscript"/>
        </w:rPr>
        <w:t>17</w:t>
      </w:r>
      <w:r w:rsidR="00AB7269">
        <w:rPr>
          <w:rFonts w:ascii="Arial" w:hAnsi="Arial" w:cs="Arial"/>
          <w:sz w:val="22"/>
          <w:szCs w:val="22"/>
        </w:rPr>
        <w:fldChar w:fldCharType="end"/>
      </w:r>
      <w:r w:rsidR="00AC0A15">
        <w:rPr>
          <w:rFonts w:ascii="Arial" w:hAnsi="Arial" w:cs="Arial"/>
          <w:sz w:val="22"/>
          <w:szCs w:val="22"/>
        </w:rPr>
        <w:t xml:space="preserve"> As a result, approaches that rely only on reported TB cases are a poor indicator of real-time epidemiologic conditions. </w:t>
      </w:r>
      <w:r>
        <w:rPr>
          <w:rFonts w:ascii="Arial" w:hAnsi="Arial" w:cs="Arial"/>
          <w:sz w:val="22"/>
          <w:szCs w:val="22"/>
        </w:rPr>
        <w:t>This shortcoming leaves important scientific work and public health efforts, including those focused on disrupting TB transmission</w:t>
      </w:r>
      <w:r w:rsidR="00F333AD">
        <w:rPr>
          <w:rFonts w:ascii="Arial" w:hAnsi="Arial" w:cs="Arial"/>
          <w:sz w:val="22"/>
          <w:szCs w:val="22"/>
        </w:rPr>
        <w:t>,</w:t>
      </w:r>
      <w:r>
        <w:rPr>
          <w:rFonts w:ascii="Arial" w:hAnsi="Arial" w:cs="Arial"/>
          <w:sz w:val="22"/>
          <w:szCs w:val="22"/>
        </w:rPr>
        <w:t xml:space="preserve"> without a reliable, informative tool for measuring timel</w:t>
      </w:r>
      <w:r w:rsidR="00F333AD">
        <w:rPr>
          <w:rFonts w:ascii="Arial" w:hAnsi="Arial" w:cs="Arial"/>
          <w:sz w:val="22"/>
          <w:szCs w:val="22"/>
        </w:rPr>
        <w:t>y</w:t>
      </w:r>
      <w:r>
        <w:rPr>
          <w:rFonts w:ascii="Arial" w:hAnsi="Arial" w:cs="Arial"/>
          <w:sz w:val="22"/>
          <w:szCs w:val="22"/>
        </w:rPr>
        <w:t xml:space="preserve"> year-to-year changes in</w:t>
      </w:r>
      <w:r w:rsidR="00F333AD">
        <w:rPr>
          <w:rFonts w:ascii="Arial" w:hAnsi="Arial" w:cs="Arial"/>
          <w:sz w:val="22"/>
          <w:szCs w:val="22"/>
        </w:rPr>
        <w:t xml:space="preserve"> </w:t>
      </w:r>
      <w:proofErr w:type="spellStart"/>
      <w:r w:rsidR="00F333AD">
        <w:rPr>
          <w:rFonts w:ascii="Arial" w:hAnsi="Arial" w:cs="Arial"/>
          <w:i/>
          <w:iCs/>
          <w:sz w:val="22"/>
          <w:szCs w:val="22"/>
        </w:rPr>
        <w:t>Mtb</w:t>
      </w:r>
      <w:proofErr w:type="spellEnd"/>
      <w:r w:rsidR="00F333AD">
        <w:rPr>
          <w:rFonts w:ascii="Arial" w:hAnsi="Arial" w:cs="Arial"/>
          <w:i/>
          <w:iCs/>
          <w:sz w:val="22"/>
          <w:szCs w:val="22"/>
        </w:rPr>
        <w:t xml:space="preserve"> </w:t>
      </w:r>
      <w:r w:rsidR="00F333AD">
        <w:rPr>
          <w:rFonts w:ascii="Arial" w:hAnsi="Arial" w:cs="Arial"/>
          <w:sz w:val="22"/>
          <w:szCs w:val="22"/>
        </w:rPr>
        <w:t>infection</w:t>
      </w:r>
      <w:r w:rsidR="00FF0428">
        <w:rPr>
          <w:rFonts w:ascii="Arial" w:hAnsi="Arial" w:cs="Arial"/>
          <w:sz w:val="22"/>
          <w:szCs w:val="22"/>
        </w:rPr>
        <w:t xml:space="preserve"> rates</w:t>
      </w:r>
      <w:r>
        <w:rPr>
          <w:rFonts w:ascii="Arial" w:hAnsi="Arial" w:cs="Arial"/>
          <w:sz w:val="22"/>
          <w:szCs w:val="22"/>
        </w:rPr>
        <w:t xml:space="preserve">. This critical </w:t>
      </w:r>
      <w:r w:rsidR="00393EBB">
        <w:rPr>
          <w:rFonts w:ascii="Arial" w:hAnsi="Arial" w:cs="Arial"/>
          <w:sz w:val="22"/>
          <w:szCs w:val="22"/>
        </w:rPr>
        <w:t>gap in diagnostic capabilities</w:t>
      </w:r>
      <w:r>
        <w:rPr>
          <w:rFonts w:ascii="Arial" w:hAnsi="Arial" w:cs="Arial"/>
          <w:sz w:val="22"/>
          <w:szCs w:val="22"/>
        </w:rPr>
        <w:t xml:space="preserve"> has </w:t>
      </w:r>
      <w:r>
        <w:rPr>
          <w:rFonts w:ascii="Arial" w:hAnsi="Arial" w:cs="Arial"/>
          <w:sz w:val="22"/>
          <w:szCs w:val="22"/>
        </w:rPr>
        <w:lastRenderedPageBreak/>
        <w:t>important implications for studies evaluating the impact of innovative TB control strategies, which, like TB vaccine studies, still require large sample sizes and extended follow-up durations. For example, the ZAMSTAR study, which examined the impact of intensified household-level interventions for HIV and TB, involved over 64,000 participants and a four-year follow-up period.</w:t>
      </w:r>
      <w:r w:rsidR="006F218E">
        <w:rPr>
          <w:rFonts w:ascii="Arial" w:hAnsi="Arial" w:cs="Arial"/>
          <w:sz w:val="22"/>
          <w:szCs w:val="22"/>
        </w:rPr>
        <w:t xml:space="preserve"> </w:t>
      </w:r>
      <w:r w:rsidR="00CA3B24">
        <w:rPr>
          <w:rFonts w:ascii="Arial" w:hAnsi="Arial" w:cs="Arial"/>
          <w:sz w:val="22"/>
          <w:szCs w:val="22"/>
        </w:rPr>
        <w:fldChar w:fldCharType="begin"/>
      </w:r>
      <w:r w:rsidR="00900AE7">
        <w:rPr>
          <w:rFonts w:ascii="Arial" w:hAnsi="Arial" w:cs="Arial"/>
          <w:sz w:val="22"/>
          <w:szCs w:val="22"/>
        </w:rPr>
        <w:instrText xml:space="preserve"> ADDIN ZOTERO_ITEM CSL_CITATION {"citationID":"pgAeefRL","properties":{"formattedCitation":"\\super 18\\nosupersub{}","plainCitation":"18","noteIndex":0},"citationItems":[{"id":2050,"uris":["http://zotero.org/users/6528344/items/V5LTQ4YY"],"itemData":{"id":2050,"type":"article-journal","abstract":"BACKGROUND: Southern Africa has had an unprecedented increase in the burden of tuberculosis, driven by the HIV epidemic. The Zambia, South Africa Tuberculosis and AIDS Reduction (ZAMSTAR) trial examined two public health interventions that aimed to reduce the burden of tuberculosis by facilitating either rapid sputum diagnosis or integrating tuberculosis and HIV services within the community.\nMETHODS: ZAMSTAR was a community-randomised trial done in Zambia and the Western Cape province of South Africa. Two interventions, community-level enhanced tuberculosis case-finding (ECF) and household level tuberculosis-HIV care, were implemented between Aug 1, 2006, and July 31, 2009, and assessed in a 2×2 factorial design between Jan 9, 2010, and Dec 6, 2010. All communities had a strengthened tuberculosis-HIV programme implemented in participating health-care centres. 24 communities, selected according to population size and tuberculosis notification rate, were randomly allocated to one of four study groups using a randomisation schedule stratified by country and baseline prevalence of tuberculous infection: group 1 strengthened tuberculosis-HIV programme at the clinic alone; group 2, clinic plus ECF; group 3, clinic plus household intervention; and group 4, clinic plus ECF and household interventions. The primary outcome was the prevalence of culture-confirmed pulmonary tuberculosis in adults (≥18 years), defined as Mycobacterium tuberculosis isolated from one respiratory sample, measured 4 years after the start of interventions in a survey of 4000 randomly selected adults in each community in 2010. The secondary outcome was the incidence of tuberculous infection, measured using tuberculin skin testing in a cohort of schoolchildren, a median of 4 years after a baseline survey done before the start of interventions. This trial is registered, number ISRCTN36729271.\nFINDINGS: Prevalence of tuberculosis was evaluated in 64,463 individuals randomly selected from the 24 communities; 894 individuals had active tuberculosis. Averaging over the 24 communities, the geometric mean of tuberculosis prevalence was 832 per 100,000 population. The adjusted prevalence ratio for the comparison of ECF versus non-ECF intervention groups was 1·09 (95% CI 0·86-1·40) and of household versus non-household intervention groups was 0·82 (0·64-1·04). The incidence of tuberculous infection was measured in a cohort of 8809 children, followed up for a median of 4 years; the adjusted rate ratio for ECF versus non-ECF groups was 1·36 (95% CI 0·59-3·14) and for household versus non-household groups was 0·45 (0·20-1·05).\nINTERPRETATION: Although neither intervention led to a statistically significant reduction in tuberculosis, two independent indicators of burden provide some evidence of a reduction in tuberculosis among communities receiving the household intervention. By contrast the ECF intervention had no effect on either outcome.\nFUNDING: Bill &amp; Melinda Gates Foundation.","container-title":"Lancet (London, England)","DOI":"10.1016/S0140-6736(13)61131-9","ISSN":"1474-547X","issue":"9899","journalAbbreviation":"Lancet","language":"eng","note":"PMID: 23915882","page":"1183-1194","source":"PubMed","title":"Effect of household and community interventions on the burden of tuberculosis in southern Africa: the ZAMSTAR community-randomised trial","title-short":"Effect of household and community interventions on the burden of tuberculosis in southern Africa","volume":"382","author":[{"family":"Ayles","given":"Helen"},{"family":"Muyoyeta","given":"Monde"},{"family":"Du Toit","given":"Elizabeth"},{"family":"Schaap","given":"Ab"},{"family":"Floyd","given":"Sian"},{"family":"Simwinga","given":"Musonda"},{"family":"Shanaube","given":"Kwame"},{"family":"Chishinga","given":"Nathaniel"},{"family":"Bond","given":"Virginia"},{"family":"Dunbar","given":"Rory"},{"family":"De Haas","given":"Petra"},{"family":"James","given":"Anelet"},{"family":"Gey van Pittius","given":"Nico C."},{"family":"Claassens","given":"Mareli"},{"family":"Fielding","given":"Katherine"},{"family":"Fenty","given":"Justin"},{"family":"Sismanidis","given":"Charalampos"},{"family":"Hayes","given":"Richard J."},{"family":"Beyers","given":"Nulda"},{"family":"Godfrey-Faussett","given":"Peter"},{"literal":"ZAMSTAR team"}],"issued":{"date-parts":[["2013",10,5]]}}}],"schema":"https://github.com/citation-style-language/schema/raw/master/csl-citation.json"} </w:instrText>
      </w:r>
      <w:r w:rsidR="00CA3B24">
        <w:rPr>
          <w:rFonts w:ascii="Arial" w:hAnsi="Arial" w:cs="Arial"/>
          <w:sz w:val="22"/>
          <w:szCs w:val="22"/>
        </w:rPr>
        <w:fldChar w:fldCharType="separate"/>
      </w:r>
      <w:r w:rsidR="00900AE7" w:rsidRPr="00900AE7">
        <w:rPr>
          <w:rFonts w:ascii="Arial" w:eastAsiaTheme="minorHAnsi" w:hAnsi="Arial" w:cs="Arial"/>
          <w:kern w:val="0"/>
          <w:sz w:val="22"/>
          <w:vertAlign w:val="superscript"/>
        </w:rPr>
        <w:t>18</w:t>
      </w:r>
      <w:r w:rsidR="00CA3B24">
        <w:rPr>
          <w:rFonts w:ascii="Arial" w:hAnsi="Arial" w:cs="Arial"/>
          <w:sz w:val="22"/>
          <w:szCs w:val="22"/>
        </w:rPr>
        <w:fldChar w:fldCharType="end"/>
      </w:r>
      <w:r w:rsidR="00190F0B">
        <w:rPr>
          <w:rFonts w:ascii="Arial" w:hAnsi="Arial" w:cs="Arial"/>
          <w:sz w:val="22"/>
          <w:szCs w:val="22"/>
        </w:rPr>
        <w:t xml:space="preserve"> </w:t>
      </w:r>
    </w:p>
    <w:p w14:paraId="6DF898A0" w14:textId="77777777" w:rsidR="00D44C26" w:rsidRPr="00F333AD" w:rsidRDefault="00D44C26" w:rsidP="002C5152">
      <w:pPr>
        <w:spacing w:after="0" w:line="240" w:lineRule="auto"/>
        <w:jc w:val="both"/>
        <w:rPr>
          <w:rFonts w:ascii="Arial" w:hAnsi="Arial" w:cs="Arial"/>
          <w:sz w:val="10"/>
          <w:szCs w:val="10"/>
        </w:rPr>
      </w:pPr>
    </w:p>
    <w:p w14:paraId="13ADDBE5" w14:textId="5EB22AE4" w:rsidR="00D44C26" w:rsidRPr="00D44C26" w:rsidRDefault="00D44C26" w:rsidP="00F333AD">
      <w:pPr>
        <w:pBdr>
          <w:top w:val="single" w:sz="4" w:space="1" w:color="auto"/>
          <w:left w:val="single" w:sz="4" w:space="4" w:color="auto"/>
          <w:bottom w:val="single" w:sz="4" w:space="1" w:color="auto"/>
          <w:right w:val="single" w:sz="4" w:space="4" w:color="auto"/>
        </w:pBdr>
        <w:spacing w:after="0" w:line="240" w:lineRule="auto"/>
        <w:ind w:left="90" w:right="180"/>
        <w:jc w:val="both"/>
        <w:rPr>
          <w:rFonts w:ascii="Arial" w:hAnsi="Arial" w:cs="Arial"/>
          <w:b/>
          <w:bCs/>
          <w:sz w:val="22"/>
          <w:szCs w:val="22"/>
        </w:rPr>
      </w:pPr>
      <w:r>
        <w:rPr>
          <w:rFonts w:ascii="Arial" w:hAnsi="Arial" w:cs="Arial"/>
          <w:sz w:val="22"/>
          <w:szCs w:val="22"/>
        </w:rPr>
        <w:t xml:space="preserve">Diagnostic assays that can enable tracking of year-to-year trajectories in </w:t>
      </w:r>
      <w:proofErr w:type="spellStart"/>
      <w:r>
        <w:rPr>
          <w:rFonts w:ascii="Arial" w:hAnsi="Arial" w:cs="Arial"/>
          <w:i/>
          <w:iCs/>
          <w:sz w:val="22"/>
          <w:szCs w:val="22"/>
        </w:rPr>
        <w:t>Mtb</w:t>
      </w:r>
      <w:proofErr w:type="spellEnd"/>
      <w:r>
        <w:rPr>
          <w:rFonts w:ascii="Arial" w:hAnsi="Arial" w:cs="Arial"/>
          <w:sz w:val="22"/>
          <w:szCs w:val="22"/>
        </w:rPr>
        <w:t xml:space="preserve"> transmission would have wide-reaching benefits for the design and evaluation </w:t>
      </w:r>
      <w:r w:rsidR="00190F0B">
        <w:rPr>
          <w:rFonts w:ascii="Arial" w:hAnsi="Arial" w:cs="Arial"/>
          <w:sz w:val="22"/>
          <w:szCs w:val="22"/>
        </w:rPr>
        <w:t xml:space="preserve">of </w:t>
      </w:r>
      <w:r>
        <w:rPr>
          <w:rFonts w:ascii="Arial" w:hAnsi="Arial" w:cs="Arial"/>
          <w:sz w:val="22"/>
          <w:szCs w:val="22"/>
        </w:rPr>
        <w:t xml:space="preserve">new interventions for disrupting </w:t>
      </w:r>
      <w:proofErr w:type="spellStart"/>
      <w:r>
        <w:rPr>
          <w:rFonts w:ascii="Arial" w:hAnsi="Arial" w:cs="Arial"/>
          <w:i/>
          <w:iCs/>
          <w:sz w:val="22"/>
          <w:szCs w:val="22"/>
        </w:rPr>
        <w:t>Mtb</w:t>
      </w:r>
      <w:proofErr w:type="spellEnd"/>
      <w:r>
        <w:rPr>
          <w:rFonts w:ascii="Arial" w:hAnsi="Arial" w:cs="Arial"/>
          <w:sz w:val="22"/>
          <w:szCs w:val="22"/>
        </w:rPr>
        <w:t xml:space="preserve"> transmission, with follow-on impacts in TB prevention and care.</w:t>
      </w:r>
    </w:p>
    <w:p w14:paraId="32A7A0CF" w14:textId="77777777" w:rsidR="00D44C26" w:rsidRPr="00F333AD" w:rsidRDefault="00D44C26" w:rsidP="002C5152">
      <w:pPr>
        <w:spacing w:after="0" w:line="240" w:lineRule="auto"/>
        <w:jc w:val="both"/>
        <w:rPr>
          <w:rFonts w:ascii="Arial" w:hAnsi="Arial" w:cs="Arial"/>
          <w:b/>
          <w:bCs/>
          <w:sz w:val="10"/>
          <w:szCs w:val="10"/>
        </w:rPr>
      </w:pPr>
    </w:p>
    <w:p w14:paraId="1CFEC63B" w14:textId="32D7394D" w:rsidR="00393EBB" w:rsidRDefault="006F218E" w:rsidP="00E00D75">
      <w:pPr>
        <w:spacing w:after="0" w:line="240" w:lineRule="auto"/>
        <w:jc w:val="both"/>
        <w:rPr>
          <w:rFonts w:ascii="Arial" w:hAnsi="Arial" w:cs="Arial"/>
          <w:sz w:val="22"/>
          <w:szCs w:val="22"/>
        </w:rPr>
      </w:pPr>
      <w:r w:rsidRPr="006F218E">
        <w:rPr>
          <w:rFonts w:ascii="Arial" w:hAnsi="Arial" w:cs="Arial"/>
          <w:b/>
          <w:bCs/>
          <w:sz w:val="22"/>
          <w:szCs w:val="22"/>
        </w:rPr>
        <w:t>A6</w:t>
      </w:r>
      <w:r w:rsidR="008F17FA" w:rsidRPr="005A4A7E">
        <w:rPr>
          <w:rFonts w:ascii="Arial" w:hAnsi="Arial" w:cs="Arial"/>
          <w:b/>
          <w:bCs/>
          <w:sz w:val="22"/>
          <w:szCs w:val="22"/>
        </w:rPr>
        <w:t>.</w:t>
      </w:r>
      <w:r w:rsidR="008F17FA">
        <w:rPr>
          <w:rFonts w:ascii="Arial" w:hAnsi="Arial" w:cs="Arial"/>
          <w:sz w:val="22"/>
          <w:szCs w:val="22"/>
        </w:rPr>
        <w:t xml:space="preserve"> </w:t>
      </w:r>
      <w:r w:rsidR="00D44C26">
        <w:rPr>
          <w:rFonts w:ascii="Arial" w:hAnsi="Arial" w:cs="Arial"/>
          <w:b/>
          <w:bCs/>
          <w:sz w:val="22"/>
          <w:szCs w:val="22"/>
        </w:rPr>
        <w:t xml:space="preserve">Diagnostic biomarkers for </w:t>
      </w:r>
      <w:r w:rsidR="00D44C26" w:rsidRPr="00C932BF">
        <w:rPr>
          <w:rFonts w:ascii="Arial" w:hAnsi="Arial" w:cs="Arial"/>
          <w:b/>
          <w:bCs/>
          <w:sz w:val="22"/>
          <w:szCs w:val="22"/>
          <w:u w:val="single"/>
        </w:rPr>
        <w:t xml:space="preserve">recent </w:t>
      </w:r>
      <w:proofErr w:type="spellStart"/>
      <w:r w:rsidR="00D44C26" w:rsidRPr="00C932BF">
        <w:rPr>
          <w:rFonts w:ascii="Arial" w:hAnsi="Arial" w:cs="Arial"/>
          <w:b/>
          <w:bCs/>
          <w:i/>
          <w:iCs/>
          <w:sz w:val="22"/>
          <w:szCs w:val="22"/>
          <w:u w:val="single"/>
        </w:rPr>
        <w:t>Mtb</w:t>
      </w:r>
      <w:proofErr w:type="spellEnd"/>
      <w:r w:rsidR="00D44C26" w:rsidRPr="00C932BF">
        <w:rPr>
          <w:rFonts w:ascii="Arial" w:hAnsi="Arial" w:cs="Arial"/>
          <w:b/>
          <w:bCs/>
          <w:sz w:val="22"/>
          <w:szCs w:val="22"/>
          <w:u w:val="single"/>
        </w:rPr>
        <w:t xml:space="preserve"> infection</w:t>
      </w:r>
      <w:r w:rsidR="00D44C26">
        <w:rPr>
          <w:rFonts w:ascii="Arial" w:hAnsi="Arial" w:cs="Arial"/>
          <w:b/>
          <w:bCs/>
          <w:sz w:val="22"/>
          <w:szCs w:val="22"/>
        </w:rPr>
        <w:t xml:space="preserve">, currently </w:t>
      </w:r>
      <w:r w:rsidR="00393EBB">
        <w:rPr>
          <w:rFonts w:ascii="Arial" w:hAnsi="Arial" w:cs="Arial"/>
          <w:b/>
          <w:bCs/>
          <w:sz w:val="22"/>
          <w:szCs w:val="22"/>
        </w:rPr>
        <w:t>under</w:t>
      </w:r>
      <w:r w:rsidR="00D44C26">
        <w:rPr>
          <w:rFonts w:ascii="Arial" w:hAnsi="Arial" w:cs="Arial"/>
          <w:b/>
          <w:bCs/>
          <w:sz w:val="22"/>
          <w:szCs w:val="22"/>
        </w:rPr>
        <w:t xml:space="preserve"> development and </w:t>
      </w:r>
      <w:r w:rsidR="00393EBB">
        <w:rPr>
          <w:rFonts w:ascii="Arial" w:hAnsi="Arial" w:cs="Arial"/>
          <w:b/>
          <w:bCs/>
          <w:sz w:val="22"/>
          <w:szCs w:val="22"/>
        </w:rPr>
        <w:t xml:space="preserve">in </w:t>
      </w:r>
      <w:r w:rsidR="00D44C26">
        <w:rPr>
          <w:rFonts w:ascii="Arial" w:hAnsi="Arial" w:cs="Arial"/>
          <w:b/>
          <w:bCs/>
          <w:sz w:val="22"/>
          <w:szCs w:val="22"/>
        </w:rPr>
        <w:t xml:space="preserve">validation testing, offer a </w:t>
      </w:r>
      <w:r w:rsidR="00393EBB">
        <w:rPr>
          <w:rFonts w:ascii="Arial" w:hAnsi="Arial" w:cs="Arial"/>
          <w:b/>
          <w:bCs/>
          <w:sz w:val="22"/>
          <w:szCs w:val="22"/>
        </w:rPr>
        <w:t xml:space="preserve">potentially </w:t>
      </w:r>
      <w:r w:rsidR="00D44C26">
        <w:rPr>
          <w:rFonts w:ascii="Arial" w:hAnsi="Arial" w:cs="Arial"/>
          <w:b/>
          <w:bCs/>
          <w:sz w:val="22"/>
          <w:szCs w:val="22"/>
        </w:rPr>
        <w:t xml:space="preserve">paradigm-shifting tool </w:t>
      </w:r>
      <w:r w:rsidR="00393EBB">
        <w:rPr>
          <w:rFonts w:ascii="Arial" w:hAnsi="Arial" w:cs="Arial"/>
          <w:b/>
          <w:bCs/>
          <w:sz w:val="22"/>
          <w:szCs w:val="22"/>
        </w:rPr>
        <w:t>for TB science.</w:t>
      </w:r>
      <w:r w:rsidR="008F17FA" w:rsidRPr="00B1060E">
        <w:rPr>
          <w:rFonts w:ascii="Arial" w:hAnsi="Arial"/>
          <w:b/>
          <w:sz w:val="22"/>
        </w:rPr>
        <w:t xml:space="preserve"> </w:t>
      </w:r>
      <w:r w:rsidR="00393EBB">
        <w:rPr>
          <w:rFonts w:ascii="Arial" w:hAnsi="Arial" w:cs="Arial"/>
          <w:sz w:val="22"/>
          <w:szCs w:val="22"/>
        </w:rPr>
        <w:t xml:space="preserve">There are at least four biomarker-based strategies for identifying recent </w:t>
      </w:r>
      <w:proofErr w:type="spellStart"/>
      <w:r w:rsidR="00393EBB">
        <w:rPr>
          <w:rFonts w:ascii="Arial" w:hAnsi="Arial" w:cs="Arial"/>
          <w:i/>
          <w:iCs/>
          <w:sz w:val="22"/>
          <w:szCs w:val="22"/>
        </w:rPr>
        <w:t>Mtb</w:t>
      </w:r>
      <w:proofErr w:type="spellEnd"/>
      <w:r w:rsidR="00393EBB">
        <w:rPr>
          <w:rFonts w:ascii="Arial" w:hAnsi="Arial" w:cs="Arial"/>
          <w:sz w:val="22"/>
          <w:szCs w:val="22"/>
        </w:rPr>
        <w:t xml:space="preserve"> infection </w:t>
      </w:r>
      <w:r w:rsidR="00C932BF">
        <w:rPr>
          <w:rFonts w:ascii="Arial" w:hAnsi="Arial" w:cs="Arial"/>
          <w:sz w:val="22"/>
          <w:szCs w:val="22"/>
        </w:rPr>
        <w:t>to date, at</w:t>
      </w:r>
      <w:r w:rsidR="00393EBB">
        <w:rPr>
          <w:rFonts w:ascii="Arial" w:hAnsi="Arial" w:cs="Arial"/>
          <w:sz w:val="22"/>
          <w:szCs w:val="22"/>
        </w:rPr>
        <w:t xml:space="preserve"> different stage</w:t>
      </w:r>
      <w:r w:rsidR="00C932BF">
        <w:rPr>
          <w:rFonts w:ascii="Arial" w:hAnsi="Arial" w:cs="Arial"/>
          <w:sz w:val="22"/>
          <w:szCs w:val="22"/>
        </w:rPr>
        <w:t>s</w:t>
      </w:r>
      <w:r w:rsidR="00393EBB">
        <w:rPr>
          <w:rFonts w:ascii="Arial" w:hAnsi="Arial" w:cs="Arial"/>
          <w:sz w:val="22"/>
          <w:szCs w:val="22"/>
        </w:rPr>
        <w:t xml:space="preserve"> of development and evaluation</w:t>
      </w:r>
      <w:r w:rsidR="00CA3B24">
        <w:rPr>
          <w:rFonts w:ascii="Arial" w:hAnsi="Arial" w:cs="Arial"/>
          <w:sz w:val="22"/>
          <w:szCs w:val="22"/>
        </w:rPr>
        <w:t xml:space="preserve">. </w:t>
      </w:r>
      <w:r w:rsidR="00CA3B24">
        <w:rPr>
          <w:rFonts w:ascii="Arial" w:hAnsi="Arial" w:cs="Arial"/>
          <w:sz w:val="22"/>
          <w:szCs w:val="22"/>
        </w:rPr>
        <w:fldChar w:fldCharType="begin"/>
      </w:r>
      <w:r w:rsidR="00900AE7">
        <w:rPr>
          <w:rFonts w:ascii="Arial" w:hAnsi="Arial" w:cs="Arial"/>
          <w:sz w:val="22"/>
          <w:szCs w:val="22"/>
        </w:rPr>
        <w:instrText xml:space="preserve"> ADDIN ZOTERO_ITEM CSL_CITATION {"citationID":"Svm45Doo","properties":{"formattedCitation":"\\super 19\\nosupersub{}","plainCitation":"19","noteIndex":0},"citationItems":[{"id":2052,"uris":["http://zotero.org/users/6528344/items/VYEXMKRG"],"itemData":{"id":2052,"type":"article-journal","abstract":"Tuberculosis (TB) remains as a significant global health threat to date, with latent TB infection (LTBI) serving as a major reservoir for future active disease cases. A practical approach to an effective control and eradication of TB hence, requires an explicit identification of infected patient whom are at high risk of progressing from latent to active TB, particularly in those recently infected individuals. Current diagnostic tools however, including Tuberculin Skin Test and Interferon-Gamma Release Assays, are still lacking for their ability to critically distinguish between recent and remote infections, leading to insufficiency in optimizing targeted preventive treatment strategies. This review examines the limitations of current diagnostic tools and explores novel biomarkers to enhance distinction within the infection timeline in LTBI diagnostics. Advancement in immune profiling, dormancy antigen, along with molecular and transcriptomic approaches holds great promise to develop a diagnostic tools with better accuracy to differentiate recent from remote infections, thereby optimizing targeted interventions to improve TB control strategies. These underscores the need for further research into these emerging diagnostic tools to facilitate an effective public health strategies and contribute to the united efforts in End TB Strategy.","container-title":"One Health Outlook","DOI":"10.1186/s42522-025-00144-w","ISSN":"2524-4655","issue":"1","journalAbbreviation":"One Health Outlook","language":"eng","note":"PMID: 40205610\nPMCID: PMC11983811","page":"19","source":"PubMed","title":"Advancement in diagnostic approaches for latent tuberculosis: distinguishing recent from remote infections","title-short":"Advancement in diagnostic approaches for latent tuberculosis","volume":"7","author":[{"family":"Ding","given":"Yi En"},{"family":"Wong","given":"Matthew Tze Jian"},{"family":"Norazmi","given":"Mohd Nor"},{"family":"Balakrishnan","given":"Venugopal"},{"family":"Tye","given":"Gee Jun"}],"issued":{"date-parts":[["2025",4,10]]}}}],"schema":"https://github.com/citation-style-language/schema/raw/master/csl-citation.json"} </w:instrText>
      </w:r>
      <w:r w:rsidR="00CA3B24">
        <w:rPr>
          <w:rFonts w:ascii="Arial" w:hAnsi="Arial" w:cs="Arial"/>
          <w:sz w:val="22"/>
          <w:szCs w:val="22"/>
        </w:rPr>
        <w:fldChar w:fldCharType="separate"/>
      </w:r>
      <w:r w:rsidR="00900AE7" w:rsidRPr="00900AE7">
        <w:rPr>
          <w:rFonts w:ascii="Arial" w:eastAsiaTheme="minorHAnsi" w:hAnsi="Arial" w:cs="Arial"/>
          <w:kern w:val="0"/>
          <w:sz w:val="22"/>
          <w:vertAlign w:val="superscript"/>
        </w:rPr>
        <w:t>19</w:t>
      </w:r>
      <w:r w:rsidR="00CA3B24">
        <w:rPr>
          <w:rFonts w:ascii="Arial" w:hAnsi="Arial" w:cs="Arial"/>
          <w:sz w:val="22"/>
          <w:szCs w:val="22"/>
        </w:rPr>
        <w:fldChar w:fldCharType="end"/>
      </w:r>
      <w:r w:rsidR="00CA3B24">
        <w:rPr>
          <w:rFonts w:ascii="Arial" w:hAnsi="Arial" w:cs="Arial"/>
          <w:sz w:val="22"/>
          <w:szCs w:val="22"/>
        </w:rPr>
        <w:t xml:space="preserve"> </w:t>
      </w:r>
      <w:r w:rsidR="00393EBB">
        <w:rPr>
          <w:rFonts w:ascii="Arial" w:hAnsi="Arial" w:cs="Arial"/>
          <w:sz w:val="22"/>
          <w:szCs w:val="22"/>
        </w:rPr>
        <w:t xml:space="preserve">Among these candidate strategies, methods based on </w:t>
      </w:r>
      <w:proofErr w:type="spellStart"/>
      <w:r w:rsidR="00393EBB">
        <w:rPr>
          <w:rFonts w:ascii="Arial" w:hAnsi="Arial" w:cs="Arial"/>
          <w:i/>
          <w:iCs/>
          <w:sz w:val="22"/>
          <w:szCs w:val="22"/>
        </w:rPr>
        <w:t>Mtb</w:t>
      </w:r>
      <w:proofErr w:type="spellEnd"/>
      <w:r w:rsidR="00393EBB">
        <w:rPr>
          <w:rFonts w:ascii="Arial" w:hAnsi="Arial" w:cs="Arial"/>
          <w:i/>
          <w:iCs/>
          <w:sz w:val="22"/>
          <w:szCs w:val="22"/>
        </w:rPr>
        <w:t>-</w:t>
      </w:r>
      <w:r w:rsidR="00393EBB">
        <w:rPr>
          <w:rFonts w:ascii="Arial" w:hAnsi="Arial" w:cs="Arial"/>
          <w:sz w:val="22"/>
          <w:szCs w:val="22"/>
        </w:rPr>
        <w:t xml:space="preserve">specific T-cell activation in peripheral blood (‘TB-TASA’) have undergone the most extensive evaluation, with promising results from early validation studies </w:t>
      </w:r>
      <w:r w:rsidR="00DF6137">
        <w:rPr>
          <w:rFonts w:ascii="Arial" w:hAnsi="Arial" w:cs="Arial"/>
          <w:sz w:val="22"/>
          <w:szCs w:val="22"/>
        </w:rPr>
        <w:t>(</w:t>
      </w:r>
      <w:r w:rsidR="00393EBB">
        <w:rPr>
          <w:rFonts w:ascii="Arial" w:hAnsi="Arial" w:cs="Arial"/>
          <w:sz w:val="22"/>
          <w:szCs w:val="22"/>
        </w:rPr>
        <w:t xml:space="preserve">see preliminary data, section </w:t>
      </w:r>
      <w:r w:rsidR="00C6698F">
        <w:rPr>
          <w:rFonts w:ascii="Arial" w:hAnsi="Arial" w:cs="Arial"/>
          <w:sz w:val="22"/>
          <w:szCs w:val="22"/>
        </w:rPr>
        <w:t>A.9.1</w:t>
      </w:r>
      <w:r w:rsidR="00393EBB">
        <w:rPr>
          <w:rFonts w:ascii="Arial" w:hAnsi="Arial" w:cs="Arial"/>
          <w:sz w:val="22"/>
          <w:szCs w:val="22"/>
        </w:rPr>
        <w:t>)</w:t>
      </w:r>
      <w:r w:rsidR="00347C12">
        <w:rPr>
          <w:rFonts w:ascii="Arial" w:hAnsi="Arial" w:cs="Arial"/>
          <w:sz w:val="22"/>
          <w:szCs w:val="22"/>
        </w:rPr>
        <w:t>.</w:t>
      </w:r>
      <w:r w:rsidR="00393EBB">
        <w:rPr>
          <w:rFonts w:ascii="Arial" w:hAnsi="Arial" w:cs="Arial"/>
          <w:sz w:val="22"/>
          <w:szCs w:val="22"/>
        </w:rPr>
        <w:t xml:space="preserve"> </w:t>
      </w:r>
      <w:r w:rsidR="00393EBB" w:rsidRPr="00B1060E">
        <w:rPr>
          <w:rFonts w:ascii="Arial" w:hAnsi="Arial" w:cs="Arial"/>
          <w:sz w:val="22"/>
          <w:szCs w:val="22"/>
          <w:u w:val="single"/>
        </w:rPr>
        <w:t xml:space="preserve">Further research and investment </w:t>
      </w:r>
      <w:proofErr w:type="gramStart"/>
      <w:r w:rsidR="00393EBB" w:rsidRPr="00B1060E">
        <w:rPr>
          <w:rFonts w:ascii="Arial" w:hAnsi="Arial" w:cs="Arial"/>
          <w:sz w:val="22"/>
          <w:szCs w:val="22"/>
          <w:u w:val="single"/>
        </w:rPr>
        <w:t>is</w:t>
      </w:r>
      <w:proofErr w:type="gramEnd"/>
      <w:r w:rsidR="00393EBB" w:rsidRPr="00B1060E">
        <w:rPr>
          <w:rFonts w:ascii="Arial" w:hAnsi="Arial" w:cs="Arial"/>
          <w:sz w:val="22"/>
          <w:szCs w:val="22"/>
          <w:u w:val="single"/>
        </w:rPr>
        <w:t xml:space="preserve"> needed</w:t>
      </w:r>
      <w:r w:rsidR="00393EBB">
        <w:rPr>
          <w:rFonts w:ascii="Arial" w:hAnsi="Arial" w:cs="Arial"/>
          <w:sz w:val="22"/>
          <w:szCs w:val="22"/>
        </w:rPr>
        <w:t xml:space="preserve"> to evaluate both TB-TASA and other platforms, with the goal of advancing translation of these tools both for clinical use and </w:t>
      </w:r>
      <w:r w:rsidR="00393EBB" w:rsidRPr="00B1060E">
        <w:rPr>
          <w:rFonts w:ascii="Arial" w:hAnsi="Arial" w:cs="Arial"/>
          <w:sz w:val="22"/>
          <w:szCs w:val="22"/>
          <w:u w:val="single"/>
        </w:rPr>
        <w:t>for innovative and potentially transformative use cases in TB research and public health program</w:t>
      </w:r>
      <w:r w:rsidR="003244D8">
        <w:rPr>
          <w:rFonts w:ascii="Arial" w:hAnsi="Arial" w:cs="Arial"/>
          <w:sz w:val="22"/>
          <w:szCs w:val="22"/>
          <w:u w:val="single"/>
        </w:rPr>
        <w:t>s</w:t>
      </w:r>
      <w:r w:rsidR="00393EBB">
        <w:rPr>
          <w:rFonts w:ascii="Arial" w:hAnsi="Arial" w:cs="Arial"/>
          <w:sz w:val="22"/>
          <w:szCs w:val="22"/>
        </w:rPr>
        <w:t>.</w:t>
      </w:r>
      <w:r w:rsidR="008F2805">
        <w:rPr>
          <w:rFonts w:ascii="Arial" w:hAnsi="Arial" w:cs="Arial"/>
          <w:sz w:val="22"/>
          <w:szCs w:val="22"/>
        </w:rPr>
        <w:t xml:space="preserve"> </w:t>
      </w:r>
    </w:p>
    <w:p w14:paraId="3D29B17F" w14:textId="77777777" w:rsidR="00393EBB" w:rsidRPr="009A2FE6" w:rsidRDefault="00393EBB" w:rsidP="00E00D75">
      <w:pPr>
        <w:spacing w:after="0" w:line="240" w:lineRule="auto"/>
        <w:jc w:val="both"/>
        <w:rPr>
          <w:rFonts w:ascii="Arial" w:hAnsi="Arial" w:cs="Arial"/>
          <w:sz w:val="10"/>
          <w:szCs w:val="10"/>
        </w:rPr>
      </w:pPr>
    </w:p>
    <w:p w14:paraId="7D44211E" w14:textId="690EF0E6" w:rsidR="00393EBB" w:rsidRPr="009A2FE6" w:rsidRDefault="00393EBB" w:rsidP="009A2FE6">
      <w:pPr>
        <w:spacing w:after="0" w:line="240" w:lineRule="auto"/>
        <w:jc w:val="both"/>
        <w:rPr>
          <w:rFonts w:ascii="Arial" w:hAnsi="Arial" w:cs="Arial"/>
          <w:sz w:val="22"/>
          <w:szCs w:val="22"/>
        </w:rPr>
      </w:pPr>
      <w:r>
        <w:rPr>
          <w:rFonts w:ascii="Arial" w:hAnsi="Arial" w:cs="Arial"/>
          <w:b/>
          <w:bCs/>
          <w:noProof/>
          <w:sz w:val="22"/>
          <w:szCs w:val="22"/>
        </w:rPr>
        <mc:AlternateContent>
          <mc:Choice Requires="wps">
            <w:drawing>
              <wp:anchor distT="0" distB="0" distL="114300" distR="114300" simplePos="0" relativeHeight="251664384" behindDoc="0" locked="0" layoutInCell="1" allowOverlap="1" wp14:anchorId="47F89866" wp14:editId="1D718F79">
                <wp:simplePos x="0" y="0"/>
                <wp:positionH relativeFrom="column">
                  <wp:posOffset>4164965</wp:posOffset>
                </wp:positionH>
                <wp:positionV relativeFrom="paragraph">
                  <wp:posOffset>69850</wp:posOffset>
                </wp:positionV>
                <wp:extent cx="2704465" cy="2461260"/>
                <wp:effectExtent l="0" t="0" r="13335" b="15240"/>
                <wp:wrapSquare wrapText="bothSides"/>
                <wp:docPr id="1115587607" name="Text Box 1115587607"/>
                <wp:cNvGraphicFramePr/>
                <a:graphic xmlns:a="http://schemas.openxmlformats.org/drawingml/2006/main">
                  <a:graphicData uri="http://schemas.microsoft.com/office/word/2010/wordprocessingShape">
                    <wps:wsp>
                      <wps:cNvSpPr txBox="1"/>
                      <wps:spPr>
                        <a:xfrm>
                          <a:off x="0" y="0"/>
                          <a:ext cx="2704465" cy="2461260"/>
                        </a:xfrm>
                        <a:prstGeom prst="rect">
                          <a:avLst/>
                        </a:prstGeom>
                        <a:solidFill>
                          <a:schemeClr val="lt1"/>
                        </a:solidFill>
                        <a:ln w="6350">
                          <a:solidFill>
                            <a:prstClr val="black"/>
                          </a:solidFill>
                        </a:ln>
                      </wps:spPr>
                      <wps:txbx>
                        <w:txbxContent>
                          <w:p w14:paraId="1EDC07BB" w14:textId="77777777" w:rsidR="00393EBB" w:rsidRDefault="00393EBB" w:rsidP="00393EBB">
                            <w:pPr>
                              <w:rPr>
                                <w:rFonts w:ascii="Arial" w:hAnsi="Arial" w:cs="Arial"/>
                                <w:b/>
                                <w:bCs/>
                                <w:sz w:val="16"/>
                                <w:szCs w:val="16"/>
                              </w:rPr>
                            </w:pPr>
                            <w:r>
                              <w:rPr>
                                <w:rFonts w:ascii="Arial" w:hAnsi="Arial" w:cs="Arial"/>
                                <w:b/>
                                <w:bCs/>
                                <w:noProof/>
                                <w:sz w:val="22"/>
                                <w:szCs w:val="22"/>
                              </w:rPr>
                              <w:drawing>
                                <wp:inline distT="0" distB="0" distL="0" distR="0" wp14:anchorId="435A2063" wp14:editId="5BB21D94">
                                  <wp:extent cx="2471295" cy="1715884"/>
                                  <wp:effectExtent l="0" t="0" r="5715" b="0"/>
                                  <wp:docPr id="229423157" name="Picture 1" descr="A diagram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71441" name="Picture 1" descr="A diagram of a test&#10;&#10;AI-generated content may be incorrect."/>
                                          <pic:cNvPicPr/>
                                        </pic:nvPicPr>
                                        <pic:blipFill rotWithShape="1">
                                          <a:blip r:embed="rId10" cstate="print">
                                            <a:extLst>
                                              <a:ext uri="{28A0092B-C50C-407E-A947-70E740481C1C}">
                                                <a14:useLocalDpi xmlns:a14="http://schemas.microsoft.com/office/drawing/2010/main" val="0"/>
                                              </a:ext>
                                            </a:extLst>
                                          </a:blip>
                                          <a:srcRect t="5577"/>
                                          <a:stretch>
                                            <a:fillRect/>
                                          </a:stretch>
                                        </pic:blipFill>
                                        <pic:spPr bwMode="auto">
                                          <a:xfrm>
                                            <a:off x="0" y="0"/>
                                            <a:ext cx="2540266" cy="1763773"/>
                                          </a:xfrm>
                                          <a:prstGeom prst="rect">
                                            <a:avLst/>
                                          </a:prstGeom>
                                          <a:ln>
                                            <a:noFill/>
                                          </a:ln>
                                          <a:extLst>
                                            <a:ext uri="{53640926-AAD7-44D8-BBD7-CCE9431645EC}">
                                              <a14:shadowObscured xmlns:a14="http://schemas.microsoft.com/office/drawing/2010/main"/>
                                            </a:ext>
                                          </a:extLst>
                                        </pic:spPr>
                                      </pic:pic>
                                    </a:graphicData>
                                  </a:graphic>
                                </wp:inline>
                              </w:drawing>
                            </w:r>
                          </w:p>
                          <w:p w14:paraId="7A216586" w14:textId="77777777" w:rsidR="00393EBB" w:rsidRPr="003F4102" w:rsidRDefault="00393EBB" w:rsidP="00393EBB">
                            <w:pPr>
                              <w:rPr>
                                <w:rFonts w:ascii="Arial" w:hAnsi="Arial" w:cs="Arial"/>
                                <w:sz w:val="16"/>
                                <w:szCs w:val="16"/>
                              </w:rPr>
                            </w:pPr>
                            <w:r w:rsidRPr="003F4102">
                              <w:rPr>
                                <w:rFonts w:ascii="Arial" w:hAnsi="Arial" w:cs="Arial"/>
                                <w:b/>
                                <w:bCs/>
                                <w:sz w:val="16"/>
                                <w:szCs w:val="16"/>
                              </w:rPr>
                              <w:t xml:space="preserve">Figure 1. </w:t>
                            </w:r>
                            <w:r w:rsidRPr="003F4102">
                              <w:rPr>
                                <w:rFonts w:ascii="Arial" w:hAnsi="Arial" w:cs="Arial"/>
                                <w:sz w:val="16"/>
                                <w:szCs w:val="16"/>
                              </w:rPr>
                              <w:t>Sensitivity, specificity, time to positivity (TTP, time from infection to initial positivity) and duration of positivity (DOP, time from initial positivity to reversion) will influence</w:t>
                            </w:r>
                            <w:r w:rsidRPr="000C4514">
                              <w:rPr>
                                <w:rFonts w:ascii="Arial" w:hAnsi="Arial" w:cs="Arial"/>
                                <w:sz w:val="20"/>
                                <w:szCs w:val="20"/>
                              </w:rPr>
                              <w:t xml:space="preserve"> </w:t>
                            </w:r>
                            <w:r w:rsidRPr="003F4102">
                              <w:rPr>
                                <w:rFonts w:ascii="Arial" w:hAnsi="Arial" w:cs="Arial"/>
                                <w:sz w:val="16"/>
                                <w:szCs w:val="16"/>
                              </w:rPr>
                              <w:t>the utility of a test</w:t>
                            </w:r>
                            <w:r>
                              <w:rPr>
                                <w:rFonts w:ascii="Arial" w:hAnsi="Arial" w:cs="Arial"/>
                                <w:sz w:val="16"/>
                                <w:szCs w:val="16"/>
                              </w:rPr>
                              <w:t xml:space="preserve"> for a specific use-case.</w:t>
                            </w:r>
                          </w:p>
                          <w:p w14:paraId="6E40C8A7" w14:textId="77777777" w:rsidR="00393EBB" w:rsidRPr="000C4514" w:rsidRDefault="00393EBB" w:rsidP="00393EBB">
                            <w:pPr>
                              <w:spacing w:line="240" w:lineRule="auto"/>
                              <w:rPr>
                                <w:rFonts w:ascii="Arial" w:hAnsi="Arial" w:cs="Arial"/>
                                <w:sz w:val="20"/>
                                <w:szCs w:val="20"/>
                              </w:rPr>
                            </w:pPr>
                            <w:r w:rsidRPr="000C4514">
                              <w:rPr>
                                <w:rFonts w:ascii="Arial" w:hAnsi="Arial" w:cs="Arial"/>
                                <w:sz w:val="20"/>
                                <w:szCs w:val="20"/>
                              </w:rPr>
                              <w:t xml:space="preserve"> </w:t>
                            </w:r>
                          </w:p>
                          <w:p w14:paraId="465E9BFD" w14:textId="77777777" w:rsidR="00393EBB" w:rsidRPr="00EB1769" w:rsidRDefault="00393EBB" w:rsidP="00393EBB">
                            <w:pPr>
                              <w:rPr>
                                <w:rFonts w:ascii="Arial" w:hAnsi="Arial" w:cs="Arial"/>
                                <w:b/>
                                <w:bCs/>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F89866" id="_x0000_t202" coordsize="21600,21600" o:spt="202" path="m,l,21600r21600,l21600,xe">
                <v:stroke joinstyle="miter"/>
                <v:path gradientshapeok="t" o:connecttype="rect"/>
              </v:shapetype>
              <v:shape id="Text Box 1115587607" o:spid="_x0000_s1026" type="#_x0000_t202" style="position:absolute;left:0;text-align:left;margin-left:327.95pt;margin-top:5.5pt;width:212.95pt;height:193.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" fillcolor="white [3201]" strokeweight=".5pt">
                <v:textbox>
                  <w:txbxContent>
                    <w:p w14:paraId="1EDC07BB" w14:textId="77777777" w:rsidR="00393EBB" w:rsidRDefault="00393EBB" w:rsidP="00393EBB">
                      <w:pPr>
                        <w:rPr>
                          <w:rFonts w:ascii="Arial" w:hAnsi="Arial" w:cs="Arial"/>
                          <w:b/>
                          <w:bCs/>
                          <w:sz w:val="16"/>
                          <w:szCs w:val="16"/>
                        </w:rPr>
                      </w:pPr>
                      <w:r>
                        <w:rPr>
                          <w:rFonts w:ascii="Arial" w:hAnsi="Arial" w:cs="Arial"/>
                          <w:b/>
                          <w:bCs/>
                          <w:noProof/>
                          <w:sz w:val="22"/>
                          <w:szCs w:val="22"/>
                        </w:rPr>
                        <w:drawing>
                          <wp:inline distT="0" distB="0" distL="0" distR="0" wp14:anchorId="435A2063" wp14:editId="5BB21D94">
                            <wp:extent cx="2471295" cy="1715884"/>
                            <wp:effectExtent l="0" t="0" r="5715" b="0"/>
                            <wp:docPr id="229423157" name="Picture 1" descr="A diagram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71441" name="Picture 1" descr="A diagram of a test&#10;&#10;AI-generated content may be incorrect."/>
                                    <pic:cNvPicPr/>
                                  </pic:nvPicPr>
                                  <pic:blipFill rotWithShape="1">
                                    <a:blip r:embed="rId11" cstate="print">
                                      <a:extLst>
                                        <a:ext uri="{28A0092B-C50C-407E-A947-70E740481C1C}">
                                          <a14:useLocalDpi xmlns:a14="http://schemas.microsoft.com/office/drawing/2010/main" val="0"/>
                                        </a:ext>
                                      </a:extLst>
                                    </a:blip>
                                    <a:srcRect t="5577"/>
                                    <a:stretch>
                                      <a:fillRect/>
                                    </a:stretch>
                                  </pic:blipFill>
                                  <pic:spPr bwMode="auto">
                                    <a:xfrm>
                                      <a:off x="0" y="0"/>
                                      <a:ext cx="2540266" cy="1763773"/>
                                    </a:xfrm>
                                    <a:prstGeom prst="rect">
                                      <a:avLst/>
                                    </a:prstGeom>
                                    <a:ln>
                                      <a:noFill/>
                                    </a:ln>
                                    <a:extLst>
                                      <a:ext uri="{53640926-AAD7-44D8-BBD7-CCE9431645EC}">
                                        <a14:shadowObscured xmlns:a14="http://schemas.microsoft.com/office/drawing/2010/main"/>
                                      </a:ext>
                                    </a:extLst>
                                  </pic:spPr>
                                </pic:pic>
                              </a:graphicData>
                            </a:graphic>
                          </wp:inline>
                        </w:drawing>
                      </w:r>
                    </w:p>
                    <w:p w14:paraId="7A216586" w14:textId="77777777" w:rsidR="00393EBB" w:rsidRPr="003F4102" w:rsidRDefault="00393EBB" w:rsidP="00393EBB">
                      <w:pPr>
                        <w:rPr>
                          <w:rFonts w:ascii="Arial" w:hAnsi="Arial" w:cs="Arial"/>
                          <w:sz w:val="16"/>
                          <w:szCs w:val="16"/>
                        </w:rPr>
                      </w:pPr>
                      <w:r w:rsidRPr="003F4102">
                        <w:rPr>
                          <w:rFonts w:ascii="Arial" w:hAnsi="Arial" w:cs="Arial"/>
                          <w:b/>
                          <w:bCs/>
                          <w:sz w:val="16"/>
                          <w:szCs w:val="16"/>
                        </w:rPr>
                        <w:t xml:space="preserve">Figure 1. </w:t>
                      </w:r>
                      <w:r w:rsidRPr="003F4102">
                        <w:rPr>
                          <w:rFonts w:ascii="Arial" w:hAnsi="Arial" w:cs="Arial"/>
                          <w:sz w:val="16"/>
                          <w:szCs w:val="16"/>
                        </w:rPr>
                        <w:t>Sensitivity, specificity, time to positivity (TTP, time from infection to initial positivity) and duration of positivity (DOP, time from initial positivity to reversion) will influence</w:t>
                      </w:r>
                      <w:r w:rsidRPr="000C4514">
                        <w:rPr>
                          <w:rFonts w:ascii="Arial" w:hAnsi="Arial" w:cs="Arial"/>
                          <w:sz w:val="20"/>
                          <w:szCs w:val="20"/>
                        </w:rPr>
                        <w:t xml:space="preserve"> </w:t>
                      </w:r>
                      <w:r w:rsidRPr="003F4102">
                        <w:rPr>
                          <w:rFonts w:ascii="Arial" w:hAnsi="Arial" w:cs="Arial"/>
                          <w:sz w:val="16"/>
                          <w:szCs w:val="16"/>
                        </w:rPr>
                        <w:t>the utility of a test</w:t>
                      </w:r>
                      <w:r>
                        <w:rPr>
                          <w:rFonts w:ascii="Arial" w:hAnsi="Arial" w:cs="Arial"/>
                          <w:sz w:val="16"/>
                          <w:szCs w:val="16"/>
                        </w:rPr>
                        <w:t xml:space="preserve"> for a specific use-case.</w:t>
                      </w:r>
                    </w:p>
                    <w:p w14:paraId="6E40C8A7" w14:textId="77777777" w:rsidR="00393EBB" w:rsidRPr="000C4514" w:rsidRDefault="00393EBB" w:rsidP="00393EBB">
                      <w:pPr>
                        <w:spacing w:line="240" w:lineRule="auto"/>
                        <w:rPr>
                          <w:rFonts w:ascii="Arial" w:hAnsi="Arial" w:cs="Arial"/>
                          <w:sz w:val="20"/>
                          <w:szCs w:val="20"/>
                        </w:rPr>
                      </w:pPr>
                      <w:r w:rsidRPr="000C4514">
                        <w:rPr>
                          <w:rFonts w:ascii="Arial" w:hAnsi="Arial" w:cs="Arial"/>
                          <w:sz w:val="20"/>
                          <w:szCs w:val="20"/>
                        </w:rPr>
                        <w:t xml:space="preserve"> </w:t>
                      </w:r>
                    </w:p>
                    <w:p w14:paraId="465E9BFD" w14:textId="77777777" w:rsidR="00393EBB" w:rsidRPr="00EB1769" w:rsidRDefault="00393EBB" w:rsidP="00393EBB">
                      <w:pPr>
                        <w:rPr>
                          <w:rFonts w:ascii="Arial" w:hAnsi="Arial" w:cs="Arial"/>
                          <w:b/>
                          <w:bCs/>
                          <w:sz w:val="14"/>
                          <w:szCs w:val="14"/>
                        </w:rPr>
                      </w:pPr>
                    </w:p>
                  </w:txbxContent>
                </v:textbox>
                <w10:wrap type="square"/>
              </v:shape>
            </w:pict>
          </mc:Fallback>
        </mc:AlternateContent>
      </w:r>
      <w:r w:rsidR="008F17FA">
        <w:rPr>
          <w:rFonts w:ascii="Arial" w:hAnsi="Arial" w:cs="Arial"/>
          <w:b/>
          <w:bCs/>
          <w:sz w:val="22"/>
          <w:szCs w:val="22"/>
        </w:rPr>
        <w:t>A</w:t>
      </w:r>
      <w:r>
        <w:rPr>
          <w:rFonts w:ascii="Arial" w:hAnsi="Arial" w:cs="Arial"/>
          <w:b/>
          <w:bCs/>
          <w:sz w:val="22"/>
          <w:szCs w:val="22"/>
        </w:rPr>
        <w:t>7</w:t>
      </w:r>
      <w:r w:rsidR="008F17FA">
        <w:rPr>
          <w:rFonts w:ascii="Arial" w:hAnsi="Arial" w:cs="Arial"/>
          <w:b/>
          <w:bCs/>
          <w:sz w:val="22"/>
          <w:szCs w:val="22"/>
        </w:rPr>
        <w:t>.</w:t>
      </w:r>
      <w:r>
        <w:rPr>
          <w:rFonts w:ascii="Arial" w:hAnsi="Arial" w:cs="Arial"/>
          <w:b/>
          <w:bCs/>
          <w:sz w:val="22"/>
          <w:szCs w:val="22"/>
        </w:rPr>
        <w:t xml:space="preserve"> Target test performance characteristics vary across different use cases</w:t>
      </w:r>
      <w:r w:rsidR="00352EE3">
        <w:rPr>
          <w:rFonts w:ascii="Arial" w:hAnsi="Arial" w:cs="Arial"/>
          <w:b/>
          <w:bCs/>
          <w:sz w:val="22"/>
          <w:szCs w:val="22"/>
        </w:rPr>
        <w:t>.</w:t>
      </w:r>
      <w:r w:rsidR="008F17FA" w:rsidRPr="00F937F5">
        <w:rPr>
          <w:rFonts w:ascii="Arial" w:hAnsi="Arial" w:cs="Arial"/>
          <w:b/>
          <w:bCs/>
          <w:sz w:val="22"/>
          <w:szCs w:val="22"/>
        </w:rPr>
        <w:t xml:space="preserve"> </w:t>
      </w:r>
      <w:r>
        <w:rPr>
          <w:rFonts w:ascii="Arial" w:hAnsi="Arial" w:cs="Arial"/>
          <w:sz w:val="22"/>
          <w:szCs w:val="22"/>
        </w:rPr>
        <w:t xml:space="preserve">The WHO has defined target test performance </w:t>
      </w:r>
      <w:del w:id="24" w:author="Stephen Kissler" w:date="2025-10-08T08:42:00Z" w16du:dateUtc="2025-10-08T14:42:00Z">
        <w:r w:rsidR="00BF785A" w:rsidDel="00504A2B">
          <w:rPr>
            <w:rFonts w:ascii="Arial" w:hAnsi="Arial" w:cs="Arial"/>
            <w:sz w:val="22"/>
            <w:szCs w:val="22"/>
          </w:rPr>
          <w:delText>a</w:delText>
        </w:r>
      </w:del>
      <w:del w:id="25" w:author="Stephen Kissler" w:date="2025-10-08T08:43:00Z" w16du:dateUtc="2025-10-08T14:43:00Z">
        <w:r w:rsidR="00BF785A" w:rsidDel="00504A2B">
          <w:rPr>
            <w:rFonts w:ascii="Arial" w:hAnsi="Arial" w:cs="Arial"/>
            <w:sz w:val="22"/>
            <w:szCs w:val="22"/>
          </w:rPr>
          <w:delText>atributed</w:delText>
        </w:r>
      </w:del>
      <w:ins w:id="26" w:author="Stephen Kissler" w:date="2025-10-08T08:43:00Z" w16du:dateUtc="2025-10-08T14:43:00Z">
        <w:r w:rsidR="00504A2B">
          <w:rPr>
            <w:rFonts w:ascii="Arial" w:hAnsi="Arial" w:cs="Arial"/>
            <w:sz w:val="22"/>
            <w:szCs w:val="22"/>
          </w:rPr>
          <w:t>attributes</w:t>
        </w:r>
      </w:ins>
      <w:r w:rsidR="00BF785A">
        <w:rPr>
          <w:rFonts w:ascii="Arial" w:hAnsi="Arial" w:cs="Arial"/>
          <w:sz w:val="22"/>
          <w:szCs w:val="22"/>
        </w:rPr>
        <w:t xml:space="preserve"> (‘Preferred Product Characteristics’)</w:t>
      </w:r>
      <w:r>
        <w:rPr>
          <w:rFonts w:ascii="Arial" w:hAnsi="Arial" w:cs="Arial"/>
          <w:sz w:val="22"/>
          <w:szCs w:val="22"/>
        </w:rPr>
        <w:t xml:space="preserve"> for multiple kinds of TB diagnostics</w:t>
      </w:r>
      <w:r w:rsidR="000313A8">
        <w:rPr>
          <w:rFonts w:ascii="Arial" w:hAnsi="Arial" w:cs="Arial"/>
          <w:sz w:val="22"/>
          <w:szCs w:val="22"/>
        </w:rPr>
        <w:t xml:space="preserve">. </w:t>
      </w:r>
      <w:commentRangeStart w:id="27"/>
      <w:r w:rsidR="009A2FE6" w:rsidRPr="00745D91">
        <w:rPr>
          <w:rFonts w:ascii="Arial" w:hAnsi="Arial" w:cs="Arial"/>
          <w:sz w:val="22"/>
          <w:szCs w:val="22"/>
        </w:rPr>
        <w:t xml:space="preserve">However, </w:t>
      </w:r>
      <w:r w:rsidR="009A2FE6">
        <w:rPr>
          <w:rFonts w:ascii="Arial" w:hAnsi="Arial" w:cs="Arial"/>
          <w:sz w:val="22"/>
          <w:szCs w:val="22"/>
        </w:rPr>
        <w:t xml:space="preserve">target profiles present </w:t>
      </w:r>
      <w:r w:rsidR="009A2FE6" w:rsidRPr="00745D91">
        <w:rPr>
          <w:rFonts w:ascii="Arial" w:hAnsi="Arial" w:cs="Arial"/>
          <w:sz w:val="22"/>
          <w:szCs w:val="22"/>
          <w:u w:val="single"/>
        </w:rPr>
        <w:t>one set of ideal test characteristics</w:t>
      </w:r>
      <w:r w:rsidR="009A2FE6">
        <w:rPr>
          <w:rFonts w:ascii="Arial" w:hAnsi="Arial" w:cs="Arial"/>
          <w:sz w:val="22"/>
          <w:szCs w:val="22"/>
        </w:rPr>
        <w:t xml:space="preserve">, which may not be suitable for all applications or </w:t>
      </w:r>
      <w:r w:rsidR="009A2FE6" w:rsidRPr="00745D91">
        <w:rPr>
          <w:rFonts w:ascii="Arial" w:hAnsi="Arial" w:cs="Arial"/>
          <w:sz w:val="22"/>
          <w:szCs w:val="22"/>
        </w:rPr>
        <w:t>epidemiologic context</w:t>
      </w:r>
      <w:r w:rsidR="009A2FE6">
        <w:rPr>
          <w:rFonts w:ascii="Arial" w:hAnsi="Arial" w:cs="Arial"/>
          <w:sz w:val="22"/>
          <w:szCs w:val="22"/>
        </w:rPr>
        <w:t>s</w:t>
      </w:r>
      <w:r w:rsidR="009A2FE6" w:rsidRPr="00745D91">
        <w:rPr>
          <w:rFonts w:ascii="Arial" w:hAnsi="Arial" w:cs="Arial"/>
          <w:sz w:val="22"/>
          <w:szCs w:val="22"/>
        </w:rPr>
        <w:t xml:space="preserve"> in which </w:t>
      </w:r>
      <w:r w:rsidR="009A2FE6">
        <w:rPr>
          <w:rFonts w:ascii="Arial" w:hAnsi="Arial" w:cs="Arial"/>
          <w:sz w:val="22"/>
          <w:szCs w:val="22"/>
        </w:rPr>
        <w:t>the test</w:t>
      </w:r>
      <w:r w:rsidR="009A2FE6" w:rsidRPr="00745D91">
        <w:rPr>
          <w:rFonts w:ascii="Arial" w:hAnsi="Arial" w:cs="Arial"/>
          <w:sz w:val="22"/>
          <w:szCs w:val="22"/>
        </w:rPr>
        <w:t xml:space="preserve"> </w:t>
      </w:r>
      <w:r w:rsidR="009A2FE6">
        <w:rPr>
          <w:rFonts w:ascii="Arial" w:hAnsi="Arial" w:cs="Arial"/>
          <w:sz w:val="22"/>
          <w:szCs w:val="22"/>
        </w:rPr>
        <w:t>may be</w:t>
      </w:r>
      <w:r w:rsidR="009A2FE6" w:rsidRPr="00745D91">
        <w:rPr>
          <w:rFonts w:ascii="Arial" w:hAnsi="Arial" w:cs="Arial"/>
          <w:sz w:val="22"/>
          <w:szCs w:val="22"/>
        </w:rPr>
        <w:t xml:space="preserve"> used.</w:t>
      </w:r>
      <w:commentRangeEnd w:id="27"/>
      <w:r w:rsidR="009A2FE6">
        <w:rPr>
          <w:rStyle w:val="CommentReference"/>
        </w:rPr>
        <w:commentReference w:id="27"/>
      </w:r>
      <w:r w:rsidR="009A2FE6">
        <w:rPr>
          <w:rFonts w:ascii="Arial" w:hAnsi="Arial" w:cs="Arial"/>
          <w:sz w:val="22"/>
          <w:szCs w:val="22"/>
        </w:rPr>
        <w:t xml:space="preserve"> </w:t>
      </w:r>
      <w:r>
        <w:rPr>
          <w:rFonts w:ascii="Arial" w:hAnsi="Arial" w:cs="Arial"/>
          <w:sz w:val="22"/>
          <w:szCs w:val="22"/>
        </w:rPr>
        <w:t xml:space="preserve">Examining test </w:t>
      </w:r>
      <w:r w:rsidRPr="009A2FE6">
        <w:rPr>
          <w:rFonts w:ascii="Arial" w:hAnsi="Arial" w:cs="Arial"/>
          <w:sz w:val="22"/>
          <w:szCs w:val="22"/>
          <w:u w:val="single"/>
        </w:rPr>
        <w:t>sensitivity</w:t>
      </w:r>
      <w:r>
        <w:rPr>
          <w:rFonts w:ascii="Arial" w:hAnsi="Arial" w:cs="Arial"/>
          <w:sz w:val="22"/>
          <w:szCs w:val="22"/>
        </w:rPr>
        <w:t xml:space="preserve"> and </w:t>
      </w:r>
      <w:r w:rsidRPr="009A2FE6">
        <w:rPr>
          <w:rFonts w:ascii="Arial" w:hAnsi="Arial" w:cs="Arial"/>
          <w:sz w:val="22"/>
          <w:szCs w:val="22"/>
          <w:u w:val="single"/>
        </w:rPr>
        <w:t>specificity</w:t>
      </w:r>
      <w:r>
        <w:rPr>
          <w:rFonts w:ascii="Arial" w:hAnsi="Arial" w:cs="Arial"/>
          <w:sz w:val="22"/>
          <w:szCs w:val="22"/>
        </w:rPr>
        <w:t xml:space="preserve"> highlights how target product profiles can differ widely by application: Using a test </w:t>
      </w:r>
      <w:r w:rsidRPr="009A2FE6">
        <w:rPr>
          <w:rFonts w:ascii="Arial" w:hAnsi="Arial" w:cs="Arial"/>
          <w:sz w:val="22"/>
          <w:szCs w:val="22"/>
          <w:u w:val="single"/>
        </w:rPr>
        <w:t>to screen for eligibility in a vaccine trial</w:t>
      </w:r>
      <w:r w:rsidRPr="006D0463">
        <w:rPr>
          <w:rFonts w:ascii="Arial" w:hAnsi="Arial" w:cs="Arial"/>
          <w:sz w:val="22"/>
          <w:szCs w:val="22"/>
        </w:rPr>
        <w:t xml:space="preserve"> requires </w:t>
      </w:r>
      <w:r w:rsidRPr="009A2FE6">
        <w:rPr>
          <w:rFonts w:ascii="Arial" w:hAnsi="Arial" w:cs="Arial"/>
          <w:sz w:val="22"/>
          <w:szCs w:val="22"/>
          <w:u w:val="single"/>
        </w:rPr>
        <w:t>high specificity</w:t>
      </w:r>
      <w:r>
        <w:rPr>
          <w:rFonts w:ascii="Arial" w:hAnsi="Arial" w:cs="Arial"/>
          <w:sz w:val="22"/>
          <w:szCs w:val="22"/>
        </w:rPr>
        <w:t xml:space="preserve"> to avoid misclassification of</w:t>
      </w:r>
      <w:r w:rsidRPr="006D0463">
        <w:rPr>
          <w:rFonts w:ascii="Arial" w:hAnsi="Arial" w:cs="Arial"/>
          <w:sz w:val="22"/>
          <w:szCs w:val="22"/>
        </w:rPr>
        <w:t xml:space="preserve"> </w:t>
      </w:r>
      <w:r w:rsidR="0049264D">
        <w:rPr>
          <w:rFonts w:ascii="Arial" w:hAnsi="Arial" w:cs="Arial"/>
          <w:sz w:val="22"/>
          <w:szCs w:val="22"/>
        </w:rPr>
        <w:t>persistent</w:t>
      </w:r>
      <w:r w:rsidRPr="00FC6F03">
        <w:rPr>
          <w:rFonts w:ascii="Arial" w:hAnsi="Arial" w:cs="Arial"/>
          <w:i/>
          <w:iCs/>
          <w:sz w:val="22"/>
          <w:szCs w:val="22"/>
        </w:rPr>
        <w:t xml:space="preserve"> </w:t>
      </w:r>
      <w:proofErr w:type="spellStart"/>
      <w:r w:rsidRPr="00352EE3">
        <w:rPr>
          <w:rFonts w:ascii="Arial" w:hAnsi="Arial" w:cs="Arial"/>
          <w:i/>
          <w:iCs/>
          <w:sz w:val="22"/>
          <w:szCs w:val="22"/>
        </w:rPr>
        <w:t>Mtb</w:t>
      </w:r>
      <w:proofErr w:type="spellEnd"/>
      <w:r w:rsidRPr="00FC6F03">
        <w:rPr>
          <w:rFonts w:ascii="Arial" w:hAnsi="Arial" w:cs="Arial"/>
          <w:sz w:val="22"/>
          <w:szCs w:val="22"/>
        </w:rPr>
        <w:t xml:space="preserve"> </w:t>
      </w:r>
      <w:r>
        <w:rPr>
          <w:rFonts w:ascii="Arial" w:hAnsi="Arial" w:cs="Arial"/>
          <w:sz w:val="22"/>
          <w:szCs w:val="22"/>
        </w:rPr>
        <w:t>infections as recent, which would yield fewer incident TB cases and could result in an unsuccessful trial.</w:t>
      </w:r>
      <w:r w:rsidRPr="006D0463">
        <w:rPr>
          <w:rFonts w:ascii="Arial" w:hAnsi="Arial" w:cs="Arial"/>
          <w:sz w:val="22"/>
          <w:szCs w:val="22"/>
        </w:rPr>
        <w:t xml:space="preserve"> </w:t>
      </w:r>
      <w:r>
        <w:rPr>
          <w:rFonts w:ascii="Arial" w:hAnsi="Arial" w:cs="Arial"/>
          <w:sz w:val="22"/>
          <w:szCs w:val="22"/>
        </w:rPr>
        <w:t xml:space="preserve">Likewise, low specificity and </w:t>
      </w:r>
      <w:r w:rsidR="000313A8">
        <w:rPr>
          <w:rFonts w:ascii="Arial" w:hAnsi="Arial" w:cs="Arial"/>
          <w:sz w:val="22"/>
          <w:szCs w:val="22"/>
        </w:rPr>
        <w:t>a high</w:t>
      </w:r>
      <w:r>
        <w:rPr>
          <w:rFonts w:ascii="Arial" w:hAnsi="Arial" w:cs="Arial"/>
          <w:sz w:val="22"/>
          <w:szCs w:val="22"/>
        </w:rPr>
        <w:t xml:space="preserve"> false positive</w:t>
      </w:r>
      <w:r w:rsidR="000313A8">
        <w:rPr>
          <w:rFonts w:ascii="Arial" w:hAnsi="Arial" w:cs="Arial"/>
          <w:sz w:val="22"/>
          <w:szCs w:val="22"/>
        </w:rPr>
        <w:t xml:space="preserve"> rate</w:t>
      </w:r>
      <w:r>
        <w:rPr>
          <w:rFonts w:ascii="Arial" w:hAnsi="Arial" w:cs="Arial"/>
          <w:sz w:val="22"/>
          <w:szCs w:val="22"/>
        </w:rPr>
        <w:t xml:space="preserve"> could overestimate recent </w:t>
      </w:r>
      <w:proofErr w:type="spellStart"/>
      <w:r w:rsidRPr="00393EBB">
        <w:rPr>
          <w:rFonts w:ascii="Arial" w:hAnsi="Arial" w:cs="Arial"/>
          <w:i/>
          <w:iCs/>
          <w:sz w:val="22"/>
          <w:szCs w:val="22"/>
        </w:rPr>
        <w:t>Mtb</w:t>
      </w:r>
      <w:proofErr w:type="spellEnd"/>
      <w:r>
        <w:rPr>
          <w:rFonts w:ascii="Arial" w:hAnsi="Arial" w:cs="Arial"/>
          <w:sz w:val="22"/>
          <w:szCs w:val="22"/>
        </w:rPr>
        <w:t xml:space="preserve"> transmission intensity, making it difficult to reliably identify trials sites with sufficiently high TB burden. </w:t>
      </w:r>
      <w:r w:rsidR="000313A8">
        <w:rPr>
          <w:rFonts w:ascii="Arial" w:hAnsi="Arial" w:cs="Arial"/>
          <w:sz w:val="22"/>
          <w:szCs w:val="22"/>
        </w:rPr>
        <w:t>U</w:t>
      </w:r>
      <w:r>
        <w:rPr>
          <w:rFonts w:ascii="Arial" w:hAnsi="Arial" w:cs="Arial"/>
          <w:sz w:val="22"/>
          <w:szCs w:val="22"/>
        </w:rPr>
        <w:t xml:space="preserve">sing the same high specificity test in a clinical context (for example, to prioritize individuals for preventive therapy) could yield an unacceptable number of false negatives. In addition, </w:t>
      </w:r>
      <w:r>
        <w:rPr>
          <w:rFonts w:ascii="Arial" w:hAnsi="Arial" w:cs="Arial"/>
          <w:sz w:val="22"/>
          <w:szCs w:val="22"/>
          <w:u w:val="single"/>
        </w:rPr>
        <w:t>t</w:t>
      </w:r>
      <w:r w:rsidRPr="004B2486">
        <w:rPr>
          <w:rFonts w:ascii="Arial" w:hAnsi="Arial" w:cs="Arial"/>
          <w:sz w:val="22"/>
          <w:szCs w:val="22"/>
          <w:u w:val="single"/>
        </w:rPr>
        <w:t>i</w:t>
      </w:r>
      <w:r w:rsidRPr="00520153">
        <w:rPr>
          <w:rFonts w:ascii="Arial" w:hAnsi="Arial" w:cs="Arial"/>
          <w:sz w:val="22"/>
          <w:szCs w:val="22"/>
          <w:u w:val="single"/>
        </w:rPr>
        <w:t>me to positivity</w:t>
      </w:r>
      <w:r w:rsidRPr="004D798C">
        <w:rPr>
          <w:rFonts w:ascii="Arial" w:hAnsi="Arial" w:cs="Arial"/>
          <w:sz w:val="22"/>
          <w:szCs w:val="22"/>
        </w:rPr>
        <w:t xml:space="preserve"> (</w:t>
      </w:r>
      <w:r>
        <w:rPr>
          <w:rFonts w:ascii="Arial" w:hAnsi="Arial" w:cs="Arial"/>
          <w:sz w:val="22"/>
          <w:szCs w:val="22"/>
        </w:rPr>
        <w:t xml:space="preserve">TTP, </w:t>
      </w:r>
      <w:r w:rsidRPr="004D798C">
        <w:rPr>
          <w:rFonts w:ascii="Arial" w:hAnsi="Arial" w:cs="Arial"/>
          <w:sz w:val="22"/>
          <w:szCs w:val="22"/>
        </w:rPr>
        <w:t>how quickly after infection a person test</w:t>
      </w:r>
      <w:r>
        <w:rPr>
          <w:rFonts w:ascii="Arial" w:hAnsi="Arial" w:cs="Arial"/>
          <w:sz w:val="22"/>
          <w:szCs w:val="22"/>
        </w:rPr>
        <w:t>s</w:t>
      </w:r>
      <w:r w:rsidRPr="004D798C">
        <w:rPr>
          <w:rFonts w:ascii="Arial" w:hAnsi="Arial" w:cs="Arial"/>
          <w:sz w:val="22"/>
          <w:szCs w:val="22"/>
        </w:rPr>
        <w:t xml:space="preserve"> positive) and </w:t>
      </w:r>
      <w:r w:rsidRPr="00520153">
        <w:rPr>
          <w:rFonts w:ascii="Arial" w:hAnsi="Arial" w:cs="Arial"/>
          <w:sz w:val="22"/>
          <w:szCs w:val="22"/>
          <w:u w:val="single"/>
        </w:rPr>
        <w:t>duration of positivity</w:t>
      </w:r>
      <w:r w:rsidRPr="004D798C">
        <w:rPr>
          <w:rFonts w:ascii="Arial" w:hAnsi="Arial" w:cs="Arial"/>
          <w:sz w:val="22"/>
          <w:szCs w:val="22"/>
        </w:rPr>
        <w:t xml:space="preserve"> (DOP, time from initial positivity to reversion)</w:t>
      </w:r>
      <w:r w:rsidRPr="001C6D11">
        <w:rPr>
          <w:rFonts w:ascii="Arial" w:hAnsi="Arial" w:cs="Arial"/>
          <w:sz w:val="22"/>
          <w:szCs w:val="22"/>
        </w:rPr>
        <w:t xml:space="preserve"> </w:t>
      </w:r>
      <w:r>
        <w:rPr>
          <w:rFonts w:ascii="Arial" w:hAnsi="Arial" w:cs="Arial"/>
          <w:sz w:val="22"/>
          <w:szCs w:val="22"/>
        </w:rPr>
        <w:t>(</w:t>
      </w:r>
      <w:r w:rsidRPr="008C0184">
        <w:rPr>
          <w:rFonts w:ascii="Arial" w:hAnsi="Arial" w:cs="Arial"/>
          <w:b/>
          <w:bCs/>
          <w:sz w:val="22"/>
          <w:szCs w:val="22"/>
        </w:rPr>
        <w:t>Figure 1</w:t>
      </w:r>
      <w:r>
        <w:rPr>
          <w:rFonts w:ascii="Arial" w:hAnsi="Arial" w:cs="Arial"/>
          <w:sz w:val="22"/>
          <w:szCs w:val="22"/>
        </w:rPr>
        <w:t>)</w:t>
      </w:r>
      <w:r w:rsidRPr="000A27EC">
        <w:rPr>
          <w:rFonts w:ascii="Arial" w:hAnsi="Arial" w:cs="Arial"/>
          <w:sz w:val="22"/>
          <w:szCs w:val="22"/>
        </w:rPr>
        <w:t xml:space="preserve"> </w:t>
      </w:r>
      <w:r>
        <w:rPr>
          <w:rFonts w:ascii="Arial" w:hAnsi="Arial" w:cs="Arial"/>
          <w:sz w:val="22"/>
          <w:szCs w:val="22"/>
        </w:rPr>
        <w:t xml:space="preserve">will also influence the utility of a test across different applications. </w:t>
      </w:r>
      <w:r w:rsidRPr="000A27EC">
        <w:rPr>
          <w:rFonts w:ascii="Arial" w:hAnsi="Arial" w:cs="Arial"/>
          <w:sz w:val="22"/>
          <w:szCs w:val="22"/>
        </w:rPr>
        <w:t xml:space="preserve">Evaluating trends in transmission intensity </w:t>
      </w:r>
      <w:r>
        <w:rPr>
          <w:rFonts w:ascii="Arial" w:hAnsi="Arial" w:cs="Arial"/>
          <w:sz w:val="22"/>
          <w:szCs w:val="22"/>
        </w:rPr>
        <w:t>requires a sufficiently short TTP to minimize delays in detection. The DOP must be sufficiently long to ensure that it can detect enough infections to produce reliable estimates of infection incidence, but short enough to offer</w:t>
      </w:r>
      <w:r w:rsidRPr="000A27EC">
        <w:rPr>
          <w:rFonts w:ascii="Arial" w:hAnsi="Arial" w:cs="Arial"/>
          <w:sz w:val="22"/>
          <w:szCs w:val="22"/>
        </w:rPr>
        <w:t xml:space="preserve"> a</w:t>
      </w:r>
      <w:r>
        <w:rPr>
          <w:rFonts w:ascii="Arial" w:hAnsi="Arial" w:cs="Arial"/>
          <w:sz w:val="22"/>
          <w:szCs w:val="22"/>
        </w:rPr>
        <w:t xml:space="preserve"> reasonably</w:t>
      </w:r>
      <w:r w:rsidRPr="000A27EC">
        <w:rPr>
          <w:rFonts w:ascii="Arial" w:hAnsi="Arial" w:cs="Arial"/>
          <w:sz w:val="22"/>
          <w:szCs w:val="22"/>
        </w:rPr>
        <w:t xml:space="preserve"> precise indication of infection time.</w:t>
      </w:r>
      <w:r>
        <w:rPr>
          <w:rFonts w:ascii="Arial" w:hAnsi="Arial" w:cs="Arial"/>
          <w:sz w:val="22"/>
          <w:szCs w:val="22"/>
        </w:rPr>
        <w:t xml:space="preserve"> </w:t>
      </w:r>
      <w:r w:rsidR="009A2FE6">
        <w:rPr>
          <w:rFonts w:ascii="Arial" w:hAnsi="Arial" w:cs="Arial"/>
          <w:sz w:val="22"/>
          <w:szCs w:val="22"/>
        </w:rPr>
        <w:t xml:space="preserve">Specifying the requisite ranges for test characteristics (e.g., sensitivity, sensitivity) and the potential tradeoffs (e.g., a short vs. long DOP) </w:t>
      </w:r>
      <w:r w:rsidR="009A2FE6" w:rsidRPr="009A2FE6">
        <w:rPr>
          <w:rFonts w:ascii="Arial" w:hAnsi="Arial" w:cs="Arial"/>
          <w:sz w:val="22"/>
          <w:szCs w:val="22"/>
        </w:rPr>
        <w:t xml:space="preserve">for specific applications </w:t>
      </w:r>
      <w:r w:rsidR="009A2FE6">
        <w:rPr>
          <w:rFonts w:ascii="Arial" w:hAnsi="Arial" w:cs="Arial"/>
          <w:sz w:val="22"/>
          <w:szCs w:val="22"/>
        </w:rPr>
        <w:t xml:space="preserve">can identify </w:t>
      </w:r>
      <w:r w:rsidR="000313A8">
        <w:rPr>
          <w:rFonts w:ascii="Arial" w:hAnsi="Arial" w:cs="Arial"/>
          <w:sz w:val="22"/>
          <w:szCs w:val="22"/>
        </w:rPr>
        <w:t>those</w:t>
      </w:r>
      <w:r w:rsidR="009A2FE6">
        <w:rPr>
          <w:rFonts w:ascii="Arial" w:hAnsi="Arial" w:cs="Arial"/>
          <w:sz w:val="22"/>
          <w:szCs w:val="22"/>
        </w:rPr>
        <w:t xml:space="preserve"> </w:t>
      </w:r>
      <w:r w:rsidR="002808CB">
        <w:rPr>
          <w:rFonts w:ascii="Arial" w:hAnsi="Arial" w:cs="Arial"/>
          <w:sz w:val="22"/>
          <w:szCs w:val="22"/>
        </w:rPr>
        <w:t>for</w:t>
      </w:r>
      <w:r w:rsidR="009A2FE6">
        <w:rPr>
          <w:rFonts w:ascii="Arial" w:hAnsi="Arial" w:cs="Arial"/>
          <w:sz w:val="22"/>
          <w:szCs w:val="22"/>
        </w:rPr>
        <w:t xml:space="preserve"> which a</w:t>
      </w:r>
      <w:r w:rsidR="002808CB">
        <w:rPr>
          <w:rFonts w:ascii="Arial" w:hAnsi="Arial" w:cs="Arial"/>
          <w:sz w:val="22"/>
          <w:szCs w:val="22"/>
        </w:rPr>
        <w:t xml:space="preserve"> given</w:t>
      </w:r>
      <w:r w:rsidR="009A2FE6">
        <w:rPr>
          <w:rFonts w:ascii="Arial" w:hAnsi="Arial" w:cs="Arial"/>
          <w:sz w:val="22"/>
          <w:szCs w:val="22"/>
        </w:rPr>
        <w:t xml:space="preserve"> test will be </w:t>
      </w:r>
      <w:ins w:id="28" w:author="Stephen Kissler" w:date="2025-10-08T08:44:00Z" w16du:dateUtc="2025-10-08T14:44:00Z">
        <w:r w:rsidR="008408DD">
          <w:rPr>
            <w:rFonts w:ascii="Arial" w:hAnsi="Arial" w:cs="Arial"/>
            <w:sz w:val="22"/>
            <w:szCs w:val="22"/>
          </w:rPr>
          <w:t xml:space="preserve">maximally </w:t>
        </w:r>
      </w:ins>
      <w:r w:rsidR="009A2FE6">
        <w:rPr>
          <w:rFonts w:ascii="Arial" w:hAnsi="Arial" w:cs="Arial"/>
          <w:sz w:val="22"/>
          <w:szCs w:val="22"/>
        </w:rPr>
        <w:t>useful.</w:t>
      </w:r>
    </w:p>
    <w:p w14:paraId="5457C594" w14:textId="77777777" w:rsidR="00393EBB" w:rsidRPr="008C798B" w:rsidRDefault="00393EBB" w:rsidP="004B2486">
      <w:pPr>
        <w:spacing w:after="0" w:line="240" w:lineRule="auto"/>
        <w:jc w:val="both"/>
        <w:rPr>
          <w:rFonts w:ascii="Arial" w:hAnsi="Arial" w:cs="Arial"/>
          <w:sz w:val="10"/>
          <w:szCs w:val="10"/>
        </w:rPr>
      </w:pPr>
    </w:p>
    <w:p w14:paraId="1B5CF7DD" w14:textId="00CF3C31" w:rsidR="00393EBB" w:rsidRDefault="008F17FA" w:rsidP="00393EBB">
      <w:pPr>
        <w:spacing w:after="0" w:line="240" w:lineRule="auto"/>
        <w:jc w:val="both"/>
        <w:rPr>
          <w:rFonts w:ascii="Arial" w:hAnsi="Arial" w:cs="Arial"/>
          <w:b/>
          <w:bCs/>
          <w:sz w:val="22"/>
          <w:szCs w:val="22"/>
        </w:rPr>
      </w:pPr>
      <w:r>
        <w:rPr>
          <w:rFonts w:ascii="Arial" w:hAnsi="Arial" w:cs="Arial"/>
          <w:b/>
          <w:bCs/>
          <w:sz w:val="22"/>
          <w:szCs w:val="22"/>
        </w:rPr>
        <w:t>A</w:t>
      </w:r>
      <w:r w:rsidR="00393EBB">
        <w:rPr>
          <w:rFonts w:ascii="Arial" w:hAnsi="Arial" w:cs="Arial"/>
          <w:b/>
          <w:bCs/>
          <w:sz w:val="22"/>
          <w:szCs w:val="22"/>
        </w:rPr>
        <w:t>8</w:t>
      </w:r>
      <w:r>
        <w:rPr>
          <w:rFonts w:ascii="Arial" w:hAnsi="Arial" w:cs="Arial"/>
          <w:b/>
          <w:bCs/>
          <w:sz w:val="22"/>
          <w:szCs w:val="22"/>
        </w:rPr>
        <w:t xml:space="preserve">. </w:t>
      </w:r>
      <w:r w:rsidR="00393EBB" w:rsidRPr="005872F8">
        <w:rPr>
          <w:rFonts w:ascii="Arial" w:hAnsi="Arial" w:cs="Arial"/>
          <w:b/>
          <w:bCs/>
          <w:sz w:val="22"/>
          <w:szCs w:val="22"/>
        </w:rPr>
        <w:t xml:space="preserve">Mathematical modeling can deliver critical insights </w:t>
      </w:r>
      <w:r w:rsidR="00674701" w:rsidRPr="005872F8">
        <w:rPr>
          <w:rFonts w:ascii="Arial" w:hAnsi="Arial" w:cs="Arial"/>
          <w:b/>
          <w:bCs/>
          <w:sz w:val="22"/>
          <w:szCs w:val="22"/>
        </w:rPr>
        <w:t>at this juncture</w:t>
      </w:r>
      <w:r w:rsidR="005872F8" w:rsidRPr="005872F8">
        <w:rPr>
          <w:rFonts w:ascii="Arial" w:hAnsi="Arial" w:cs="Arial"/>
          <w:b/>
          <w:bCs/>
          <w:sz w:val="22"/>
          <w:szCs w:val="22"/>
        </w:rPr>
        <w:t xml:space="preserve"> of biomarker development</w:t>
      </w:r>
      <w:r w:rsidR="00393EBB" w:rsidRPr="005872F8">
        <w:rPr>
          <w:rFonts w:ascii="Arial" w:hAnsi="Arial" w:cs="Arial"/>
          <w:b/>
          <w:bCs/>
          <w:sz w:val="22"/>
          <w:szCs w:val="22"/>
        </w:rPr>
        <w:t xml:space="preserve">, </w:t>
      </w:r>
      <w:r w:rsidR="00674701" w:rsidRPr="005872F8">
        <w:rPr>
          <w:rFonts w:ascii="Arial" w:hAnsi="Arial" w:cs="Arial"/>
          <w:b/>
          <w:bCs/>
          <w:sz w:val="22"/>
          <w:szCs w:val="22"/>
        </w:rPr>
        <w:t xml:space="preserve">providing </w:t>
      </w:r>
      <w:del w:id="29" w:author="Stephen Kissler" w:date="2025-10-08T08:45:00Z" w16du:dateUtc="2025-10-08T14:45:00Z">
        <w:r w:rsidR="00674701" w:rsidRPr="005872F8" w:rsidDel="003E2B37">
          <w:rPr>
            <w:rFonts w:ascii="Arial" w:hAnsi="Arial" w:cs="Arial"/>
            <w:b/>
            <w:bCs/>
            <w:sz w:val="22"/>
            <w:szCs w:val="22"/>
          </w:rPr>
          <w:delText>insight into</w:delText>
        </w:r>
      </w:del>
      <w:ins w:id="30" w:author="Stephen Kissler" w:date="2025-10-08T08:45:00Z" w16du:dateUtc="2025-10-08T14:45:00Z">
        <w:r w:rsidR="003E2B37">
          <w:rPr>
            <w:rFonts w:ascii="Arial" w:hAnsi="Arial" w:cs="Arial"/>
            <w:b/>
            <w:bCs/>
            <w:sz w:val="22"/>
            <w:szCs w:val="22"/>
          </w:rPr>
          <w:t>guidance on</w:t>
        </w:r>
      </w:ins>
      <w:r w:rsidR="00674701" w:rsidRPr="005872F8">
        <w:rPr>
          <w:rFonts w:ascii="Arial" w:hAnsi="Arial" w:cs="Arial"/>
          <w:b/>
          <w:bCs/>
          <w:sz w:val="22"/>
          <w:szCs w:val="22"/>
        </w:rPr>
        <w:t xml:space="preserve"> the most promising applications</w:t>
      </w:r>
      <w:r w:rsidR="00393EBB" w:rsidRPr="005872F8">
        <w:rPr>
          <w:rFonts w:ascii="Arial" w:hAnsi="Arial" w:cs="Arial"/>
          <w:b/>
          <w:bCs/>
          <w:sz w:val="22"/>
          <w:szCs w:val="22"/>
        </w:rPr>
        <w:t xml:space="preserve"> for test</w:t>
      </w:r>
      <w:r w:rsidR="002808CB" w:rsidRPr="005872F8">
        <w:rPr>
          <w:rFonts w:ascii="Arial" w:hAnsi="Arial" w:cs="Arial"/>
          <w:b/>
          <w:bCs/>
          <w:sz w:val="22"/>
          <w:szCs w:val="22"/>
        </w:rPr>
        <w:t>s</w:t>
      </w:r>
      <w:r w:rsidR="00393EBB" w:rsidRPr="005872F8">
        <w:rPr>
          <w:rFonts w:ascii="Arial" w:hAnsi="Arial" w:cs="Arial"/>
          <w:b/>
          <w:bCs/>
          <w:sz w:val="22"/>
          <w:szCs w:val="22"/>
        </w:rPr>
        <w:t xml:space="preserve"> of recent </w:t>
      </w:r>
      <w:proofErr w:type="spellStart"/>
      <w:r w:rsidR="00393EBB" w:rsidRPr="005872F8">
        <w:rPr>
          <w:rFonts w:ascii="Arial" w:hAnsi="Arial" w:cs="Arial"/>
          <w:b/>
          <w:bCs/>
          <w:i/>
          <w:iCs/>
          <w:sz w:val="22"/>
          <w:szCs w:val="22"/>
        </w:rPr>
        <w:t>Mtb</w:t>
      </w:r>
      <w:proofErr w:type="spellEnd"/>
      <w:r w:rsidR="00393EBB" w:rsidRPr="005872F8">
        <w:rPr>
          <w:rFonts w:ascii="Arial" w:hAnsi="Arial" w:cs="Arial"/>
          <w:b/>
          <w:bCs/>
          <w:sz w:val="22"/>
          <w:szCs w:val="22"/>
        </w:rPr>
        <w:t xml:space="preserve"> infection.</w:t>
      </w:r>
      <w:r>
        <w:rPr>
          <w:rFonts w:ascii="Arial" w:hAnsi="Arial" w:cs="Arial"/>
          <w:b/>
          <w:bCs/>
          <w:sz w:val="22"/>
          <w:szCs w:val="22"/>
        </w:rPr>
        <w:t xml:space="preserve"> </w:t>
      </w:r>
      <w:r w:rsidR="00393EBB">
        <w:rPr>
          <w:rFonts w:ascii="Arial" w:hAnsi="Arial" w:cs="Arial"/>
          <w:sz w:val="22"/>
          <w:szCs w:val="22"/>
        </w:rPr>
        <w:t xml:space="preserve">Mathematical modeling </w:t>
      </w:r>
      <w:del w:id="31" w:author="Stephen Kissler" w:date="2025-10-08T08:46:00Z" w16du:dateUtc="2025-10-08T14:46:00Z">
        <w:r w:rsidR="00393EBB" w:rsidDel="00F96F22">
          <w:rPr>
            <w:rFonts w:ascii="Arial" w:hAnsi="Arial" w:cs="Arial"/>
            <w:sz w:val="22"/>
            <w:szCs w:val="22"/>
          </w:rPr>
          <w:delText xml:space="preserve">provides a uniquely applicable tool for </w:delText>
        </w:r>
        <w:r w:rsidR="00D90B90" w:rsidDel="00F96F22">
          <w:rPr>
            <w:rFonts w:ascii="Arial" w:hAnsi="Arial" w:cs="Arial"/>
            <w:sz w:val="22"/>
            <w:szCs w:val="22"/>
          </w:rPr>
          <w:delText>guiding this effort</w:delText>
        </w:r>
        <w:r w:rsidR="00393EBB" w:rsidDel="00F96F22">
          <w:rPr>
            <w:rFonts w:ascii="Arial" w:hAnsi="Arial" w:cs="Arial"/>
            <w:sz w:val="22"/>
            <w:szCs w:val="22"/>
          </w:rPr>
          <w:delText>, enabling</w:delText>
        </w:r>
      </w:del>
      <w:ins w:id="32" w:author="Stephen Kissler" w:date="2025-10-08T08:46:00Z" w16du:dateUtc="2025-10-08T14:46:00Z">
        <w:r w:rsidR="00F96F22">
          <w:rPr>
            <w:rFonts w:ascii="Arial" w:hAnsi="Arial" w:cs="Arial"/>
            <w:sz w:val="22"/>
            <w:szCs w:val="22"/>
          </w:rPr>
          <w:t>enables</w:t>
        </w:r>
      </w:ins>
      <w:r w:rsidR="00393EBB">
        <w:rPr>
          <w:rFonts w:ascii="Arial" w:hAnsi="Arial" w:cs="Arial"/>
          <w:sz w:val="22"/>
          <w:szCs w:val="22"/>
        </w:rPr>
        <w:t xml:space="preserve"> rapid, reproducible simulations that can evaluate how a given test, with given performance characteristics, applied </w:t>
      </w:r>
      <w:del w:id="33" w:author="Stephen Kissler" w:date="2025-10-08T08:46:00Z" w16du:dateUtc="2025-10-08T14:46:00Z">
        <w:r w:rsidR="00393EBB" w:rsidDel="00F96F22">
          <w:rPr>
            <w:rFonts w:ascii="Arial" w:hAnsi="Arial" w:cs="Arial"/>
            <w:sz w:val="22"/>
            <w:szCs w:val="22"/>
          </w:rPr>
          <w:delText xml:space="preserve">in </w:delText>
        </w:r>
      </w:del>
      <w:r w:rsidR="00393EBB">
        <w:rPr>
          <w:rFonts w:ascii="Arial" w:hAnsi="Arial" w:cs="Arial"/>
          <w:sz w:val="22"/>
          <w:szCs w:val="22"/>
        </w:rPr>
        <w:t>across different epidemiological contexts (</w:t>
      </w:r>
      <w:ins w:id="34" w:author="Stephen Kissler" w:date="2025-10-08T08:47:00Z" w16du:dateUtc="2025-10-08T14:47:00Z">
        <w:r w:rsidR="00F96F22">
          <w:rPr>
            <w:rFonts w:ascii="Arial" w:hAnsi="Arial" w:cs="Arial"/>
            <w:sz w:val="22"/>
            <w:szCs w:val="22"/>
          </w:rPr>
          <w:t xml:space="preserve">e.g., </w:t>
        </w:r>
      </w:ins>
      <w:r w:rsidR="00393EBB">
        <w:rPr>
          <w:rFonts w:ascii="Arial" w:hAnsi="Arial" w:cs="Arial"/>
          <w:sz w:val="22"/>
          <w:szCs w:val="22"/>
        </w:rPr>
        <w:t>high versus low TB transmission</w:t>
      </w:r>
      <w:del w:id="35" w:author="Stephen Kissler" w:date="2025-10-08T08:47:00Z" w16du:dateUtc="2025-10-08T14:47:00Z">
        <w:r w:rsidR="00393EBB" w:rsidDel="00F96F22">
          <w:rPr>
            <w:rFonts w:ascii="Arial" w:hAnsi="Arial" w:cs="Arial"/>
            <w:sz w:val="22"/>
            <w:szCs w:val="22"/>
          </w:rPr>
          <w:delText>, for example</w:delText>
        </w:r>
      </w:del>
      <w:r w:rsidR="00393EBB">
        <w:rPr>
          <w:rFonts w:ascii="Arial" w:hAnsi="Arial" w:cs="Arial"/>
          <w:sz w:val="22"/>
          <w:szCs w:val="22"/>
        </w:rPr>
        <w:t xml:space="preserve">), will deliver on </w:t>
      </w:r>
      <w:del w:id="36" w:author="Stephen Kissler" w:date="2025-10-08T08:47:00Z" w16du:dateUtc="2025-10-08T14:47:00Z">
        <w:r w:rsidR="00393EBB" w:rsidDel="005425B1">
          <w:rPr>
            <w:rFonts w:ascii="Arial" w:hAnsi="Arial" w:cs="Arial"/>
            <w:sz w:val="22"/>
            <w:szCs w:val="22"/>
          </w:rPr>
          <w:delText xml:space="preserve">the </w:delText>
        </w:r>
      </w:del>
      <w:r w:rsidR="00393EBB">
        <w:rPr>
          <w:rFonts w:ascii="Arial" w:hAnsi="Arial" w:cs="Arial"/>
          <w:sz w:val="22"/>
          <w:szCs w:val="22"/>
        </w:rPr>
        <w:t xml:space="preserve">specific </w:t>
      </w:r>
      <w:ins w:id="37" w:author="Stephen Kissler" w:date="2025-10-08T08:47:00Z" w16du:dateUtc="2025-10-08T14:47:00Z">
        <w:r w:rsidR="00F96F22">
          <w:rPr>
            <w:rFonts w:ascii="Arial" w:hAnsi="Arial" w:cs="Arial"/>
            <w:sz w:val="22"/>
            <w:szCs w:val="22"/>
          </w:rPr>
          <w:t xml:space="preserve">public health </w:t>
        </w:r>
      </w:ins>
      <w:r w:rsidR="00393EBB">
        <w:rPr>
          <w:rFonts w:ascii="Arial" w:hAnsi="Arial" w:cs="Arial"/>
          <w:sz w:val="22"/>
          <w:szCs w:val="22"/>
        </w:rPr>
        <w:t>goals</w:t>
      </w:r>
      <w:del w:id="38" w:author="Stephen Kissler" w:date="2025-10-08T08:47:00Z" w16du:dateUtc="2025-10-08T14:47:00Z">
        <w:r w:rsidR="00393EBB" w:rsidDel="00F96F22">
          <w:rPr>
            <w:rFonts w:ascii="Arial" w:hAnsi="Arial" w:cs="Arial"/>
            <w:sz w:val="22"/>
            <w:szCs w:val="22"/>
          </w:rPr>
          <w:delText xml:space="preserve"> of different use cases</w:delText>
        </w:r>
      </w:del>
      <w:r w:rsidR="00393EBB">
        <w:rPr>
          <w:rFonts w:ascii="Arial" w:hAnsi="Arial" w:cs="Arial"/>
          <w:sz w:val="22"/>
          <w:szCs w:val="22"/>
        </w:rPr>
        <w:t>. Importantly, e</w:t>
      </w:r>
      <w:r w:rsidR="00241174">
        <w:rPr>
          <w:rFonts w:ascii="Arial" w:hAnsi="Arial" w:cs="Arial"/>
          <w:sz w:val="22"/>
          <w:szCs w:val="22"/>
        </w:rPr>
        <w:t xml:space="preserve">ven if a test meets the minimum performance characteristics for </w:t>
      </w:r>
      <w:r w:rsidR="00CB5F52">
        <w:rPr>
          <w:rFonts w:ascii="Arial" w:hAnsi="Arial" w:cs="Arial"/>
          <w:sz w:val="22"/>
          <w:szCs w:val="22"/>
        </w:rPr>
        <w:t xml:space="preserve">a specific </w:t>
      </w:r>
      <w:r w:rsidR="00241174">
        <w:rPr>
          <w:rFonts w:ascii="Arial" w:hAnsi="Arial" w:cs="Arial"/>
          <w:sz w:val="22"/>
          <w:szCs w:val="22"/>
        </w:rPr>
        <w:t>use</w:t>
      </w:r>
      <w:r w:rsidR="00CB5F52">
        <w:rPr>
          <w:rFonts w:ascii="Arial" w:hAnsi="Arial" w:cs="Arial"/>
          <w:sz w:val="22"/>
          <w:szCs w:val="22"/>
        </w:rPr>
        <w:t>-case</w:t>
      </w:r>
      <w:r w:rsidR="00241174">
        <w:rPr>
          <w:rFonts w:ascii="Arial" w:hAnsi="Arial" w:cs="Arial"/>
          <w:sz w:val="22"/>
          <w:szCs w:val="22"/>
        </w:rPr>
        <w:t>,</w:t>
      </w:r>
      <w:r w:rsidR="00A27A59">
        <w:rPr>
          <w:rFonts w:ascii="Arial" w:hAnsi="Arial" w:cs="Arial"/>
          <w:sz w:val="22"/>
          <w:szCs w:val="22"/>
        </w:rPr>
        <w:t xml:space="preserve"> </w:t>
      </w:r>
      <w:r w:rsidR="00F53E15">
        <w:rPr>
          <w:rFonts w:ascii="Arial" w:hAnsi="Arial" w:cs="Arial"/>
          <w:sz w:val="22"/>
          <w:szCs w:val="22"/>
        </w:rPr>
        <w:t xml:space="preserve">designing </w:t>
      </w:r>
      <w:r w:rsidR="006D42F4">
        <w:rPr>
          <w:rFonts w:ascii="Arial" w:hAnsi="Arial" w:cs="Arial"/>
          <w:sz w:val="22"/>
          <w:szCs w:val="22"/>
        </w:rPr>
        <w:t xml:space="preserve">an </w:t>
      </w:r>
      <w:r w:rsidR="00A27A59">
        <w:rPr>
          <w:rFonts w:ascii="Arial" w:hAnsi="Arial" w:cs="Arial"/>
          <w:sz w:val="22"/>
          <w:szCs w:val="22"/>
        </w:rPr>
        <w:t>optimal implementation</w:t>
      </w:r>
      <w:r w:rsidR="006D42F4">
        <w:rPr>
          <w:rFonts w:ascii="Arial" w:hAnsi="Arial" w:cs="Arial"/>
          <w:sz w:val="22"/>
          <w:szCs w:val="22"/>
        </w:rPr>
        <w:t xml:space="preserve"> plan</w:t>
      </w:r>
      <w:r w:rsidR="00A27A59">
        <w:rPr>
          <w:rFonts w:ascii="Arial" w:hAnsi="Arial" w:cs="Arial"/>
          <w:sz w:val="22"/>
          <w:szCs w:val="22"/>
        </w:rPr>
        <w:t xml:space="preserve"> will depend on the epidemiologic context</w:t>
      </w:r>
      <w:del w:id="39" w:author="Stephen Kissler" w:date="2025-10-08T08:48:00Z" w16du:dateUtc="2025-10-08T14:48:00Z">
        <w:r w:rsidR="00A27A59" w:rsidDel="00342DD9">
          <w:rPr>
            <w:rFonts w:ascii="Arial" w:hAnsi="Arial" w:cs="Arial"/>
            <w:sz w:val="22"/>
            <w:szCs w:val="22"/>
          </w:rPr>
          <w:delText xml:space="preserve"> in which it is used</w:delText>
        </w:r>
      </w:del>
      <w:r w:rsidR="00A27A59">
        <w:rPr>
          <w:rFonts w:ascii="Arial" w:hAnsi="Arial" w:cs="Arial"/>
          <w:sz w:val="22"/>
          <w:szCs w:val="22"/>
        </w:rPr>
        <w:t xml:space="preserve">. </w:t>
      </w:r>
      <w:r w:rsidR="00E47AA3">
        <w:rPr>
          <w:rFonts w:ascii="Arial" w:hAnsi="Arial" w:cs="Arial"/>
          <w:sz w:val="22"/>
          <w:szCs w:val="22"/>
        </w:rPr>
        <w:t>T</w:t>
      </w:r>
      <w:r w:rsidR="00E236E2">
        <w:rPr>
          <w:rFonts w:ascii="Arial" w:hAnsi="Arial" w:cs="Arial"/>
          <w:sz w:val="22"/>
          <w:szCs w:val="22"/>
        </w:rPr>
        <w:t xml:space="preserve">he population age distribution, </w:t>
      </w:r>
      <w:r w:rsidR="00FF0428">
        <w:rPr>
          <w:rFonts w:ascii="Arial" w:hAnsi="Arial" w:cs="Arial"/>
          <w:sz w:val="22"/>
          <w:szCs w:val="22"/>
        </w:rPr>
        <w:t xml:space="preserve">true rate of </w:t>
      </w:r>
      <w:proofErr w:type="spellStart"/>
      <w:r w:rsidR="00FF0428">
        <w:rPr>
          <w:rFonts w:ascii="Arial" w:hAnsi="Arial" w:cs="Arial"/>
          <w:i/>
          <w:iCs/>
          <w:sz w:val="22"/>
          <w:szCs w:val="22"/>
        </w:rPr>
        <w:t>Mtb</w:t>
      </w:r>
      <w:proofErr w:type="spellEnd"/>
      <w:r w:rsidR="00C7768F">
        <w:rPr>
          <w:rFonts w:ascii="Arial" w:hAnsi="Arial" w:cs="Arial"/>
          <w:sz w:val="22"/>
          <w:szCs w:val="22"/>
        </w:rPr>
        <w:t xml:space="preserve"> infection</w:t>
      </w:r>
      <w:r w:rsidR="00E236E2">
        <w:rPr>
          <w:rFonts w:ascii="Arial" w:hAnsi="Arial" w:cs="Arial"/>
          <w:sz w:val="22"/>
          <w:szCs w:val="22"/>
        </w:rPr>
        <w:t xml:space="preserve">, and </w:t>
      </w:r>
      <w:r w:rsidR="009D2A89">
        <w:rPr>
          <w:rFonts w:ascii="Arial" w:hAnsi="Arial" w:cs="Arial"/>
          <w:sz w:val="22"/>
          <w:szCs w:val="22"/>
        </w:rPr>
        <w:t xml:space="preserve">other factors such as HIV prevalence may influence the utility of a </w:t>
      </w:r>
      <w:r w:rsidR="00E47AA3">
        <w:rPr>
          <w:rFonts w:ascii="Arial" w:hAnsi="Arial" w:cs="Arial"/>
          <w:sz w:val="22"/>
          <w:szCs w:val="22"/>
        </w:rPr>
        <w:t xml:space="preserve">test for recent </w:t>
      </w:r>
      <w:proofErr w:type="spellStart"/>
      <w:r w:rsidR="00E47AA3">
        <w:rPr>
          <w:rFonts w:ascii="Arial" w:hAnsi="Arial" w:cs="Arial"/>
          <w:i/>
          <w:iCs/>
          <w:sz w:val="22"/>
          <w:szCs w:val="22"/>
        </w:rPr>
        <w:t>Mtb</w:t>
      </w:r>
      <w:proofErr w:type="spellEnd"/>
      <w:r w:rsidR="00E47AA3">
        <w:rPr>
          <w:rFonts w:ascii="Arial" w:hAnsi="Arial" w:cs="Arial"/>
          <w:i/>
          <w:iCs/>
          <w:sz w:val="22"/>
          <w:szCs w:val="22"/>
        </w:rPr>
        <w:t xml:space="preserve"> </w:t>
      </w:r>
      <w:r w:rsidR="00E47AA3">
        <w:rPr>
          <w:rFonts w:ascii="Arial" w:hAnsi="Arial" w:cs="Arial"/>
          <w:sz w:val="22"/>
          <w:szCs w:val="22"/>
        </w:rPr>
        <w:t>infection</w:t>
      </w:r>
      <w:del w:id="40" w:author="Stephen Kissler" w:date="2025-10-08T08:48:00Z" w16du:dateUtc="2025-10-08T14:48:00Z">
        <w:r w:rsidR="00E47AA3" w:rsidDel="00342DD9">
          <w:rPr>
            <w:rFonts w:ascii="Arial" w:hAnsi="Arial" w:cs="Arial"/>
            <w:sz w:val="22"/>
            <w:szCs w:val="22"/>
          </w:rPr>
          <w:delText xml:space="preserve"> in different contexts</w:delText>
        </w:r>
      </w:del>
      <w:r w:rsidR="00E47AA3">
        <w:rPr>
          <w:rFonts w:ascii="Arial" w:hAnsi="Arial" w:cs="Arial"/>
          <w:sz w:val="22"/>
          <w:szCs w:val="22"/>
        </w:rPr>
        <w:t xml:space="preserve">. </w:t>
      </w:r>
      <w:r w:rsidR="003C2DD4">
        <w:rPr>
          <w:rFonts w:ascii="Arial" w:hAnsi="Arial" w:cs="Arial"/>
          <w:sz w:val="22"/>
          <w:szCs w:val="22"/>
        </w:rPr>
        <w:t xml:space="preserve">Moreover, </w:t>
      </w:r>
      <w:ins w:id="41" w:author="Stephen Kissler" w:date="2025-10-08T08:48:00Z" w16du:dateUtc="2025-10-08T14:48:00Z">
        <w:r w:rsidR="00787927">
          <w:rPr>
            <w:rFonts w:ascii="Arial" w:hAnsi="Arial" w:cs="Arial"/>
            <w:sz w:val="22"/>
            <w:szCs w:val="22"/>
          </w:rPr>
          <w:t>m</w:t>
        </w:r>
      </w:ins>
      <w:ins w:id="42" w:author="Stephen Kissler" w:date="2025-10-08T08:49:00Z" w16du:dateUtc="2025-10-08T14:49:00Z">
        <w:r w:rsidR="00787927">
          <w:rPr>
            <w:rFonts w:ascii="Arial" w:hAnsi="Arial" w:cs="Arial"/>
            <w:sz w:val="22"/>
            <w:szCs w:val="22"/>
          </w:rPr>
          <w:t xml:space="preserve">athematical modeling can highlight </w:t>
        </w:r>
      </w:ins>
      <w:ins w:id="43" w:author="Stephen Kissler" w:date="2025-10-08T08:50:00Z" w16du:dateUtc="2025-10-08T14:50:00Z">
        <w:r w:rsidR="005D0A18">
          <w:rPr>
            <w:rFonts w:ascii="Arial" w:hAnsi="Arial" w:cs="Arial"/>
            <w:sz w:val="22"/>
            <w:szCs w:val="22"/>
          </w:rPr>
          <w:t xml:space="preserve">how uncertainty in </w:t>
        </w:r>
      </w:ins>
      <w:ins w:id="44" w:author="Stephen Kissler" w:date="2025-10-08T08:49:00Z" w16du:dateUtc="2025-10-08T14:49:00Z">
        <w:r w:rsidR="00787927">
          <w:rPr>
            <w:rFonts w:ascii="Arial" w:hAnsi="Arial" w:cs="Arial"/>
            <w:sz w:val="22"/>
            <w:szCs w:val="22"/>
          </w:rPr>
          <w:t xml:space="preserve">test characteristics (e.g., </w:t>
        </w:r>
      </w:ins>
      <w:r w:rsidR="003C2DD4">
        <w:rPr>
          <w:rFonts w:ascii="Arial" w:hAnsi="Arial" w:cs="Arial"/>
          <w:sz w:val="22"/>
          <w:szCs w:val="22"/>
        </w:rPr>
        <w:t xml:space="preserve">the </w:t>
      </w:r>
      <w:del w:id="45" w:author="Stephen Kissler" w:date="2025-10-08T08:49:00Z" w16du:dateUtc="2025-10-08T14:49:00Z">
        <w:r w:rsidR="00777014" w:rsidDel="00787927">
          <w:rPr>
            <w:rFonts w:ascii="Arial" w:hAnsi="Arial" w:cs="Arial"/>
            <w:sz w:val="22"/>
            <w:szCs w:val="22"/>
          </w:rPr>
          <w:delText xml:space="preserve">importance of understanding </w:delText>
        </w:r>
      </w:del>
      <w:r w:rsidR="00777014">
        <w:rPr>
          <w:rFonts w:ascii="Arial" w:hAnsi="Arial" w:cs="Arial"/>
          <w:sz w:val="22"/>
          <w:szCs w:val="22"/>
        </w:rPr>
        <w:t>TTP</w:t>
      </w:r>
      <w:r w:rsidR="005872F8">
        <w:rPr>
          <w:rFonts w:ascii="Arial" w:hAnsi="Arial" w:cs="Arial"/>
          <w:sz w:val="22"/>
          <w:szCs w:val="22"/>
        </w:rPr>
        <w:t xml:space="preserve"> or DOP</w:t>
      </w:r>
      <w:ins w:id="46" w:author="Stephen Kissler" w:date="2025-10-08T08:49:00Z" w16du:dateUtc="2025-10-08T14:49:00Z">
        <w:r w:rsidR="00787927">
          <w:rPr>
            <w:rFonts w:ascii="Arial" w:hAnsi="Arial" w:cs="Arial"/>
            <w:sz w:val="22"/>
            <w:szCs w:val="22"/>
          </w:rPr>
          <w:t>)</w:t>
        </w:r>
      </w:ins>
      <w:r w:rsidR="00777014">
        <w:rPr>
          <w:rFonts w:ascii="Arial" w:hAnsi="Arial" w:cs="Arial"/>
          <w:sz w:val="22"/>
          <w:szCs w:val="22"/>
        </w:rPr>
        <w:t xml:space="preserve"> </w:t>
      </w:r>
      <w:ins w:id="47" w:author="Stephen Kissler" w:date="2025-10-08T08:52:00Z" w16du:dateUtc="2025-10-08T14:52:00Z">
        <w:r w:rsidR="00ED7CCE">
          <w:rPr>
            <w:rFonts w:ascii="Arial" w:hAnsi="Arial" w:cs="Arial"/>
            <w:sz w:val="22"/>
            <w:szCs w:val="22"/>
          </w:rPr>
          <w:t>limit</w:t>
        </w:r>
        <w:r w:rsidR="002958D0">
          <w:rPr>
            <w:rFonts w:ascii="Arial" w:hAnsi="Arial" w:cs="Arial"/>
            <w:sz w:val="22"/>
            <w:szCs w:val="22"/>
          </w:rPr>
          <w:t>s</w:t>
        </w:r>
        <w:r w:rsidR="00ED7CCE">
          <w:rPr>
            <w:rFonts w:ascii="Arial" w:hAnsi="Arial" w:cs="Arial"/>
            <w:sz w:val="22"/>
            <w:szCs w:val="22"/>
          </w:rPr>
          <w:t xml:space="preserve"> </w:t>
        </w:r>
        <w:r w:rsidR="002958D0">
          <w:rPr>
            <w:rFonts w:ascii="Arial" w:hAnsi="Arial" w:cs="Arial"/>
            <w:sz w:val="22"/>
            <w:szCs w:val="22"/>
          </w:rPr>
          <w:t>our</w:t>
        </w:r>
        <w:r w:rsidR="00ED7CCE">
          <w:rPr>
            <w:rFonts w:ascii="Arial" w:hAnsi="Arial" w:cs="Arial"/>
            <w:sz w:val="22"/>
            <w:szCs w:val="22"/>
          </w:rPr>
          <w:t xml:space="preserve"> ability to predict</w:t>
        </w:r>
      </w:ins>
      <w:ins w:id="48" w:author="Stephen Kissler" w:date="2025-10-08T08:51:00Z" w16du:dateUtc="2025-10-08T14:51:00Z">
        <w:r w:rsidR="005D0A18">
          <w:rPr>
            <w:rFonts w:ascii="Arial" w:hAnsi="Arial" w:cs="Arial"/>
            <w:sz w:val="22"/>
            <w:szCs w:val="22"/>
          </w:rPr>
          <w:t xml:space="preserve"> how a test will perform </w:t>
        </w:r>
      </w:ins>
      <w:del w:id="49" w:author="Stephen Kissler" w:date="2025-10-08T08:51:00Z" w16du:dateUtc="2025-10-08T14:51:00Z">
        <w:r w:rsidR="00777014" w:rsidDel="005D0A18">
          <w:rPr>
            <w:rFonts w:ascii="Arial" w:hAnsi="Arial" w:cs="Arial"/>
            <w:sz w:val="22"/>
            <w:szCs w:val="22"/>
          </w:rPr>
          <w:delText xml:space="preserve">for use </w:delText>
        </w:r>
      </w:del>
      <w:r w:rsidR="00777014">
        <w:rPr>
          <w:rFonts w:ascii="Arial" w:hAnsi="Arial" w:cs="Arial"/>
          <w:sz w:val="22"/>
          <w:szCs w:val="22"/>
        </w:rPr>
        <w:t xml:space="preserve">in a </w:t>
      </w:r>
      <w:del w:id="50" w:author="Stephen Kissler" w:date="2025-10-08T08:51:00Z" w16du:dateUtc="2025-10-08T14:51:00Z">
        <w:r w:rsidR="00777014" w:rsidDel="005D0A18">
          <w:rPr>
            <w:rFonts w:ascii="Arial" w:hAnsi="Arial" w:cs="Arial"/>
            <w:sz w:val="22"/>
            <w:szCs w:val="22"/>
          </w:rPr>
          <w:delText xml:space="preserve">particular </w:delText>
        </w:r>
      </w:del>
      <w:ins w:id="51" w:author="Stephen Kissler" w:date="2025-10-08T08:51:00Z" w16du:dateUtc="2025-10-08T14:51:00Z">
        <w:r w:rsidR="005D0A18">
          <w:rPr>
            <w:rFonts w:ascii="Arial" w:hAnsi="Arial" w:cs="Arial"/>
            <w:sz w:val="22"/>
            <w:szCs w:val="22"/>
          </w:rPr>
          <w:t>given</w:t>
        </w:r>
        <w:r w:rsidR="005D0A18">
          <w:rPr>
            <w:rFonts w:ascii="Arial" w:hAnsi="Arial" w:cs="Arial"/>
            <w:sz w:val="22"/>
            <w:szCs w:val="22"/>
          </w:rPr>
          <w:t xml:space="preserve"> </w:t>
        </w:r>
      </w:ins>
      <w:r w:rsidR="00777014">
        <w:rPr>
          <w:rFonts w:ascii="Arial" w:hAnsi="Arial" w:cs="Arial"/>
          <w:sz w:val="22"/>
          <w:szCs w:val="22"/>
        </w:rPr>
        <w:t>epidemiologic setting</w:t>
      </w:r>
      <w:ins w:id="52" w:author="Stephen Kissler" w:date="2025-10-08T08:51:00Z" w16du:dateUtc="2025-10-08T14:51:00Z">
        <w:r w:rsidR="005D0A18">
          <w:rPr>
            <w:rFonts w:ascii="Arial" w:hAnsi="Arial" w:cs="Arial"/>
            <w:sz w:val="22"/>
            <w:szCs w:val="22"/>
          </w:rPr>
          <w:t xml:space="preserve">, </w:t>
        </w:r>
        <w:r w:rsidR="00C76FBC">
          <w:rPr>
            <w:rFonts w:ascii="Arial" w:hAnsi="Arial" w:cs="Arial"/>
            <w:sz w:val="22"/>
            <w:szCs w:val="22"/>
          </w:rPr>
          <w:t xml:space="preserve">thus </w:t>
        </w:r>
      </w:ins>
      <w:del w:id="53" w:author="Stephen Kissler" w:date="2025-10-08T08:51:00Z" w16du:dateUtc="2025-10-08T14:51:00Z">
        <w:r w:rsidR="00777014" w:rsidDel="005D0A18">
          <w:rPr>
            <w:rFonts w:ascii="Arial" w:hAnsi="Arial" w:cs="Arial"/>
            <w:sz w:val="22"/>
            <w:szCs w:val="22"/>
          </w:rPr>
          <w:delText xml:space="preserve"> could provide</w:delText>
        </w:r>
      </w:del>
      <w:ins w:id="54" w:author="Stephen Kissler" w:date="2025-10-08T08:51:00Z" w16du:dateUtc="2025-10-08T14:51:00Z">
        <w:r w:rsidR="005D0A18">
          <w:rPr>
            <w:rFonts w:ascii="Arial" w:hAnsi="Arial" w:cs="Arial"/>
            <w:sz w:val="22"/>
            <w:szCs w:val="22"/>
          </w:rPr>
          <w:t>providing</w:t>
        </w:r>
      </w:ins>
      <w:del w:id="55" w:author="Stephen Kissler" w:date="2025-10-08T08:51:00Z" w16du:dateUtc="2025-10-08T14:51:00Z">
        <w:r w:rsidR="00777014" w:rsidDel="00C76FBC">
          <w:rPr>
            <w:rFonts w:ascii="Arial" w:hAnsi="Arial" w:cs="Arial"/>
            <w:sz w:val="22"/>
            <w:szCs w:val="22"/>
          </w:rPr>
          <w:delText xml:space="preserve"> the</w:delText>
        </w:r>
      </w:del>
      <w:r w:rsidR="00777014">
        <w:rPr>
          <w:rFonts w:ascii="Arial" w:hAnsi="Arial" w:cs="Arial"/>
          <w:sz w:val="22"/>
          <w:szCs w:val="22"/>
        </w:rPr>
        <w:t xml:space="preserve"> rationale for </w:t>
      </w:r>
      <w:ins w:id="56" w:author="Stephen Kissler" w:date="2025-10-08T08:51:00Z" w16du:dateUtc="2025-10-08T14:51:00Z">
        <w:r w:rsidR="00C76FBC">
          <w:rPr>
            <w:rFonts w:ascii="Arial" w:hAnsi="Arial" w:cs="Arial"/>
            <w:sz w:val="22"/>
            <w:szCs w:val="22"/>
          </w:rPr>
          <w:t xml:space="preserve">targeted </w:t>
        </w:r>
      </w:ins>
      <w:r w:rsidR="00777014">
        <w:rPr>
          <w:rFonts w:ascii="Arial" w:hAnsi="Arial" w:cs="Arial"/>
          <w:sz w:val="22"/>
          <w:szCs w:val="22"/>
        </w:rPr>
        <w:t xml:space="preserve">observational studies to more </w:t>
      </w:r>
      <w:del w:id="57" w:author="Stephen Kissler" w:date="2025-10-08T08:51:00Z" w16du:dateUtc="2025-10-08T14:51:00Z">
        <w:r w:rsidR="00777014" w:rsidDel="00C76FBC">
          <w:rPr>
            <w:rFonts w:ascii="Arial" w:hAnsi="Arial" w:cs="Arial"/>
            <w:sz w:val="22"/>
            <w:szCs w:val="22"/>
          </w:rPr>
          <w:delText xml:space="preserve">directly </w:delText>
        </w:r>
      </w:del>
      <w:ins w:id="58" w:author="Stephen Kissler" w:date="2025-10-08T08:51:00Z" w16du:dateUtc="2025-10-08T14:51:00Z">
        <w:r w:rsidR="00C76FBC">
          <w:rPr>
            <w:rFonts w:ascii="Arial" w:hAnsi="Arial" w:cs="Arial"/>
            <w:sz w:val="22"/>
            <w:szCs w:val="22"/>
          </w:rPr>
          <w:t>precisely measure</w:t>
        </w:r>
        <w:r w:rsidR="00C76FBC">
          <w:rPr>
            <w:rFonts w:ascii="Arial" w:hAnsi="Arial" w:cs="Arial"/>
            <w:sz w:val="22"/>
            <w:szCs w:val="22"/>
          </w:rPr>
          <w:t xml:space="preserve"> </w:t>
        </w:r>
      </w:ins>
      <w:del w:id="59" w:author="Stephen Kissler" w:date="2025-10-08T08:51:00Z" w16du:dateUtc="2025-10-08T14:51:00Z">
        <w:r w:rsidR="00777014" w:rsidDel="00C76FBC">
          <w:rPr>
            <w:rFonts w:ascii="Arial" w:hAnsi="Arial" w:cs="Arial"/>
            <w:sz w:val="22"/>
            <w:szCs w:val="22"/>
          </w:rPr>
          <w:delText xml:space="preserve">test </w:delText>
        </w:r>
      </w:del>
      <w:r w:rsidR="00777014">
        <w:rPr>
          <w:rFonts w:ascii="Arial" w:hAnsi="Arial" w:cs="Arial"/>
          <w:sz w:val="22"/>
          <w:szCs w:val="22"/>
        </w:rPr>
        <w:t>these test characteristics</w:t>
      </w:r>
      <w:del w:id="60" w:author="Stephen Kissler" w:date="2025-10-08T08:52:00Z" w16du:dateUtc="2025-10-08T14:52:00Z">
        <w:r w:rsidR="00777014" w:rsidDel="00C76FBC">
          <w:rPr>
            <w:rFonts w:ascii="Arial" w:hAnsi="Arial" w:cs="Arial"/>
            <w:sz w:val="22"/>
            <w:szCs w:val="22"/>
          </w:rPr>
          <w:delText xml:space="preserve"> if they are not already well understood</w:delText>
        </w:r>
      </w:del>
      <w:r w:rsidR="00777014">
        <w:rPr>
          <w:rFonts w:ascii="Arial" w:hAnsi="Arial" w:cs="Arial"/>
          <w:sz w:val="22"/>
          <w:szCs w:val="22"/>
        </w:rPr>
        <w:t>.</w:t>
      </w:r>
      <w:r w:rsidR="00FC357F">
        <w:rPr>
          <w:rFonts w:ascii="Arial" w:hAnsi="Arial" w:cs="Arial"/>
          <w:sz w:val="22"/>
          <w:szCs w:val="22"/>
        </w:rPr>
        <w:t xml:space="preserve"> </w:t>
      </w:r>
      <w:r w:rsidR="00393EBB">
        <w:rPr>
          <w:rFonts w:ascii="Arial" w:hAnsi="Arial" w:cs="Arial"/>
          <w:sz w:val="22"/>
          <w:szCs w:val="22"/>
        </w:rPr>
        <w:t xml:space="preserve">These findings can then be used to guide future studies on </w:t>
      </w:r>
      <w:r w:rsidR="008C798B">
        <w:rPr>
          <w:rFonts w:ascii="Arial" w:hAnsi="Arial" w:cs="Arial"/>
          <w:sz w:val="22"/>
          <w:szCs w:val="22"/>
        </w:rPr>
        <w:t>tests</w:t>
      </w:r>
      <w:r w:rsidR="00393EBB">
        <w:rPr>
          <w:rFonts w:ascii="Arial" w:hAnsi="Arial" w:cs="Arial"/>
          <w:sz w:val="22"/>
          <w:szCs w:val="22"/>
        </w:rPr>
        <w:t xml:space="preserve"> like TB-TASA, focusing research effort into validation studies that </w:t>
      </w:r>
      <w:r w:rsidR="005872F8">
        <w:rPr>
          <w:rFonts w:ascii="Arial" w:hAnsi="Arial" w:cs="Arial"/>
          <w:sz w:val="22"/>
          <w:szCs w:val="22"/>
        </w:rPr>
        <w:t>will</w:t>
      </w:r>
      <w:r w:rsidR="00393EBB">
        <w:rPr>
          <w:rFonts w:ascii="Arial" w:hAnsi="Arial" w:cs="Arial"/>
          <w:sz w:val="22"/>
          <w:szCs w:val="22"/>
        </w:rPr>
        <w:t xml:space="preserve"> accelerate their translation into high</w:t>
      </w:r>
      <w:r w:rsidR="005872F8">
        <w:rPr>
          <w:rFonts w:ascii="Arial" w:hAnsi="Arial" w:cs="Arial"/>
          <w:sz w:val="22"/>
          <w:szCs w:val="22"/>
        </w:rPr>
        <w:t>-</w:t>
      </w:r>
      <w:r w:rsidR="00393EBB">
        <w:rPr>
          <w:rFonts w:ascii="Arial" w:hAnsi="Arial" w:cs="Arial"/>
          <w:sz w:val="22"/>
          <w:szCs w:val="22"/>
        </w:rPr>
        <w:t xml:space="preserve">impact applications. </w:t>
      </w:r>
    </w:p>
    <w:p w14:paraId="04A678CF" w14:textId="77777777" w:rsidR="00393EBB" w:rsidRPr="008C798B" w:rsidRDefault="00393EBB" w:rsidP="00393EBB">
      <w:pPr>
        <w:spacing w:after="0" w:line="240" w:lineRule="auto"/>
        <w:jc w:val="both"/>
        <w:rPr>
          <w:rFonts w:ascii="Arial" w:hAnsi="Arial" w:cs="Arial"/>
          <w:b/>
          <w:bCs/>
          <w:sz w:val="10"/>
          <w:szCs w:val="10"/>
        </w:rPr>
      </w:pPr>
    </w:p>
    <w:p w14:paraId="3DB6CFC8" w14:textId="6E12BAE0" w:rsidR="00743027" w:rsidRPr="008C798B" w:rsidRDefault="00393EBB" w:rsidP="008C798B">
      <w:pPr>
        <w:spacing w:after="0" w:line="240" w:lineRule="auto"/>
        <w:jc w:val="both"/>
        <w:rPr>
          <w:rFonts w:ascii="Arial" w:hAnsi="Arial"/>
          <w:b/>
          <w:sz w:val="22"/>
        </w:rPr>
      </w:pPr>
      <w:r>
        <w:rPr>
          <w:rFonts w:ascii="Arial" w:hAnsi="Arial" w:cs="Arial"/>
          <w:b/>
          <w:bCs/>
          <w:sz w:val="22"/>
          <w:szCs w:val="22"/>
        </w:rPr>
        <w:t xml:space="preserve">A.9. </w:t>
      </w:r>
      <w:r w:rsidR="00743027" w:rsidRPr="00705829">
        <w:rPr>
          <w:rFonts w:ascii="Arial" w:hAnsi="Arial" w:cs="Arial"/>
          <w:b/>
          <w:bCs/>
          <w:sz w:val="22"/>
          <w:szCs w:val="22"/>
        </w:rPr>
        <w:t>Preliminary data.</w:t>
      </w:r>
      <w:r w:rsidR="00743027">
        <w:rPr>
          <w:rFonts w:ascii="Arial" w:hAnsi="Arial" w:cs="Arial"/>
          <w:b/>
          <w:bCs/>
          <w:sz w:val="22"/>
          <w:szCs w:val="22"/>
        </w:rPr>
        <w:t xml:space="preserve"> </w:t>
      </w:r>
      <w:r w:rsidR="00743027">
        <w:rPr>
          <w:rFonts w:ascii="Arial" w:hAnsi="Arial" w:cs="Arial"/>
          <w:sz w:val="22"/>
          <w:szCs w:val="22"/>
        </w:rPr>
        <w:t>D</w:t>
      </w:r>
      <w:r w:rsidR="00743027" w:rsidRPr="00D874E7">
        <w:rPr>
          <w:rFonts w:ascii="Arial" w:hAnsi="Arial" w:cs="Arial"/>
          <w:sz w:val="22"/>
          <w:szCs w:val="22"/>
        </w:rPr>
        <w:t xml:space="preserve">ata </w:t>
      </w:r>
      <w:r w:rsidR="00743027">
        <w:rPr>
          <w:rFonts w:ascii="Arial" w:hAnsi="Arial" w:cs="Arial"/>
          <w:sz w:val="22"/>
          <w:szCs w:val="22"/>
        </w:rPr>
        <w:t xml:space="preserve">on the performance of </w:t>
      </w:r>
      <w:r w:rsidR="002D4D2B">
        <w:rPr>
          <w:rFonts w:ascii="Arial" w:hAnsi="Arial" w:cs="Arial"/>
          <w:sz w:val="22"/>
          <w:szCs w:val="22"/>
        </w:rPr>
        <w:t>TB-</w:t>
      </w:r>
      <w:r w:rsidR="00743027">
        <w:rPr>
          <w:rFonts w:ascii="Arial" w:hAnsi="Arial" w:cs="Arial"/>
          <w:sz w:val="22"/>
          <w:szCs w:val="22"/>
        </w:rPr>
        <w:t xml:space="preserve">TASA from observational studies and </w:t>
      </w:r>
      <w:r>
        <w:rPr>
          <w:rFonts w:ascii="Arial" w:hAnsi="Arial" w:cs="Arial"/>
          <w:sz w:val="22"/>
          <w:szCs w:val="22"/>
        </w:rPr>
        <w:t xml:space="preserve">preliminary outputs from mathematical models </w:t>
      </w:r>
      <w:r w:rsidRPr="007C2DD3">
        <w:rPr>
          <w:rFonts w:ascii="Arial" w:hAnsi="Arial" w:cs="Arial"/>
          <w:sz w:val="22"/>
          <w:szCs w:val="22"/>
          <w:u w:val="single"/>
        </w:rPr>
        <w:t>developed by our team</w:t>
      </w:r>
      <w:r w:rsidR="00743027">
        <w:rPr>
          <w:rFonts w:ascii="Arial" w:hAnsi="Arial" w:cs="Arial"/>
          <w:sz w:val="22"/>
          <w:szCs w:val="22"/>
        </w:rPr>
        <w:t xml:space="preserve"> </w:t>
      </w:r>
      <w:r>
        <w:rPr>
          <w:rFonts w:ascii="Arial" w:hAnsi="Arial" w:cs="Arial"/>
          <w:sz w:val="22"/>
          <w:szCs w:val="22"/>
        </w:rPr>
        <w:t>support the premise</w:t>
      </w:r>
      <w:r w:rsidR="007C2DD3">
        <w:rPr>
          <w:rFonts w:ascii="Arial" w:hAnsi="Arial" w:cs="Arial"/>
          <w:sz w:val="22"/>
          <w:szCs w:val="22"/>
        </w:rPr>
        <w:t xml:space="preserve"> </w:t>
      </w:r>
      <w:r>
        <w:rPr>
          <w:rFonts w:ascii="Arial" w:hAnsi="Arial" w:cs="Arial"/>
          <w:sz w:val="22"/>
          <w:szCs w:val="22"/>
        </w:rPr>
        <w:t>of our</w:t>
      </w:r>
      <w:r w:rsidR="00743027">
        <w:rPr>
          <w:rFonts w:ascii="Arial" w:hAnsi="Arial" w:cs="Arial"/>
          <w:sz w:val="22"/>
          <w:szCs w:val="22"/>
        </w:rPr>
        <w:t xml:space="preserve"> </w:t>
      </w:r>
      <w:r w:rsidR="00743027" w:rsidRPr="00D874E7">
        <w:rPr>
          <w:rFonts w:ascii="Arial" w:hAnsi="Arial" w:cs="Arial"/>
          <w:sz w:val="22"/>
          <w:szCs w:val="22"/>
        </w:rPr>
        <w:t>proposal</w:t>
      </w:r>
      <w:r w:rsidR="00743027">
        <w:rPr>
          <w:rFonts w:ascii="Arial" w:hAnsi="Arial" w:cs="Arial"/>
          <w:sz w:val="22"/>
          <w:szCs w:val="22"/>
        </w:rPr>
        <w:t xml:space="preserve"> and demonstrate our ability of to successfully deliver on its objectives</w:t>
      </w:r>
      <w:r w:rsidR="00743027" w:rsidRPr="00D874E7">
        <w:rPr>
          <w:rFonts w:ascii="Arial" w:hAnsi="Arial" w:cs="Arial"/>
          <w:sz w:val="22"/>
          <w:szCs w:val="22"/>
        </w:rPr>
        <w:t>.</w:t>
      </w:r>
    </w:p>
    <w:p w14:paraId="294DEE58" w14:textId="77777777" w:rsidR="00743027" w:rsidRPr="008C798B" w:rsidRDefault="00743027" w:rsidP="00743027">
      <w:pPr>
        <w:spacing w:after="0" w:line="240" w:lineRule="auto"/>
        <w:jc w:val="both"/>
        <w:rPr>
          <w:rFonts w:ascii="Arial" w:hAnsi="Arial"/>
          <w:sz w:val="10"/>
        </w:rPr>
      </w:pPr>
    </w:p>
    <w:p w14:paraId="2DBD72C6" w14:textId="4FB7C864" w:rsidR="00743027" w:rsidRPr="00705829" w:rsidRDefault="00FF1FB5" w:rsidP="008C798B">
      <w:pPr>
        <w:spacing w:line="240" w:lineRule="auto"/>
        <w:jc w:val="both"/>
        <w:rPr>
          <w:rFonts w:ascii="Arial" w:hAnsi="Arial" w:cs="Arial"/>
          <w:sz w:val="22"/>
          <w:szCs w:val="22"/>
        </w:rPr>
      </w:pPr>
      <w:r>
        <w:rPr>
          <w:rFonts w:ascii="Arial" w:hAnsi="Arial" w:cs="Arial"/>
          <w:b/>
          <w:bCs/>
          <w:noProof/>
          <w:sz w:val="22"/>
          <w:szCs w:val="22"/>
        </w:rPr>
        <mc:AlternateContent>
          <mc:Choice Requires="wps">
            <w:drawing>
              <wp:anchor distT="0" distB="0" distL="114300" distR="114300" simplePos="0" relativeHeight="251670528" behindDoc="0" locked="0" layoutInCell="1" allowOverlap="1" wp14:anchorId="2198F292" wp14:editId="7E5A7400">
                <wp:simplePos x="0" y="0"/>
                <wp:positionH relativeFrom="column">
                  <wp:posOffset>53975</wp:posOffset>
                </wp:positionH>
                <wp:positionV relativeFrom="paragraph">
                  <wp:posOffset>4465857</wp:posOffset>
                </wp:positionV>
                <wp:extent cx="5101590" cy="3265170"/>
                <wp:effectExtent l="0" t="0" r="16510" b="11430"/>
                <wp:wrapSquare wrapText="bothSides"/>
                <wp:docPr id="1321593580" name="Text Box 1321593580"/>
                <wp:cNvGraphicFramePr/>
                <a:graphic xmlns:a="http://schemas.openxmlformats.org/drawingml/2006/main">
                  <a:graphicData uri="http://schemas.microsoft.com/office/word/2010/wordprocessingShape">
                    <wps:wsp>
                      <wps:cNvSpPr txBox="1"/>
                      <wps:spPr>
                        <a:xfrm>
                          <a:off x="0" y="0"/>
                          <a:ext cx="5101590" cy="3265170"/>
                        </a:xfrm>
                        <a:prstGeom prst="rect">
                          <a:avLst/>
                        </a:prstGeom>
                        <a:solidFill>
                          <a:schemeClr val="lt1"/>
                        </a:solidFill>
                        <a:ln w="6350">
                          <a:solidFill>
                            <a:prstClr val="black"/>
                          </a:solidFill>
                        </a:ln>
                      </wps:spPr>
                      <wps:txbx>
                        <w:txbxContent>
                          <w:p w14:paraId="658A556F" w14:textId="5A131C9F" w:rsidR="00393EBB" w:rsidRPr="00A40037" w:rsidRDefault="00393EBB" w:rsidP="00393EBB">
                            <w:pPr>
                              <w:rPr>
                                <w:rFonts w:ascii="Arial" w:hAnsi="Arial" w:cs="Arial"/>
                                <w:b/>
                                <w:bCs/>
                                <w:sz w:val="16"/>
                                <w:szCs w:val="16"/>
                              </w:rPr>
                            </w:pPr>
                            <w:r>
                              <w:rPr>
                                <w:noProof/>
                              </w:rPr>
                              <w:drawing>
                                <wp:inline distT="0" distB="0" distL="0" distR="0" wp14:anchorId="6AD490B7" wp14:editId="77C0BDE1">
                                  <wp:extent cx="2420816" cy="2013217"/>
                                  <wp:effectExtent l="0" t="0" r="0" b="6350"/>
                                  <wp:docPr id="1832771921" name="drawing"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53047" name="drawing"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2531" cy="2056225"/>
                                          </a:xfrm>
                                          <a:prstGeom prst="rect">
                                            <a:avLst/>
                                          </a:prstGeom>
                                        </pic:spPr>
                                      </pic:pic>
                                    </a:graphicData>
                                  </a:graphic>
                                </wp:inline>
                              </w:drawing>
                            </w:r>
                            <w:r>
                              <w:rPr>
                                <w:noProof/>
                              </w:rPr>
                              <w:drawing>
                                <wp:inline distT="0" distB="0" distL="0" distR="0" wp14:anchorId="38415541" wp14:editId="3D706379">
                                  <wp:extent cx="2478236" cy="1836484"/>
                                  <wp:effectExtent l="0" t="0" r="0" b="0"/>
                                  <wp:docPr id="66719115" name="drawing" descr="A graph of a positive and expected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36836" name="drawing" descr="A graph of a positive and expected curv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10539" cy="1860422"/>
                                          </a:xfrm>
                                          <a:prstGeom prst="rect">
                                            <a:avLst/>
                                          </a:prstGeom>
                                        </pic:spPr>
                                      </pic:pic>
                                    </a:graphicData>
                                  </a:graphic>
                                </wp:inline>
                              </w:drawing>
                            </w:r>
                            <w:r w:rsidRPr="001C745F">
                              <w:rPr>
                                <w:rFonts w:ascii="Arial" w:eastAsia="Arial" w:hAnsi="Arial" w:cs="Arial"/>
                                <w:b/>
                                <w:bCs/>
                                <w:sz w:val="16"/>
                                <w:szCs w:val="16"/>
                              </w:rPr>
                              <w:t xml:space="preserve">Figure </w:t>
                            </w:r>
                            <w:r>
                              <w:rPr>
                                <w:rFonts w:ascii="Arial" w:eastAsia="Arial" w:hAnsi="Arial" w:cs="Arial"/>
                                <w:b/>
                                <w:bCs/>
                                <w:sz w:val="16"/>
                                <w:szCs w:val="16"/>
                              </w:rPr>
                              <w:t>3</w:t>
                            </w:r>
                            <w:r w:rsidRPr="001C745F">
                              <w:rPr>
                                <w:rFonts w:ascii="Arial" w:eastAsia="Arial" w:hAnsi="Arial" w:cs="Arial"/>
                                <w:sz w:val="16"/>
                                <w:szCs w:val="16"/>
                              </w:rPr>
                              <w:t>.</w:t>
                            </w:r>
                            <w:r w:rsidRPr="001C745F">
                              <w:rPr>
                                <w:rFonts w:ascii="Arial" w:eastAsia="Arial" w:hAnsi="Arial" w:cs="Arial"/>
                                <w:b/>
                                <w:bCs/>
                                <w:sz w:val="16"/>
                                <w:szCs w:val="16"/>
                              </w:rPr>
                              <w:t xml:space="preserve"> Model schematic and preliminary trial simulation results. </w:t>
                            </w:r>
                            <w:r w:rsidRPr="001C745F">
                              <w:rPr>
                                <w:rFonts w:ascii="Arial" w:eastAsia="Arial" w:hAnsi="Arial" w:cs="Arial"/>
                                <w:sz w:val="16"/>
                                <w:szCs w:val="16"/>
                              </w:rPr>
                              <w:t>(</w:t>
                            </w:r>
                            <w:r>
                              <w:rPr>
                                <w:rFonts w:ascii="Arial" w:eastAsia="Arial" w:hAnsi="Arial" w:cs="Arial"/>
                                <w:sz w:val="16"/>
                                <w:szCs w:val="16"/>
                              </w:rPr>
                              <w:t>Left panel</w:t>
                            </w:r>
                            <w:r w:rsidRPr="001C745F">
                              <w:rPr>
                                <w:rFonts w:ascii="Arial" w:eastAsia="Arial" w:hAnsi="Arial" w:cs="Arial"/>
                                <w:sz w:val="16"/>
                                <w:szCs w:val="16"/>
                              </w:rPr>
                              <w:t>) Illustration of the vaccine trial simulation model. Individuals are sampled randomly from a synthetic population (grey circles). Infection trajectories, consisting of the timing of infection and active TB progression (triangles, squares) are simulated for each person. Sampled individuals without active TB are screened using a diagnostic test with a given DOP (positivity window). Those who test positive (</w:t>
                            </w:r>
                            <w:r w:rsidRPr="001C745F">
                              <w:rPr>
                                <w:rFonts w:ascii="Arial" w:eastAsia="Arial" w:hAnsi="Arial" w:cs="Arial"/>
                                <w:i/>
                                <w:iCs/>
                                <w:sz w:val="16"/>
                                <w:szCs w:val="16"/>
                              </w:rPr>
                              <w:t>i.e.</w:t>
                            </w:r>
                            <w:r w:rsidRPr="001C745F">
                              <w:rPr>
                                <w:rFonts w:ascii="Arial" w:eastAsia="Arial" w:hAnsi="Arial" w:cs="Arial"/>
                                <w:sz w:val="16"/>
                                <w:szCs w:val="16"/>
                              </w:rPr>
                              <w:t>, whose infection occurred within the test’s positivity window) are enrolled. Model outputs are the number of people sampled, screened, and enrolled for a test with a given DOP. (</w:t>
                            </w:r>
                            <w:r>
                              <w:rPr>
                                <w:rFonts w:ascii="Arial" w:eastAsia="Arial" w:hAnsi="Arial" w:cs="Arial"/>
                                <w:sz w:val="16"/>
                                <w:szCs w:val="16"/>
                              </w:rPr>
                              <w:t>Right</w:t>
                            </w:r>
                            <w:r w:rsidRPr="001C745F">
                              <w:rPr>
                                <w:rFonts w:ascii="Arial" w:eastAsia="Arial" w:hAnsi="Arial" w:cs="Arial"/>
                                <w:sz w:val="16"/>
                                <w:szCs w:val="16"/>
                              </w:rPr>
                              <w:t xml:space="preserve">) Screening (black) and recruitment (blue) numbers for 2,000 simulated vaccine trials. </w:t>
                            </w:r>
                            <w:r w:rsidR="00D90B90">
                              <w:rPr>
                                <w:rFonts w:ascii="Arial" w:eastAsia="Arial" w:hAnsi="Arial" w:cs="Arial"/>
                                <w:sz w:val="16"/>
                                <w:szCs w:val="16"/>
                              </w:rPr>
                              <w:t>Simulations use</w:t>
                            </w:r>
                            <w:r w:rsidRPr="001C745F">
                              <w:rPr>
                                <w:rFonts w:ascii="Arial" w:eastAsia="Arial" w:hAnsi="Arial" w:cs="Arial"/>
                                <w:sz w:val="16"/>
                                <w:szCs w:val="16"/>
                              </w:rPr>
                              <w:t xml:space="preserve"> screening tests with DOP ranging from months (</w:t>
                            </w:r>
                            <w:ins w:id="61" w:author="Stephen Kissler" w:date="2025-10-08T08:56:00Z" w16du:dateUtc="2025-10-08T14:56:00Z">
                              <w:r w:rsidR="006418FD">
                                <w:rPr>
                                  <w:rFonts w:ascii="Arial" w:eastAsia="Arial" w:hAnsi="Arial" w:cs="Arial"/>
                                  <w:sz w:val="16"/>
                                  <w:szCs w:val="16"/>
                                </w:rPr>
                                <w:t>TB-</w:t>
                              </w:r>
                            </w:ins>
                            <w:r w:rsidRPr="001C745F">
                              <w:rPr>
                                <w:rFonts w:ascii="Arial" w:eastAsia="Arial" w:hAnsi="Arial" w:cs="Arial"/>
                                <w:sz w:val="16"/>
                                <w:szCs w:val="16"/>
                              </w:rPr>
                              <w:t xml:space="preserve">TASA-like) to years (IGRA-like). </w:t>
                            </w:r>
                          </w:p>
                          <w:p w14:paraId="06FC6F13" w14:textId="77777777" w:rsidR="00393EBB" w:rsidRPr="000C4514" w:rsidRDefault="00393EBB" w:rsidP="00393EBB">
                            <w:pPr>
                              <w:spacing w:line="240" w:lineRule="auto"/>
                              <w:rPr>
                                <w:rFonts w:ascii="Arial" w:hAnsi="Arial" w:cs="Arial"/>
                                <w:sz w:val="20"/>
                                <w:szCs w:val="20"/>
                              </w:rPr>
                            </w:pPr>
                            <w:r w:rsidRPr="000C4514">
                              <w:rPr>
                                <w:rFonts w:ascii="Arial" w:hAnsi="Arial" w:cs="Arial"/>
                                <w:sz w:val="20"/>
                                <w:szCs w:val="20"/>
                              </w:rPr>
                              <w:t xml:space="preserve"> </w:t>
                            </w:r>
                          </w:p>
                          <w:p w14:paraId="1D3DE706" w14:textId="77777777" w:rsidR="00393EBB" w:rsidRPr="00EB1769" w:rsidRDefault="00393EBB" w:rsidP="00393EBB">
                            <w:pPr>
                              <w:rPr>
                                <w:rFonts w:ascii="Arial" w:hAnsi="Arial" w:cs="Arial"/>
                                <w:b/>
                                <w:bCs/>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98F292" id="_x0000_t202" coordsize="21600,21600" o:spt="202" path="m,l,21600r21600,l21600,xe">
                <v:stroke joinstyle="miter"/>
                <v:path gradientshapeok="t" o:connecttype="rect"/>
              </v:shapetype>
              <v:shape id="Text Box 1321593580" o:spid="_x0000_s1027" type="#_x0000_t202" style="position:absolute;left:0;text-align:left;margin-left:4.25pt;margin-top:351.65pt;width:401.7pt;height:257.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" fillcolor="white [3201]" strokeweight=".5pt">
                <v:textbox>
                  <w:txbxContent>
                    <w:p w14:paraId="658A556F" w14:textId="5A131C9F" w:rsidR="00393EBB" w:rsidRPr="00A40037" w:rsidRDefault="00393EBB" w:rsidP="00393EBB">
                      <w:pPr>
                        <w:rPr>
                          <w:rFonts w:ascii="Arial" w:hAnsi="Arial" w:cs="Arial"/>
                          <w:b/>
                          <w:bCs/>
                          <w:sz w:val="16"/>
                          <w:szCs w:val="16"/>
                        </w:rPr>
                      </w:pPr>
                      <w:r>
                        <w:rPr>
                          <w:noProof/>
                        </w:rPr>
                        <w:drawing>
                          <wp:inline distT="0" distB="0" distL="0" distR="0" wp14:anchorId="6AD490B7" wp14:editId="77C0BDE1">
                            <wp:extent cx="2420816" cy="2013217"/>
                            <wp:effectExtent l="0" t="0" r="0" b="6350"/>
                            <wp:docPr id="1832771921" name="drawing"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53047" name="drawing"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2531" cy="2056225"/>
                                    </a:xfrm>
                                    <a:prstGeom prst="rect">
                                      <a:avLst/>
                                    </a:prstGeom>
                                  </pic:spPr>
                                </pic:pic>
                              </a:graphicData>
                            </a:graphic>
                          </wp:inline>
                        </w:drawing>
                      </w:r>
                      <w:r>
                        <w:rPr>
                          <w:noProof/>
                        </w:rPr>
                        <w:drawing>
                          <wp:inline distT="0" distB="0" distL="0" distR="0" wp14:anchorId="38415541" wp14:editId="3D706379">
                            <wp:extent cx="2478236" cy="1836484"/>
                            <wp:effectExtent l="0" t="0" r="0" b="0"/>
                            <wp:docPr id="66719115" name="drawing" descr="A graph of a positive and expected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36836" name="drawing" descr="A graph of a positive and expected curv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10539" cy="1860422"/>
                                    </a:xfrm>
                                    <a:prstGeom prst="rect">
                                      <a:avLst/>
                                    </a:prstGeom>
                                  </pic:spPr>
                                </pic:pic>
                              </a:graphicData>
                            </a:graphic>
                          </wp:inline>
                        </w:drawing>
                      </w:r>
                      <w:r w:rsidRPr="001C745F">
                        <w:rPr>
                          <w:rFonts w:ascii="Arial" w:eastAsia="Arial" w:hAnsi="Arial" w:cs="Arial"/>
                          <w:b/>
                          <w:bCs/>
                          <w:sz w:val="16"/>
                          <w:szCs w:val="16"/>
                        </w:rPr>
                        <w:t xml:space="preserve">Figure </w:t>
                      </w:r>
                      <w:r>
                        <w:rPr>
                          <w:rFonts w:ascii="Arial" w:eastAsia="Arial" w:hAnsi="Arial" w:cs="Arial"/>
                          <w:b/>
                          <w:bCs/>
                          <w:sz w:val="16"/>
                          <w:szCs w:val="16"/>
                        </w:rPr>
                        <w:t>3</w:t>
                      </w:r>
                      <w:r w:rsidRPr="001C745F">
                        <w:rPr>
                          <w:rFonts w:ascii="Arial" w:eastAsia="Arial" w:hAnsi="Arial" w:cs="Arial"/>
                          <w:sz w:val="16"/>
                          <w:szCs w:val="16"/>
                        </w:rPr>
                        <w:t>.</w:t>
                      </w:r>
                      <w:r w:rsidRPr="001C745F">
                        <w:rPr>
                          <w:rFonts w:ascii="Arial" w:eastAsia="Arial" w:hAnsi="Arial" w:cs="Arial"/>
                          <w:b/>
                          <w:bCs/>
                          <w:sz w:val="16"/>
                          <w:szCs w:val="16"/>
                        </w:rPr>
                        <w:t xml:space="preserve"> Model schematic and preliminary trial simulation results. </w:t>
                      </w:r>
                      <w:r w:rsidRPr="001C745F">
                        <w:rPr>
                          <w:rFonts w:ascii="Arial" w:eastAsia="Arial" w:hAnsi="Arial" w:cs="Arial"/>
                          <w:sz w:val="16"/>
                          <w:szCs w:val="16"/>
                        </w:rPr>
                        <w:t>(</w:t>
                      </w:r>
                      <w:r>
                        <w:rPr>
                          <w:rFonts w:ascii="Arial" w:eastAsia="Arial" w:hAnsi="Arial" w:cs="Arial"/>
                          <w:sz w:val="16"/>
                          <w:szCs w:val="16"/>
                        </w:rPr>
                        <w:t>Left panel</w:t>
                      </w:r>
                      <w:r w:rsidRPr="001C745F">
                        <w:rPr>
                          <w:rFonts w:ascii="Arial" w:eastAsia="Arial" w:hAnsi="Arial" w:cs="Arial"/>
                          <w:sz w:val="16"/>
                          <w:szCs w:val="16"/>
                        </w:rPr>
                        <w:t>) Illustration of the vaccine trial simulation model. Individuals are sampled randomly from a synthetic population (grey circles). Infection trajectories, consisting of the timing of infection and active TB progression (triangles, squares) are simulated for each person. Sampled individuals without active TB are screened using a diagnostic test with a given DOP (positivity window). Those who test positive (</w:t>
                      </w:r>
                      <w:r w:rsidRPr="001C745F">
                        <w:rPr>
                          <w:rFonts w:ascii="Arial" w:eastAsia="Arial" w:hAnsi="Arial" w:cs="Arial"/>
                          <w:i/>
                          <w:iCs/>
                          <w:sz w:val="16"/>
                          <w:szCs w:val="16"/>
                        </w:rPr>
                        <w:t>i.e.</w:t>
                      </w:r>
                      <w:r w:rsidRPr="001C745F">
                        <w:rPr>
                          <w:rFonts w:ascii="Arial" w:eastAsia="Arial" w:hAnsi="Arial" w:cs="Arial"/>
                          <w:sz w:val="16"/>
                          <w:szCs w:val="16"/>
                        </w:rPr>
                        <w:t>, whose infection occurred within the test’s positivity window) are enrolled. Model outputs are the number of people sampled, screened, and enrolled for a test with a given DOP. (</w:t>
                      </w:r>
                      <w:r>
                        <w:rPr>
                          <w:rFonts w:ascii="Arial" w:eastAsia="Arial" w:hAnsi="Arial" w:cs="Arial"/>
                          <w:sz w:val="16"/>
                          <w:szCs w:val="16"/>
                        </w:rPr>
                        <w:t>Right</w:t>
                      </w:r>
                      <w:r w:rsidRPr="001C745F">
                        <w:rPr>
                          <w:rFonts w:ascii="Arial" w:eastAsia="Arial" w:hAnsi="Arial" w:cs="Arial"/>
                          <w:sz w:val="16"/>
                          <w:szCs w:val="16"/>
                        </w:rPr>
                        <w:t xml:space="preserve">) Screening (black) and recruitment (blue) numbers for 2,000 simulated vaccine trials. </w:t>
                      </w:r>
                      <w:r w:rsidR="00D90B90">
                        <w:rPr>
                          <w:rFonts w:ascii="Arial" w:eastAsia="Arial" w:hAnsi="Arial" w:cs="Arial"/>
                          <w:sz w:val="16"/>
                          <w:szCs w:val="16"/>
                        </w:rPr>
                        <w:t>Simulations use</w:t>
                      </w:r>
                      <w:r w:rsidRPr="001C745F">
                        <w:rPr>
                          <w:rFonts w:ascii="Arial" w:eastAsia="Arial" w:hAnsi="Arial" w:cs="Arial"/>
                          <w:sz w:val="16"/>
                          <w:szCs w:val="16"/>
                        </w:rPr>
                        <w:t xml:space="preserve"> screening tests with DOP ranging from months (</w:t>
                      </w:r>
                      <w:ins w:id="62" w:author="Stephen Kissler" w:date="2025-10-08T08:56:00Z" w16du:dateUtc="2025-10-08T14:56:00Z">
                        <w:r w:rsidR="006418FD">
                          <w:rPr>
                            <w:rFonts w:ascii="Arial" w:eastAsia="Arial" w:hAnsi="Arial" w:cs="Arial"/>
                            <w:sz w:val="16"/>
                            <w:szCs w:val="16"/>
                          </w:rPr>
                          <w:t>TB-</w:t>
                        </w:r>
                      </w:ins>
                      <w:r w:rsidRPr="001C745F">
                        <w:rPr>
                          <w:rFonts w:ascii="Arial" w:eastAsia="Arial" w:hAnsi="Arial" w:cs="Arial"/>
                          <w:sz w:val="16"/>
                          <w:szCs w:val="16"/>
                        </w:rPr>
                        <w:t xml:space="preserve">TASA-like) to years (IGRA-like). </w:t>
                      </w:r>
                    </w:p>
                    <w:p w14:paraId="06FC6F13" w14:textId="77777777" w:rsidR="00393EBB" w:rsidRPr="000C4514" w:rsidRDefault="00393EBB" w:rsidP="00393EBB">
                      <w:pPr>
                        <w:spacing w:line="240" w:lineRule="auto"/>
                        <w:rPr>
                          <w:rFonts w:ascii="Arial" w:hAnsi="Arial" w:cs="Arial"/>
                          <w:sz w:val="20"/>
                          <w:szCs w:val="20"/>
                        </w:rPr>
                      </w:pPr>
                      <w:r w:rsidRPr="000C4514">
                        <w:rPr>
                          <w:rFonts w:ascii="Arial" w:hAnsi="Arial" w:cs="Arial"/>
                          <w:sz w:val="20"/>
                          <w:szCs w:val="20"/>
                        </w:rPr>
                        <w:t xml:space="preserve"> </w:t>
                      </w:r>
                    </w:p>
                    <w:p w14:paraId="1D3DE706" w14:textId="77777777" w:rsidR="00393EBB" w:rsidRPr="00EB1769" w:rsidRDefault="00393EBB" w:rsidP="00393EBB">
                      <w:pPr>
                        <w:rPr>
                          <w:rFonts w:ascii="Arial" w:hAnsi="Arial" w:cs="Arial"/>
                          <w:b/>
                          <w:bCs/>
                          <w:sz w:val="14"/>
                          <w:szCs w:val="14"/>
                        </w:rPr>
                      </w:pPr>
                    </w:p>
                  </w:txbxContent>
                </v:textbox>
                <w10:wrap type="square"/>
              </v:shape>
            </w:pict>
          </mc:Fallback>
        </mc:AlternateContent>
      </w:r>
      <w:r w:rsidR="00393EBB">
        <w:rPr>
          <w:noProof/>
        </w:rPr>
        <mc:AlternateContent>
          <mc:Choice Requires="wpg">
            <w:drawing>
              <wp:anchor distT="0" distB="0" distL="114300" distR="114300" simplePos="0" relativeHeight="251666432" behindDoc="0" locked="0" layoutInCell="1" allowOverlap="1" wp14:anchorId="30EC47CA" wp14:editId="382F42A9">
                <wp:simplePos x="0" y="0"/>
                <wp:positionH relativeFrom="column">
                  <wp:posOffset>3607435</wp:posOffset>
                </wp:positionH>
                <wp:positionV relativeFrom="paragraph">
                  <wp:posOffset>38735</wp:posOffset>
                </wp:positionV>
                <wp:extent cx="3171190" cy="3804285"/>
                <wp:effectExtent l="0" t="0" r="16510" b="18415"/>
                <wp:wrapSquare wrapText="bothSides"/>
                <wp:docPr id="1560771042" name="Group 10"/>
                <wp:cNvGraphicFramePr/>
                <a:graphic xmlns:a="http://schemas.openxmlformats.org/drawingml/2006/main">
                  <a:graphicData uri="http://schemas.microsoft.com/office/word/2010/wordprocessingGroup">
                    <wpg:wgp>
                      <wpg:cNvGrpSpPr/>
                      <wpg:grpSpPr>
                        <a:xfrm>
                          <a:off x="0" y="0"/>
                          <a:ext cx="3171190" cy="3804285"/>
                          <a:chOff x="-40828" y="25400"/>
                          <a:chExt cx="3172000" cy="4389594"/>
                        </a:xfrm>
                      </wpg:grpSpPr>
                      <wpg:grpSp>
                        <wpg:cNvPr id="1864485111" name="Group 8"/>
                        <wpg:cNvGrpSpPr/>
                        <wpg:grpSpPr>
                          <a:xfrm>
                            <a:off x="-40828" y="25401"/>
                            <a:ext cx="3172000" cy="4389593"/>
                            <a:chOff x="-40830" y="25402"/>
                            <a:chExt cx="3172099" cy="4389706"/>
                          </a:xfrm>
                        </wpg:grpSpPr>
                        <wps:wsp>
                          <wps:cNvPr id="1292198938" name="Rectangle 7"/>
                          <wps:cNvSpPr/>
                          <wps:spPr>
                            <a:xfrm>
                              <a:off x="-40830" y="25402"/>
                              <a:ext cx="3172099" cy="438970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1525033" name="Text Box 5"/>
                          <wps:cNvSpPr txBox="1"/>
                          <wps:spPr>
                            <a:xfrm>
                              <a:off x="-8164" y="2859018"/>
                              <a:ext cx="3110327" cy="1519619"/>
                            </a:xfrm>
                            <a:prstGeom prst="rect">
                              <a:avLst/>
                            </a:prstGeom>
                            <a:solidFill>
                              <a:schemeClr val="lt1"/>
                            </a:solidFill>
                            <a:ln w="6350">
                              <a:noFill/>
                            </a:ln>
                          </wps:spPr>
                          <wps:txbx>
                            <w:txbxContent>
                              <w:p w14:paraId="78226E20" w14:textId="1632C175" w:rsidR="00393EBB" w:rsidRDefault="00393EBB" w:rsidP="00393EBB">
                                <w:pPr>
                                  <w:jc w:val="both"/>
                                </w:pPr>
                                <w:r w:rsidRPr="00774128">
                                  <w:rPr>
                                    <w:rFonts w:ascii="Arial" w:hAnsi="Arial" w:cs="Arial"/>
                                    <w:b/>
                                    <w:bCs/>
                                    <w:sz w:val="16"/>
                                    <w:szCs w:val="16"/>
                                  </w:rPr>
                                  <w:t xml:space="preserve">Figure </w:t>
                                </w:r>
                                <w:r>
                                  <w:rPr>
                                    <w:rFonts w:ascii="Arial" w:hAnsi="Arial" w:cs="Arial"/>
                                    <w:b/>
                                    <w:bCs/>
                                    <w:sz w:val="16"/>
                                    <w:szCs w:val="16"/>
                                  </w:rPr>
                                  <w:t>2</w:t>
                                </w:r>
                                <w:r w:rsidRPr="00774128">
                                  <w:rPr>
                                    <w:rFonts w:ascii="Arial" w:hAnsi="Arial" w:cs="Arial"/>
                                    <w:b/>
                                    <w:bCs/>
                                    <w:sz w:val="16"/>
                                    <w:szCs w:val="16"/>
                                  </w:rPr>
                                  <w:t xml:space="preserve">: Evaluation of </w:t>
                                </w:r>
                                <w:r>
                                  <w:rPr>
                                    <w:rFonts w:ascii="Arial" w:hAnsi="Arial" w:cs="Arial"/>
                                    <w:b/>
                                    <w:bCs/>
                                    <w:sz w:val="16"/>
                                    <w:szCs w:val="16"/>
                                  </w:rPr>
                                  <w:t>TB-</w:t>
                                </w:r>
                                <w:r w:rsidRPr="00774128">
                                  <w:rPr>
                                    <w:rFonts w:ascii="Arial" w:hAnsi="Arial" w:cs="Arial"/>
                                    <w:b/>
                                    <w:bCs/>
                                    <w:sz w:val="16"/>
                                    <w:szCs w:val="16"/>
                                  </w:rPr>
                                  <w:t xml:space="preserve">TASA for differentiating recent versus </w:t>
                                </w:r>
                                <w:r w:rsidR="008F037B">
                                  <w:rPr>
                                    <w:rFonts w:ascii="Arial" w:hAnsi="Arial" w:cs="Arial"/>
                                    <w:b/>
                                    <w:bCs/>
                                    <w:sz w:val="16"/>
                                    <w:szCs w:val="16"/>
                                  </w:rPr>
                                  <w:t>persistent</w:t>
                                </w:r>
                                <w:r w:rsidRPr="00774128">
                                  <w:rPr>
                                    <w:rFonts w:ascii="Arial" w:hAnsi="Arial" w:cs="Arial"/>
                                    <w:b/>
                                    <w:bCs/>
                                    <w:sz w:val="16"/>
                                    <w:szCs w:val="16"/>
                                  </w:rPr>
                                  <w:t xml:space="preserve"> </w:t>
                                </w:r>
                                <w:proofErr w:type="spellStart"/>
                                <w:r w:rsidRPr="00774128">
                                  <w:rPr>
                                    <w:rFonts w:ascii="Arial" w:hAnsi="Arial" w:cs="Arial"/>
                                    <w:b/>
                                    <w:bCs/>
                                    <w:i/>
                                    <w:iCs/>
                                    <w:sz w:val="16"/>
                                    <w:szCs w:val="16"/>
                                  </w:rPr>
                                  <w:t>Mtb</w:t>
                                </w:r>
                                <w:proofErr w:type="spellEnd"/>
                                <w:r w:rsidRPr="00774128">
                                  <w:rPr>
                                    <w:rFonts w:ascii="Arial" w:hAnsi="Arial" w:cs="Arial"/>
                                    <w:b/>
                                    <w:bCs/>
                                    <w:sz w:val="16"/>
                                    <w:szCs w:val="16"/>
                                  </w:rPr>
                                  <w:t xml:space="preserve"> infection</w:t>
                                </w:r>
                                <w:r w:rsidRPr="00774128">
                                  <w:rPr>
                                    <w:rFonts w:ascii="Arial" w:hAnsi="Arial" w:cs="Arial"/>
                                    <w:sz w:val="16"/>
                                    <w:szCs w:val="16"/>
                                  </w:rPr>
                                  <w:t xml:space="preserve">. </w:t>
                                </w:r>
                                <w:r>
                                  <w:rPr>
                                    <w:rFonts w:ascii="Arial" w:hAnsi="Arial" w:cs="Arial"/>
                                    <w:sz w:val="16"/>
                                    <w:szCs w:val="16"/>
                                  </w:rPr>
                                  <w:t>TB-</w:t>
                                </w:r>
                                <w:r w:rsidRPr="00774128">
                                  <w:rPr>
                                    <w:rFonts w:ascii="Arial" w:hAnsi="Arial" w:cs="Arial"/>
                                    <w:sz w:val="16"/>
                                    <w:szCs w:val="16"/>
                                  </w:rPr>
                                  <w:t>TASA scores are significantly higher in adolescents (a) or children</w:t>
                                </w:r>
                                <w:r>
                                  <w:rPr>
                                    <w:rFonts w:ascii="Arial" w:hAnsi="Arial" w:cs="Arial"/>
                                    <w:sz w:val="16"/>
                                    <w:szCs w:val="16"/>
                                  </w:rPr>
                                  <w:t xml:space="preserve"> who were household contacts</w:t>
                                </w:r>
                                <w:r w:rsidRPr="00774128">
                                  <w:rPr>
                                    <w:rFonts w:ascii="Arial" w:hAnsi="Arial" w:cs="Arial"/>
                                    <w:sz w:val="16"/>
                                    <w:szCs w:val="16"/>
                                  </w:rPr>
                                  <w:t xml:space="preserve"> (b) with recent QFT conversion (QFT- to QFT+ within 6 months) than in those with persistently positive QFT.</w:t>
                                </w:r>
                                <w:r w:rsidR="00170C91">
                                  <w:rPr>
                                    <w:rFonts w:ascii="Arial" w:hAnsi="Arial" w:cs="Arial"/>
                                    <w:sz w:val="16"/>
                                    <w:szCs w:val="16"/>
                                  </w:rPr>
                                  <w:t xml:space="preserve"> </w:t>
                                </w:r>
                                <w:r>
                                  <w:rPr>
                                    <w:rFonts w:ascii="Arial" w:hAnsi="Arial" w:cs="Arial"/>
                                    <w:sz w:val="16"/>
                                    <w:szCs w:val="16"/>
                                  </w:rPr>
                                  <w:t>Responders are defined by a fishers’ exact test (p &lt; 0.01), and a greater than 3-fold change compared to the negative control (PBS). The dashed line at 10% indicates the threshold for TB-TASA positivity</w:t>
                                </w:r>
                                <w:r w:rsidR="00957470">
                                  <w:rPr>
                                    <w:rFonts w:ascii="Arial" w:hAnsi="Arial" w:cs="Arial"/>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555357401" name="Picture 9"/>
                          <pic:cNvPicPr>
                            <a:picLocks noChangeAspect="1"/>
                          </pic:cNvPicPr>
                        </pic:nvPicPr>
                        <pic:blipFill>
                          <a:blip r:embed="rId14"/>
                          <a:stretch>
                            <a:fillRect/>
                          </a:stretch>
                        </pic:blipFill>
                        <pic:spPr>
                          <a:xfrm>
                            <a:off x="76200" y="25400"/>
                            <a:ext cx="2752841" cy="291011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0EC47CA" id="Group 10" o:spid="_x0000_s1028" style="position:absolute;left:0;text-align:left;margin-left:284.05pt;margin-top:3.05pt;width:249.7pt;height:299.55pt;z-index:251666432;mso-width-relative:margin;mso-height-relative:margin" coordorigin="-408,254" coordsize="31720,43895"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">
                <v:group id="Group 8" o:spid="_x0000_s1029" style="position:absolute;left:-408;top:254;width:31719;height:43895" coordorigin="-408,254" coordsize="31720,438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">
                  <v:rect id="Rectangle 7" o:spid="_x0000_s1030" style="position:absolute;left:-408;top:254;width:31720;height:438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" filled="f" strokecolor="black [3213]" strokeweight="1pt"/>
                  <v:shape id="Text Box 5" o:spid="_x0000_s1031" type="#_x0000_t202" style="position:absolute;left:-81;top:28590;width:31102;height:151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" fillcolor="white [3201]" stroked="f" strokeweight=".5pt">
                    <v:textbox>
                      <w:txbxContent>
                        <w:p w14:paraId="78226E20" w14:textId="1632C175" w:rsidR="00393EBB" w:rsidRDefault="00393EBB" w:rsidP="00393EBB">
                          <w:pPr>
                            <w:jc w:val="both"/>
                          </w:pPr>
                          <w:r w:rsidRPr="00774128">
                            <w:rPr>
                              <w:rFonts w:ascii="Arial" w:hAnsi="Arial" w:cs="Arial"/>
                              <w:b/>
                              <w:bCs/>
                              <w:sz w:val="16"/>
                              <w:szCs w:val="16"/>
                            </w:rPr>
                            <w:t xml:space="preserve">Figure </w:t>
                          </w:r>
                          <w:r>
                            <w:rPr>
                              <w:rFonts w:ascii="Arial" w:hAnsi="Arial" w:cs="Arial"/>
                              <w:b/>
                              <w:bCs/>
                              <w:sz w:val="16"/>
                              <w:szCs w:val="16"/>
                            </w:rPr>
                            <w:t>2</w:t>
                          </w:r>
                          <w:r w:rsidRPr="00774128">
                            <w:rPr>
                              <w:rFonts w:ascii="Arial" w:hAnsi="Arial" w:cs="Arial"/>
                              <w:b/>
                              <w:bCs/>
                              <w:sz w:val="16"/>
                              <w:szCs w:val="16"/>
                            </w:rPr>
                            <w:t xml:space="preserve">: Evaluation of </w:t>
                          </w:r>
                          <w:r>
                            <w:rPr>
                              <w:rFonts w:ascii="Arial" w:hAnsi="Arial" w:cs="Arial"/>
                              <w:b/>
                              <w:bCs/>
                              <w:sz w:val="16"/>
                              <w:szCs w:val="16"/>
                            </w:rPr>
                            <w:t>TB-</w:t>
                          </w:r>
                          <w:r w:rsidRPr="00774128">
                            <w:rPr>
                              <w:rFonts w:ascii="Arial" w:hAnsi="Arial" w:cs="Arial"/>
                              <w:b/>
                              <w:bCs/>
                              <w:sz w:val="16"/>
                              <w:szCs w:val="16"/>
                            </w:rPr>
                            <w:t xml:space="preserve">TASA for differentiating recent versus </w:t>
                          </w:r>
                          <w:r w:rsidR="008F037B">
                            <w:rPr>
                              <w:rFonts w:ascii="Arial" w:hAnsi="Arial" w:cs="Arial"/>
                              <w:b/>
                              <w:bCs/>
                              <w:sz w:val="16"/>
                              <w:szCs w:val="16"/>
                            </w:rPr>
                            <w:t>persistent</w:t>
                          </w:r>
                          <w:r w:rsidRPr="00774128">
                            <w:rPr>
                              <w:rFonts w:ascii="Arial" w:hAnsi="Arial" w:cs="Arial"/>
                              <w:b/>
                              <w:bCs/>
                              <w:sz w:val="16"/>
                              <w:szCs w:val="16"/>
                            </w:rPr>
                            <w:t xml:space="preserve"> </w:t>
                          </w:r>
                          <w:proofErr w:type="spellStart"/>
                          <w:r w:rsidRPr="00774128">
                            <w:rPr>
                              <w:rFonts w:ascii="Arial" w:hAnsi="Arial" w:cs="Arial"/>
                              <w:b/>
                              <w:bCs/>
                              <w:i/>
                              <w:iCs/>
                              <w:sz w:val="16"/>
                              <w:szCs w:val="16"/>
                            </w:rPr>
                            <w:t>Mtb</w:t>
                          </w:r>
                          <w:proofErr w:type="spellEnd"/>
                          <w:r w:rsidRPr="00774128">
                            <w:rPr>
                              <w:rFonts w:ascii="Arial" w:hAnsi="Arial" w:cs="Arial"/>
                              <w:b/>
                              <w:bCs/>
                              <w:sz w:val="16"/>
                              <w:szCs w:val="16"/>
                            </w:rPr>
                            <w:t xml:space="preserve"> infection</w:t>
                          </w:r>
                          <w:r w:rsidRPr="00774128">
                            <w:rPr>
                              <w:rFonts w:ascii="Arial" w:hAnsi="Arial" w:cs="Arial"/>
                              <w:sz w:val="16"/>
                              <w:szCs w:val="16"/>
                            </w:rPr>
                            <w:t xml:space="preserve">. </w:t>
                          </w:r>
                          <w:r>
                            <w:rPr>
                              <w:rFonts w:ascii="Arial" w:hAnsi="Arial" w:cs="Arial"/>
                              <w:sz w:val="16"/>
                              <w:szCs w:val="16"/>
                            </w:rPr>
                            <w:t>TB-</w:t>
                          </w:r>
                          <w:r w:rsidRPr="00774128">
                            <w:rPr>
                              <w:rFonts w:ascii="Arial" w:hAnsi="Arial" w:cs="Arial"/>
                              <w:sz w:val="16"/>
                              <w:szCs w:val="16"/>
                            </w:rPr>
                            <w:t>TASA scores are significantly higher in adolescents (a) or children</w:t>
                          </w:r>
                          <w:r>
                            <w:rPr>
                              <w:rFonts w:ascii="Arial" w:hAnsi="Arial" w:cs="Arial"/>
                              <w:sz w:val="16"/>
                              <w:szCs w:val="16"/>
                            </w:rPr>
                            <w:t xml:space="preserve"> who were household contacts</w:t>
                          </w:r>
                          <w:r w:rsidRPr="00774128">
                            <w:rPr>
                              <w:rFonts w:ascii="Arial" w:hAnsi="Arial" w:cs="Arial"/>
                              <w:sz w:val="16"/>
                              <w:szCs w:val="16"/>
                            </w:rPr>
                            <w:t xml:space="preserve"> (b) with recent QFT conversion (QFT- to QFT+ within 6 months) than in those with persistently positive QFT.</w:t>
                          </w:r>
                          <w:r w:rsidR="00170C91">
                            <w:rPr>
                              <w:rFonts w:ascii="Arial" w:hAnsi="Arial" w:cs="Arial"/>
                              <w:sz w:val="16"/>
                              <w:szCs w:val="16"/>
                            </w:rPr>
                            <w:t xml:space="preserve"> </w:t>
                          </w:r>
                          <w:r>
                            <w:rPr>
                              <w:rFonts w:ascii="Arial" w:hAnsi="Arial" w:cs="Arial"/>
                              <w:sz w:val="16"/>
                              <w:szCs w:val="16"/>
                            </w:rPr>
                            <w:t>Responders are defined by a fishers’ exact test (p &lt; 0.01), and a greater than 3-fold change compared to the negative control (PBS). The dashed line at 10% indicates the threshold for TB-TASA positivity</w:t>
                          </w:r>
                          <w:r w:rsidR="00957470">
                            <w:rPr>
                              <w:rFonts w:ascii="Arial" w:hAnsi="Arial" w:cs="Arial"/>
                              <w:sz w:val="16"/>
                              <w:szCs w:val="16"/>
                            </w:rPr>
                            <w:t>.</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32" type="#_x0000_t75" style="position:absolute;left:762;top:254;width:27528;height:291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">
                  <v:imagedata r:id="rId15" o:title=""/>
                </v:shape>
                <w10:wrap type="square"/>
              </v:group>
            </w:pict>
          </mc:Fallback>
        </mc:AlternateContent>
      </w:r>
      <w:r w:rsidR="00393EBB" w:rsidRPr="008C798B">
        <w:rPr>
          <w:rFonts w:ascii="Arial" w:hAnsi="Arial" w:cs="Arial"/>
          <w:b/>
          <w:bCs/>
          <w:sz w:val="22"/>
          <w:szCs w:val="22"/>
        </w:rPr>
        <w:t xml:space="preserve">A.9.1 </w:t>
      </w:r>
      <w:r w:rsidR="00743027" w:rsidRPr="00C471FA">
        <w:rPr>
          <w:rFonts w:ascii="Arial" w:hAnsi="Arial"/>
          <w:b/>
          <w:sz w:val="22"/>
        </w:rPr>
        <w:t>TB-</w:t>
      </w:r>
      <w:commentRangeStart w:id="63"/>
      <w:r w:rsidR="00743027" w:rsidRPr="00C471FA">
        <w:rPr>
          <w:rFonts w:ascii="Arial" w:hAnsi="Arial"/>
          <w:b/>
          <w:sz w:val="22"/>
        </w:rPr>
        <w:t>T</w:t>
      </w:r>
      <w:r w:rsidR="00743027" w:rsidRPr="00C471FA">
        <w:rPr>
          <w:rFonts w:ascii="Arial" w:hAnsi="Arial"/>
          <w:b/>
          <w:color w:val="000000" w:themeColor="text1"/>
          <w:sz w:val="22"/>
        </w:rPr>
        <w:t xml:space="preserve">ASA is an innovative diagnostic that can differentiate recent </w:t>
      </w:r>
      <w:r w:rsidR="000116FD">
        <w:rPr>
          <w:rFonts w:ascii="Arial" w:hAnsi="Arial"/>
          <w:b/>
          <w:color w:val="000000" w:themeColor="text1"/>
          <w:sz w:val="22"/>
        </w:rPr>
        <w:t>from</w:t>
      </w:r>
      <w:r w:rsidR="00743027" w:rsidRPr="00C471FA">
        <w:rPr>
          <w:rFonts w:ascii="Arial" w:hAnsi="Arial"/>
          <w:b/>
          <w:color w:val="000000" w:themeColor="text1"/>
          <w:sz w:val="22"/>
        </w:rPr>
        <w:t xml:space="preserve"> </w:t>
      </w:r>
      <w:r w:rsidR="008F037B">
        <w:rPr>
          <w:rFonts w:ascii="Arial" w:hAnsi="Arial"/>
          <w:b/>
          <w:color w:val="000000" w:themeColor="text1"/>
          <w:sz w:val="22"/>
        </w:rPr>
        <w:t>persistent</w:t>
      </w:r>
      <w:r w:rsidR="00743027" w:rsidRPr="00C471FA">
        <w:rPr>
          <w:rFonts w:ascii="Arial" w:hAnsi="Arial"/>
          <w:b/>
          <w:color w:val="000000" w:themeColor="text1"/>
          <w:sz w:val="22"/>
        </w:rPr>
        <w:t xml:space="preserve"> </w:t>
      </w:r>
      <w:proofErr w:type="spellStart"/>
      <w:r w:rsidR="00743027" w:rsidRPr="00C471FA">
        <w:rPr>
          <w:rFonts w:ascii="Arial" w:hAnsi="Arial"/>
          <w:b/>
          <w:i/>
          <w:color w:val="000000" w:themeColor="text1"/>
          <w:sz w:val="22"/>
        </w:rPr>
        <w:t>Mtb</w:t>
      </w:r>
      <w:proofErr w:type="spellEnd"/>
      <w:r w:rsidR="00743027" w:rsidRPr="00C471FA">
        <w:rPr>
          <w:rFonts w:ascii="Arial" w:hAnsi="Arial"/>
          <w:b/>
          <w:color w:val="000000" w:themeColor="text1"/>
          <w:sz w:val="22"/>
        </w:rPr>
        <w:t xml:space="preserve"> infection</w:t>
      </w:r>
      <w:commentRangeEnd w:id="63"/>
      <w:r w:rsidR="00743027">
        <w:rPr>
          <w:rStyle w:val="CommentReference"/>
        </w:rPr>
        <w:commentReference w:id="63"/>
      </w:r>
      <w:r w:rsidR="00743027" w:rsidRPr="00C471FA">
        <w:rPr>
          <w:rFonts w:ascii="Arial" w:hAnsi="Arial"/>
          <w:b/>
          <w:color w:val="000000" w:themeColor="text1"/>
          <w:sz w:val="22"/>
        </w:rPr>
        <w:t>.</w:t>
      </w:r>
      <w:r w:rsidR="00743027">
        <w:rPr>
          <w:rFonts w:ascii="Arial" w:hAnsi="Arial" w:cs="Arial"/>
          <w:sz w:val="22"/>
          <w:szCs w:val="22"/>
        </w:rPr>
        <w:t xml:space="preserve"> </w:t>
      </w:r>
      <w:r w:rsidR="00743027" w:rsidRPr="7FF887CD">
        <w:rPr>
          <w:rFonts w:ascii="Arial" w:eastAsia="Arial" w:hAnsi="Arial" w:cs="Arial"/>
          <w:color w:val="000000" w:themeColor="text1"/>
          <w:sz w:val="22"/>
          <w:szCs w:val="22"/>
        </w:rPr>
        <w:t xml:space="preserve"> </w:t>
      </w:r>
      <w:r w:rsidR="00743027">
        <w:rPr>
          <w:rFonts w:ascii="Arial" w:eastAsia="Arial" w:hAnsi="Arial" w:cs="Arial"/>
          <w:color w:val="000000" w:themeColor="text1"/>
          <w:sz w:val="22"/>
          <w:szCs w:val="22"/>
        </w:rPr>
        <w:t>TB-</w:t>
      </w:r>
      <w:r w:rsidR="00743027" w:rsidRPr="7FF887CD">
        <w:rPr>
          <w:rFonts w:ascii="Arial" w:eastAsia="Arial" w:hAnsi="Arial" w:cs="Arial"/>
          <w:color w:val="000000" w:themeColor="text1"/>
          <w:sz w:val="22"/>
          <w:szCs w:val="22"/>
        </w:rPr>
        <w:t xml:space="preserve">TASA is an immune-cell based diagnostic that measures the relative activation of </w:t>
      </w:r>
      <w:proofErr w:type="spellStart"/>
      <w:r w:rsidR="00743027" w:rsidRPr="7FF887CD">
        <w:rPr>
          <w:rFonts w:ascii="Arial" w:eastAsia="Arial" w:hAnsi="Arial" w:cs="Arial"/>
          <w:i/>
          <w:iCs/>
          <w:color w:val="000000" w:themeColor="text1"/>
          <w:sz w:val="22"/>
          <w:szCs w:val="22"/>
        </w:rPr>
        <w:t>Mtb</w:t>
      </w:r>
      <w:proofErr w:type="spellEnd"/>
      <w:r w:rsidR="00743027" w:rsidRPr="7FF887CD">
        <w:rPr>
          <w:rFonts w:ascii="Arial" w:eastAsia="Arial" w:hAnsi="Arial" w:cs="Arial"/>
          <w:color w:val="000000" w:themeColor="text1"/>
          <w:sz w:val="22"/>
          <w:szCs w:val="22"/>
        </w:rPr>
        <w:t>-specific T</w:t>
      </w:r>
      <w:ins w:id="64" w:author="Stephen Kissler" w:date="2025-10-08T08:55:00Z" w16du:dateUtc="2025-10-08T14:55:00Z">
        <w:r w:rsidR="006418FD">
          <w:rPr>
            <w:rFonts w:ascii="Arial" w:eastAsia="Arial" w:hAnsi="Arial" w:cs="Arial"/>
            <w:color w:val="000000" w:themeColor="text1"/>
            <w:sz w:val="22"/>
            <w:szCs w:val="22"/>
          </w:rPr>
          <w:t xml:space="preserve"> </w:t>
        </w:r>
      </w:ins>
      <w:del w:id="65" w:author="Stephen Kissler" w:date="2025-10-08T08:55:00Z" w16du:dateUtc="2025-10-08T14:55:00Z">
        <w:r w:rsidR="00743027" w:rsidRPr="7FF887CD" w:rsidDel="006418FD">
          <w:rPr>
            <w:rFonts w:ascii="Arial" w:eastAsia="Arial" w:hAnsi="Arial" w:cs="Arial"/>
            <w:color w:val="000000" w:themeColor="text1"/>
            <w:sz w:val="22"/>
            <w:szCs w:val="22"/>
          </w:rPr>
          <w:delText>-</w:delText>
        </w:r>
      </w:del>
      <w:r w:rsidR="00743027" w:rsidRPr="7FF887CD">
        <w:rPr>
          <w:rFonts w:ascii="Arial" w:eastAsia="Arial" w:hAnsi="Arial" w:cs="Arial"/>
          <w:color w:val="000000" w:themeColor="text1"/>
          <w:sz w:val="22"/>
          <w:szCs w:val="22"/>
        </w:rPr>
        <w:t xml:space="preserve">cells, a biomarker that </w:t>
      </w:r>
      <w:del w:id="66" w:author="Stephen Kissler" w:date="2025-10-08T08:54:00Z" w16du:dateUtc="2025-10-08T14:54:00Z">
        <w:r w:rsidR="00743027" w:rsidRPr="7FF887CD" w:rsidDel="00553493">
          <w:rPr>
            <w:rFonts w:ascii="Arial" w:eastAsia="Arial" w:hAnsi="Arial" w:cs="Arial"/>
            <w:color w:val="000000" w:themeColor="text1"/>
            <w:sz w:val="22"/>
            <w:szCs w:val="22"/>
          </w:rPr>
          <w:delText>is directly responsive</w:delText>
        </w:r>
      </w:del>
      <w:ins w:id="67" w:author="Stephen Kissler" w:date="2025-10-08T08:54:00Z" w16du:dateUtc="2025-10-08T14:54:00Z">
        <w:r w:rsidR="00553493">
          <w:rPr>
            <w:rFonts w:ascii="Arial" w:eastAsia="Arial" w:hAnsi="Arial" w:cs="Arial"/>
            <w:color w:val="000000" w:themeColor="text1"/>
            <w:sz w:val="22"/>
            <w:szCs w:val="22"/>
          </w:rPr>
          <w:t>directly responds</w:t>
        </w:r>
      </w:ins>
      <w:r w:rsidR="00743027" w:rsidRPr="7FF887CD">
        <w:rPr>
          <w:rFonts w:ascii="Arial" w:eastAsia="Arial" w:hAnsi="Arial" w:cs="Arial"/>
          <w:color w:val="000000" w:themeColor="text1"/>
          <w:sz w:val="22"/>
          <w:szCs w:val="22"/>
        </w:rPr>
        <w:t xml:space="preserve"> to within-host </w:t>
      </w:r>
      <w:proofErr w:type="spellStart"/>
      <w:r w:rsidR="00743027" w:rsidRPr="7FF887CD">
        <w:rPr>
          <w:rFonts w:ascii="Arial" w:eastAsia="Arial" w:hAnsi="Arial" w:cs="Arial"/>
          <w:i/>
          <w:iCs/>
          <w:color w:val="000000" w:themeColor="text1"/>
          <w:sz w:val="22"/>
          <w:szCs w:val="22"/>
        </w:rPr>
        <w:t>Mtb</w:t>
      </w:r>
      <w:proofErr w:type="spellEnd"/>
      <w:r w:rsidR="00743027" w:rsidRPr="7FF887CD">
        <w:rPr>
          <w:rFonts w:ascii="Arial" w:eastAsia="Arial" w:hAnsi="Arial" w:cs="Arial"/>
          <w:color w:val="000000" w:themeColor="text1"/>
          <w:sz w:val="22"/>
          <w:szCs w:val="22"/>
        </w:rPr>
        <w:t xml:space="preserve"> antigen load and bacillary burden. </w:t>
      </w:r>
      <w:proofErr w:type="spellStart"/>
      <w:r w:rsidR="00743027" w:rsidRPr="7FF887CD">
        <w:rPr>
          <w:rFonts w:ascii="Arial" w:eastAsia="Arial" w:hAnsi="Arial" w:cs="Arial"/>
          <w:i/>
          <w:iCs/>
          <w:color w:val="000000" w:themeColor="text1"/>
          <w:sz w:val="22"/>
          <w:szCs w:val="22"/>
        </w:rPr>
        <w:t>Mtb</w:t>
      </w:r>
      <w:proofErr w:type="spellEnd"/>
      <w:r w:rsidR="00743027" w:rsidRPr="7FF887CD">
        <w:rPr>
          <w:rFonts w:ascii="Arial" w:eastAsia="Arial" w:hAnsi="Arial" w:cs="Arial"/>
          <w:color w:val="000000" w:themeColor="text1"/>
          <w:sz w:val="22"/>
          <w:szCs w:val="22"/>
        </w:rPr>
        <w:t xml:space="preserve"> bacillary burden and antigen load are expected to be higher during early </w:t>
      </w:r>
      <w:proofErr w:type="spellStart"/>
      <w:r w:rsidR="00743027" w:rsidRPr="7FF887CD">
        <w:rPr>
          <w:rFonts w:ascii="Arial" w:eastAsia="Arial" w:hAnsi="Arial" w:cs="Arial"/>
          <w:i/>
          <w:iCs/>
          <w:color w:val="000000" w:themeColor="text1"/>
          <w:sz w:val="22"/>
          <w:szCs w:val="22"/>
        </w:rPr>
        <w:t>Mtb</w:t>
      </w:r>
      <w:proofErr w:type="spellEnd"/>
      <w:r w:rsidR="00743027" w:rsidRPr="7FF887CD">
        <w:rPr>
          <w:rFonts w:ascii="Arial" w:eastAsia="Arial" w:hAnsi="Arial" w:cs="Arial"/>
          <w:color w:val="000000" w:themeColor="text1"/>
          <w:sz w:val="22"/>
          <w:szCs w:val="22"/>
        </w:rPr>
        <w:t xml:space="preserve"> infection</w:t>
      </w:r>
      <w:r w:rsidR="00957470">
        <w:rPr>
          <w:rFonts w:ascii="Arial" w:eastAsia="Arial" w:hAnsi="Arial" w:cs="Arial"/>
          <w:color w:val="000000" w:themeColor="text1"/>
          <w:sz w:val="22"/>
          <w:szCs w:val="22"/>
        </w:rPr>
        <w:t xml:space="preserve"> and </w:t>
      </w:r>
      <w:r w:rsidR="00743027" w:rsidRPr="7FF887CD">
        <w:rPr>
          <w:rFonts w:ascii="Arial" w:eastAsia="Arial" w:hAnsi="Arial" w:cs="Arial"/>
          <w:color w:val="000000" w:themeColor="text1"/>
          <w:sz w:val="22"/>
          <w:szCs w:val="22"/>
        </w:rPr>
        <w:t xml:space="preserve">progression to disease, and lower or absent </w:t>
      </w:r>
      <w:r w:rsidR="00957470">
        <w:rPr>
          <w:rFonts w:ascii="Arial" w:eastAsia="Arial" w:hAnsi="Arial" w:cs="Arial"/>
          <w:color w:val="000000" w:themeColor="text1"/>
          <w:sz w:val="22"/>
          <w:szCs w:val="22"/>
        </w:rPr>
        <w:t>after</w:t>
      </w:r>
      <w:r w:rsidR="00743027" w:rsidRPr="7FF887CD">
        <w:rPr>
          <w:rFonts w:ascii="Arial" w:eastAsia="Arial" w:hAnsi="Arial" w:cs="Arial"/>
          <w:color w:val="000000" w:themeColor="text1"/>
          <w:sz w:val="22"/>
          <w:szCs w:val="22"/>
        </w:rPr>
        <w:t xml:space="preserve"> cure via anti-TB therapy </w:t>
      </w:r>
      <w:r w:rsidR="00743027">
        <w:rPr>
          <w:rFonts w:ascii="Arial" w:eastAsia="Arial" w:hAnsi="Arial" w:cs="Arial"/>
          <w:color w:val="000000" w:themeColor="text1"/>
          <w:sz w:val="22"/>
          <w:szCs w:val="22"/>
        </w:rPr>
        <w:t xml:space="preserve">or </w:t>
      </w:r>
      <w:r w:rsidR="00743027" w:rsidRPr="7FF887CD">
        <w:rPr>
          <w:rFonts w:ascii="Arial" w:eastAsia="Arial" w:hAnsi="Arial" w:cs="Arial"/>
          <w:color w:val="000000" w:themeColor="text1"/>
          <w:sz w:val="22"/>
          <w:szCs w:val="22"/>
        </w:rPr>
        <w:t>clearance</w:t>
      </w:r>
      <w:r w:rsidR="00743027">
        <w:rPr>
          <w:rFonts w:ascii="Arial" w:eastAsia="Arial" w:hAnsi="Arial" w:cs="Arial"/>
          <w:color w:val="000000" w:themeColor="text1"/>
          <w:sz w:val="22"/>
          <w:szCs w:val="22"/>
        </w:rPr>
        <w:t xml:space="preserve"> of infection</w:t>
      </w:r>
      <w:r w:rsidR="00743027" w:rsidRPr="7FF887CD">
        <w:rPr>
          <w:rFonts w:ascii="Arial" w:eastAsia="Arial" w:hAnsi="Arial" w:cs="Arial"/>
          <w:color w:val="000000" w:themeColor="text1"/>
          <w:sz w:val="22"/>
          <w:szCs w:val="22"/>
        </w:rPr>
        <w:t xml:space="preserve">. </w:t>
      </w:r>
      <w:r w:rsidR="00743027">
        <w:rPr>
          <w:rFonts w:ascii="Arial" w:eastAsia="Arial" w:hAnsi="Arial" w:cs="Arial"/>
          <w:color w:val="000000" w:themeColor="text1"/>
          <w:sz w:val="22"/>
          <w:szCs w:val="22"/>
        </w:rPr>
        <w:t>TB-TASA</w:t>
      </w:r>
      <w:r w:rsidR="00743027" w:rsidRPr="7FF887CD">
        <w:rPr>
          <w:rFonts w:ascii="Arial" w:eastAsia="Arial" w:hAnsi="Arial" w:cs="Arial"/>
          <w:color w:val="000000" w:themeColor="text1"/>
          <w:sz w:val="22"/>
          <w:szCs w:val="22"/>
          <w:lang w:val="en-GB"/>
        </w:rPr>
        <w:t xml:space="preserve"> identifies </w:t>
      </w:r>
      <w:proofErr w:type="spellStart"/>
      <w:r w:rsidR="00743027" w:rsidRPr="7FF887CD">
        <w:rPr>
          <w:rFonts w:ascii="Arial" w:eastAsia="Arial" w:hAnsi="Arial" w:cs="Arial"/>
          <w:i/>
          <w:iCs/>
          <w:color w:val="000000" w:themeColor="text1"/>
          <w:sz w:val="22"/>
          <w:szCs w:val="22"/>
          <w:lang w:val="en-GB"/>
        </w:rPr>
        <w:t>Mtb</w:t>
      </w:r>
      <w:proofErr w:type="spellEnd"/>
      <w:r w:rsidR="00743027" w:rsidRPr="7FF887CD">
        <w:rPr>
          <w:rFonts w:ascii="Arial" w:eastAsia="Arial" w:hAnsi="Arial" w:cs="Arial"/>
          <w:color w:val="000000" w:themeColor="text1"/>
          <w:sz w:val="22"/>
          <w:szCs w:val="22"/>
          <w:lang w:val="en-GB"/>
        </w:rPr>
        <w:t>-specific T cells by detecting intracellular IFN</w:t>
      </w:r>
      <w:r w:rsidR="00743027" w:rsidRPr="7FF887CD">
        <w:rPr>
          <w:rFonts w:ascii="Symbol" w:eastAsia="Symbol" w:hAnsi="Symbol" w:cs="Symbol"/>
          <w:color w:val="000000" w:themeColor="text1"/>
          <w:sz w:val="22"/>
          <w:szCs w:val="22"/>
        </w:rPr>
        <w:t>g</w:t>
      </w:r>
      <w:r w:rsidR="00743027" w:rsidRPr="7FF887CD">
        <w:rPr>
          <w:rFonts w:ascii="Arial" w:eastAsia="Arial" w:hAnsi="Arial" w:cs="Arial"/>
          <w:color w:val="000000" w:themeColor="text1"/>
          <w:sz w:val="22"/>
          <w:szCs w:val="22"/>
          <w:lang w:val="en-GB"/>
        </w:rPr>
        <w:t xml:space="preserve"> and TNF expression following stimulation with </w:t>
      </w:r>
      <w:proofErr w:type="spellStart"/>
      <w:r w:rsidR="00743027" w:rsidRPr="7FF887CD">
        <w:rPr>
          <w:rFonts w:ascii="Arial" w:eastAsia="Arial" w:hAnsi="Arial" w:cs="Arial"/>
          <w:i/>
          <w:iCs/>
          <w:color w:val="000000" w:themeColor="text1"/>
          <w:sz w:val="22"/>
          <w:szCs w:val="22"/>
          <w:lang w:val="en-GB"/>
        </w:rPr>
        <w:t>Mtb</w:t>
      </w:r>
      <w:proofErr w:type="spellEnd"/>
      <w:r w:rsidR="00743027" w:rsidRPr="7FF887CD">
        <w:rPr>
          <w:rFonts w:ascii="Arial" w:eastAsia="Arial" w:hAnsi="Arial" w:cs="Arial"/>
          <w:color w:val="000000" w:themeColor="text1"/>
          <w:sz w:val="22"/>
          <w:szCs w:val="22"/>
          <w:lang w:val="en-GB"/>
        </w:rPr>
        <w:t>-specific antigens (</w:t>
      </w:r>
      <w:r w:rsidR="00743027" w:rsidRPr="00C471FA">
        <w:rPr>
          <w:rFonts w:ascii="Arial" w:eastAsia="Arial" w:hAnsi="Arial" w:cs="Arial"/>
          <w:i/>
          <w:iCs/>
          <w:color w:val="000000" w:themeColor="text1"/>
          <w:sz w:val="22"/>
          <w:szCs w:val="22"/>
          <w:lang w:val="en-GB"/>
        </w:rPr>
        <w:t>e.g.</w:t>
      </w:r>
      <w:r w:rsidR="00C471FA" w:rsidRPr="00C471FA">
        <w:rPr>
          <w:rFonts w:ascii="Arial" w:eastAsia="Arial" w:hAnsi="Arial" w:cs="Arial"/>
          <w:i/>
          <w:iCs/>
          <w:color w:val="000000" w:themeColor="text1"/>
          <w:sz w:val="22"/>
          <w:szCs w:val="22"/>
          <w:lang w:val="en-GB"/>
        </w:rPr>
        <w:t>,</w:t>
      </w:r>
      <w:r w:rsidR="00743027">
        <w:rPr>
          <w:rFonts w:ascii="Arial" w:eastAsia="Arial" w:hAnsi="Arial" w:cs="Arial"/>
          <w:color w:val="000000" w:themeColor="text1"/>
          <w:sz w:val="22"/>
          <w:szCs w:val="22"/>
          <w:lang w:val="en-GB"/>
        </w:rPr>
        <w:t xml:space="preserve"> </w:t>
      </w:r>
      <w:r w:rsidR="00743027" w:rsidRPr="7FF887CD">
        <w:rPr>
          <w:rFonts w:ascii="Arial" w:eastAsia="Arial" w:hAnsi="Arial" w:cs="Arial"/>
          <w:color w:val="000000" w:themeColor="text1"/>
          <w:sz w:val="22"/>
          <w:szCs w:val="22"/>
          <w:lang w:val="en-GB"/>
        </w:rPr>
        <w:t>ESAT-6</w:t>
      </w:r>
      <w:r w:rsidR="00743027">
        <w:rPr>
          <w:rFonts w:ascii="Arial" w:eastAsia="Arial" w:hAnsi="Arial" w:cs="Arial"/>
          <w:color w:val="000000" w:themeColor="text1"/>
          <w:sz w:val="22"/>
          <w:szCs w:val="22"/>
          <w:lang w:val="en-GB"/>
        </w:rPr>
        <w:t xml:space="preserve"> and</w:t>
      </w:r>
      <w:r w:rsidR="00743027" w:rsidRPr="7FF887CD">
        <w:rPr>
          <w:rFonts w:ascii="Arial" w:eastAsia="Arial" w:hAnsi="Arial" w:cs="Arial"/>
          <w:color w:val="000000" w:themeColor="text1"/>
          <w:sz w:val="22"/>
          <w:szCs w:val="22"/>
          <w:lang w:val="en-GB"/>
        </w:rPr>
        <w:t xml:space="preserve"> CFP-10)</w:t>
      </w:r>
      <w:r w:rsidR="00743027">
        <w:rPr>
          <w:rFonts w:ascii="Arial" w:eastAsia="Arial" w:hAnsi="Arial" w:cs="Arial"/>
          <w:color w:val="000000" w:themeColor="text1"/>
          <w:sz w:val="22"/>
          <w:szCs w:val="22"/>
          <w:lang w:val="en-GB"/>
        </w:rPr>
        <w:t xml:space="preserve"> and determines the level of activation </w:t>
      </w:r>
      <w:r w:rsidR="00AE65BD">
        <w:rPr>
          <w:rFonts w:ascii="Arial" w:eastAsia="Arial" w:hAnsi="Arial" w:cs="Arial"/>
          <w:color w:val="000000" w:themeColor="text1"/>
          <w:sz w:val="22"/>
          <w:szCs w:val="22"/>
          <w:lang w:val="en-GB"/>
        </w:rPr>
        <w:t>in</w:t>
      </w:r>
      <w:r w:rsidR="00743027">
        <w:rPr>
          <w:rFonts w:ascii="Arial" w:eastAsia="Arial" w:hAnsi="Arial" w:cs="Arial"/>
          <w:color w:val="000000" w:themeColor="text1"/>
          <w:sz w:val="22"/>
          <w:szCs w:val="22"/>
          <w:lang w:val="en-GB"/>
        </w:rPr>
        <w:t xml:space="preserve"> the </w:t>
      </w:r>
      <w:proofErr w:type="spellStart"/>
      <w:r w:rsidR="00743027" w:rsidRPr="00592A2B">
        <w:rPr>
          <w:rFonts w:ascii="Arial" w:eastAsia="Arial" w:hAnsi="Arial" w:cs="Arial"/>
          <w:i/>
          <w:iCs/>
          <w:color w:val="000000" w:themeColor="text1"/>
          <w:sz w:val="22"/>
          <w:szCs w:val="22"/>
          <w:lang w:val="en-GB"/>
        </w:rPr>
        <w:t>Mtb</w:t>
      </w:r>
      <w:proofErr w:type="spellEnd"/>
      <w:r w:rsidR="00743027">
        <w:rPr>
          <w:rFonts w:ascii="Arial" w:eastAsia="Arial" w:hAnsi="Arial" w:cs="Arial"/>
          <w:color w:val="000000" w:themeColor="text1"/>
          <w:sz w:val="22"/>
          <w:szCs w:val="22"/>
          <w:lang w:val="en-GB"/>
        </w:rPr>
        <w:t>-specific T cell population</w:t>
      </w:r>
      <w:r w:rsidR="00743027" w:rsidRPr="7FF887CD">
        <w:rPr>
          <w:rFonts w:ascii="Arial" w:eastAsia="Arial" w:hAnsi="Arial" w:cs="Arial"/>
          <w:color w:val="000000" w:themeColor="text1"/>
          <w:sz w:val="22"/>
          <w:szCs w:val="22"/>
          <w:lang w:val="en-GB"/>
        </w:rPr>
        <w:t>.</w:t>
      </w:r>
      <w:r w:rsidR="00743027">
        <w:rPr>
          <w:rFonts w:ascii="Arial" w:eastAsia="Arial" w:hAnsi="Arial" w:cs="Arial"/>
          <w:color w:val="000000" w:themeColor="text1"/>
          <w:sz w:val="22"/>
          <w:szCs w:val="22"/>
          <w:lang w:val="en-GB"/>
        </w:rPr>
        <w:t xml:space="preserve"> </w:t>
      </w:r>
      <w:r w:rsidR="00743027">
        <w:rPr>
          <w:rFonts w:ascii="Arial" w:eastAsia="Arial" w:hAnsi="Arial" w:cs="Arial"/>
          <w:color w:val="000000" w:themeColor="text1"/>
          <w:sz w:val="22"/>
          <w:szCs w:val="22"/>
          <w:lang w:val="en-GB"/>
        </w:rPr>
        <w:fldChar w:fldCharType="begin"/>
      </w:r>
      <w:r w:rsidR="00900AE7">
        <w:rPr>
          <w:rFonts w:ascii="Arial" w:eastAsia="Arial" w:hAnsi="Arial" w:cs="Arial"/>
          <w:color w:val="000000" w:themeColor="text1"/>
          <w:sz w:val="22"/>
          <w:szCs w:val="22"/>
          <w:lang w:val="en-GB"/>
        </w:rPr>
        <w:instrText xml:space="preserve"> ADDIN ZOTERO_ITEM CSL_CITATION {"citationID":"X4NV0oGb","properties":{"formattedCitation":"\\super 20\\uc0\\u8211{}22\\nosupersub{}","plainCitation":"20–22","noteIndex":0},"citationItems":[{"id":1950,"uris":["http://zotero.org/users/6528344/items/8B34AXZI"],"itemData":{"id":1950,"type":"article-journal","abstract":"Rationale: Current diagnostic tests fail to identify individuals at higher risk of progression to tuberculosis disease, such as those with recent Mycobacterium tuberculosis infection, who should be prioritized for targeted preventive treatment. Objectives: To define a blood-based biomarker, measured with a simple flow cytometry assay, that can stratify different stages of tuberculosis infection to infer risk of disease. Methods: South African adolescents were serially tested with QuantiFERON-TB Gold to define recent (QuantiFERON-TB conversion &lt;6 mo) and persistent (QuantiFERON-TB+ for &gt;1 yr) infection. We defined the ΔHLA-DR median fluorescence intensity biomarker as the difference in HLA-DR expression between IFN-γ+ TNF+Mycobacterium tuberculosis-specific T cells and total CD3+ T cells. Biomarker performance was assessed by blinded prediction in untouched test cohorts with recent versus persistent infection or tuberculosis disease and by unblinded analysis of asymptomatic adolescents with tuberculosis infection who remained healthy (nonprogressors) or who progressed to microbiologically confirmed disease (progressors). Measurements and Main Results: In the test cohorts, frequencies of Mycobacterium tuberculosis-specific T cells differentiated between QuantiFERON-TB- (n = 25) and QuantiFERON-TB+ (n = 47) individuals (area under the receiver operating characteristic curve, 0.94; 95% confidence interval, 0.87-1.00). ΔHLA-DR significantly discriminated between recent (n = 20) and persistent (n = 22) QuantiFERON-TB+ (0.91; 0.83-1.00); persistent QuantiFERON-TB+ and newly diagnosed tuberculosis (n = 19; 0.99; 0.96-1.00); and tuberculosis progressors (n = 22) and nonprogressors (n = 34; 0.75; 0.63-0.87). However, ΔHLA-DR median fluorescent intensity could not discriminate between recent QuantiFERON-TB+ and tuberculosis (0.67; 0.50-0.84). Conclusions: The ΔHLA-DR biomarker can identify individuals with recent QuantiFERON-TB conversion and those with disease progression, allowing targeted provision of preventive treatment to those at highest risk of tuberculosis. Further validation studies of this novel immune biomarker in various settings and populations at risk are warranted.","container-title":"American Journal of Respiratory and Critical Care Medicine","DOI":"10.1164/rccm.202007-2686OC","ISSN":"1535-4970","issue":"12","journalAbbreviation":"Am J Respir Crit Care Med","language":"eng","note":"PMID: 33406011\nPMCID: PMC8483229","page":"1556-1565","source":"PubMed","title":"Antigen-Specific T-Cell Activation Distinguishes between Recent and Remote Tuberculosis Infection","volume":"203","author":[{"family":"Mpande","given":"Cheleka A. M."},{"family":"Musvosvi","given":"Munyaradzi"},{"family":"Rozot","given":"Virginie"},{"family":"Mosito","given":"Boitumelo"},{"family":"Reid","given":"Timothy D."},{"family":"Schreuder","given":"Constance"},{"family":"Lloyd","given":"Tessa"},{"family":"Bilek","given":"Nicole"},{"family":"Huang","given":"Huang"},{"family":"Obermoser","given":"Gerlinde"},{"family":"Davis","given":"Mark M."},{"family":"Ruhwald","given":"Morten"},{"family":"Hatherill","given":"Mark"},{"family":"Scriba","given":"Thomas J."},{"family":"Nemes","given":"Elisa"},{"literal":"ACS Study Team"}],"issued":{"date-parts":[["2021",6,15]]}}},{"id":1962,"uris":["http://zotero.org/users/6528344/items/KBZFLJ5X"],"itemData":{"id":1962,"type":"article-journal","container-title":"The European Respiratory Journal","DOI":"10.1183/13993003.00153-2018","ISSN":"1399-3003","issue":"3","journalAbbreviation":"Eur Respir J","language":"eng","note":"PMID: 29567725","page":"1800153","source":"PubMed","title":"T-cell biomarkers for diagnosis of tuberculosis: candidate evaluation by a simple whole blood assay for clinical translation","title-short":"T-cell biomarkers for diagnosis of tuberculosis","volume":"51","author":[{"family":"Musvosvi","given":"Munyaradzi"},{"family":"Duffy","given":"Darragh"},{"family":"Filander","given":"Elizabeth"},{"family":"Africa","given":"Hadn"},{"family":"Mabwe","given":"Simbarashe"},{"family":"Jaxa","given":"Lungisa"},{"family":"Bilek","given":"Nicole"},{"family":"Llibre","given":"Alba"},{"family":"Rouilly","given":"Vincent"},{"family":"Hatherill","given":"Mark"},{"family":"Albert","given":"Matthew"},{"family":"Scriba","given":"Thomas J."},{"family":"Nemes","given":"Elisa"}],"issued":{"date-parts":[["2018",3]]}}},{"id":1965,"uris":["http://zotero.org/users/6528344/items/BVW73RUA"],"itemData":{"id":1965,"type":"article-journal","abstract":"Antigen-specific, MHC-restricted αβ T cells are necessary for protective immunity against Mycobacterium tuberculosis, but the ability to broadly study these responses has been limited. In the present study, we used single-cell and bulk T cell receptor (TCR) sequencing and the GLIPH2 algorithm to analyze M. tuberculosis-specific sequences in two longitudinal cohorts, comprising 166 individuals with M. tuberculosis infection who progressed to either tuberculosis (n = 48) or controlled infection (n = 118). We found 24 T cell groups with similar TCR-β sequences, predicted by GLIPH2 to have common TCR specificities, which were associated with control of infection (n = 17), and others that were associated with progression to disease (n = 7). Using a genome-wide M. tuberculosis antigen screen, we identified peptides targeted by T cell similarity groups enriched either in controllers or in progressors. We propose that antigens recognized by T cell similarity groups associated with control of infection can be considered as high-priority targets for future vaccine development.","container-title":"Nature Medicine","DOI":"10.1038/s41591-022-02110-9","ISSN":"1546-170X","issue":"1","journalAbbreviation":"Nat Med","language":"en","license":"2023 The Author(s)","note":"publisher: Nature Publishing Group","page":"258-269","source":"www.nature.com","title":"T cell receptor repertoires associated with control and disease progression following Mycobacterium tuberculosis infection","volume":"29","author":[{"family":"Musvosvi","given":"Munyaradzi"},{"family":"Huang","given":"Huang"},{"family":"Wang","given":"Chunlin"},{"family":"Xia","given":"Qiong"},{"family":"Rozot","given":"Virginie"},{"family":"Krishnan","given":"Akshaya"},{"family":"Acs","given":"Peter"},{"family":"Cheruku","given":"Abhilasha"},{"family":"Obermoser","given":"Gerlinde"},{"family":"Leslie","given":"Alasdair"},{"family":"Behar","given":"Samuel M."},{"family":"Hanekom","given":"Willem A."},{"family":"Bilek","given":"Nicole"},{"family":"Fisher","given":"Michelle"},{"family":"Kaufmann","given":"Stefan H. E."},{"family":"Walzl","given":"Gerhard"},{"family":"Hatherill","given":"Mark"},{"family":"Davis","given":"Mark M."},{"family":"Scriba","given":"Thomas J."}],"issued":{"date-parts":[["2023",1]]}}}],"schema":"https://github.com/citation-style-language/schema/raw/master/csl-citation.json"} </w:instrText>
      </w:r>
      <w:r w:rsidR="00743027">
        <w:rPr>
          <w:rFonts w:ascii="Arial" w:eastAsia="Arial" w:hAnsi="Arial" w:cs="Arial"/>
          <w:color w:val="000000" w:themeColor="text1"/>
          <w:sz w:val="22"/>
          <w:szCs w:val="22"/>
          <w:lang w:val="en-GB"/>
        </w:rPr>
        <w:fldChar w:fldCharType="separate"/>
      </w:r>
      <w:r w:rsidR="00900AE7" w:rsidRPr="00900AE7">
        <w:rPr>
          <w:rFonts w:ascii="Arial" w:eastAsiaTheme="minorHAnsi" w:hAnsi="Arial" w:cs="Arial"/>
          <w:color w:val="000000"/>
          <w:kern w:val="0"/>
          <w:sz w:val="22"/>
          <w:vertAlign w:val="superscript"/>
        </w:rPr>
        <w:t>20–22</w:t>
      </w:r>
      <w:r w:rsidR="00743027">
        <w:rPr>
          <w:rFonts w:ascii="Arial" w:eastAsia="Arial" w:hAnsi="Arial" w:cs="Arial"/>
          <w:color w:val="000000" w:themeColor="text1"/>
          <w:sz w:val="22"/>
          <w:szCs w:val="22"/>
          <w:lang w:val="en-GB"/>
        </w:rPr>
        <w:fldChar w:fldCharType="end"/>
      </w:r>
      <w:r w:rsidR="00743027" w:rsidRPr="7FF887CD">
        <w:rPr>
          <w:rFonts w:ascii="Arial" w:eastAsia="Arial" w:hAnsi="Arial" w:cs="Arial"/>
          <w:color w:val="000000" w:themeColor="text1"/>
          <w:sz w:val="22"/>
          <w:szCs w:val="22"/>
          <w:lang w:val="en-GB"/>
        </w:rPr>
        <w:t xml:space="preserve"> The readout of </w:t>
      </w:r>
      <w:r w:rsidR="00743027">
        <w:rPr>
          <w:rFonts w:ascii="Arial" w:eastAsia="Arial" w:hAnsi="Arial" w:cs="Arial"/>
          <w:color w:val="000000" w:themeColor="text1"/>
          <w:sz w:val="22"/>
          <w:szCs w:val="22"/>
          <w:lang w:val="en-GB"/>
        </w:rPr>
        <w:t>TB-</w:t>
      </w:r>
      <w:r w:rsidR="00743027" w:rsidRPr="7FF887CD">
        <w:rPr>
          <w:rFonts w:ascii="Arial" w:eastAsia="Arial" w:hAnsi="Arial" w:cs="Arial"/>
          <w:color w:val="000000" w:themeColor="text1"/>
          <w:sz w:val="22"/>
          <w:szCs w:val="22"/>
          <w:lang w:val="en-GB"/>
        </w:rPr>
        <w:t xml:space="preserve">TASA is the proportion of HLA-DR+ </w:t>
      </w:r>
      <w:proofErr w:type="spellStart"/>
      <w:r w:rsidR="00743027" w:rsidRPr="7FF887CD">
        <w:rPr>
          <w:rFonts w:ascii="Arial" w:eastAsia="Arial" w:hAnsi="Arial" w:cs="Arial"/>
          <w:i/>
          <w:iCs/>
          <w:color w:val="000000" w:themeColor="text1"/>
          <w:sz w:val="22"/>
          <w:szCs w:val="22"/>
          <w:lang w:val="en-GB"/>
        </w:rPr>
        <w:t>Mtb</w:t>
      </w:r>
      <w:proofErr w:type="spellEnd"/>
      <w:r w:rsidR="00743027" w:rsidRPr="7FF887CD">
        <w:rPr>
          <w:rFonts w:ascii="Arial" w:eastAsia="Arial" w:hAnsi="Arial" w:cs="Arial"/>
          <w:color w:val="000000" w:themeColor="text1"/>
          <w:sz w:val="22"/>
          <w:szCs w:val="22"/>
          <w:lang w:val="en-GB"/>
        </w:rPr>
        <w:t xml:space="preserve">-specific T cells measured by flow cytometry. </w:t>
      </w:r>
      <w:r w:rsidR="00393EBB">
        <w:rPr>
          <w:rFonts w:ascii="Arial" w:eastAsia="Arial" w:hAnsi="Arial" w:cs="Arial"/>
          <w:color w:val="000000" w:themeColor="text1"/>
          <w:sz w:val="22"/>
          <w:szCs w:val="22"/>
          <w:lang w:val="en-GB"/>
        </w:rPr>
        <w:t>Published</w:t>
      </w:r>
      <w:r w:rsidR="007C2DD3">
        <w:rPr>
          <w:rFonts w:ascii="Arial" w:eastAsia="Arial" w:hAnsi="Arial" w:cs="Arial"/>
          <w:color w:val="000000" w:themeColor="text1"/>
          <w:sz w:val="22"/>
          <w:szCs w:val="22"/>
          <w:lang w:val="en-GB"/>
        </w:rPr>
        <w:t xml:space="preserve"> </w:t>
      </w:r>
      <w:r w:rsidR="007C2DD3">
        <w:rPr>
          <w:rFonts w:ascii="Arial" w:eastAsia="Arial" w:hAnsi="Arial" w:cs="Arial"/>
          <w:color w:val="000000" w:themeColor="text1"/>
          <w:sz w:val="22"/>
          <w:szCs w:val="22"/>
          <w:lang w:val="en-GB"/>
        </w:rPr>
        <w:fldChar w:fldCharType="begin"/>
      </w:r>
      <w:r w:rsidR="00900AE7">
        <w:rPr>
          <w:rFonts w:ascii="Arial" w:eastAsia="Arial" w:hAnsi="Arial" w:cs="Arial"/>
          <w:color w:val="000000" w:themeColor="text1"/>
          <w:sz w:val="22"/>
          <w:szCs w:val="22"/>
          <w:lang w:val="en-GB"/>
        </w:rPr>
        <w:instrText xml:space="preserve"> ADDIN ZOTERO_ITEM CSL_CITATION {"citationID":"3UsrYJ9A","properties":{"formattedCitation":"\\super 23\\nosupersub{}","plainCitation":"23","noteIndex":0},"citationItems":[{"id":2063,"uris":["http://zotero.org/users/6528344/items/K7KNQM49"],"itemData":{"id":2063,"type":"webpage","title":"Optimization and Application of a T cell Antigen-Specific ... | VeriXiv","URL":"https://verixiv.org/articles/2-95/v1","accessed":{"date-parts":[["2025",10,2]]}}}],"schema":"https://github.com/citation-style-language/schema/raw/master/csl-citation.json"} </w:instrText>
      </w:r>
      <w:r w:rsidR="007C2DD3">
        <w:rPr>
          <w:rFonts w:ascii="Arial" w:eastAsia="Arial" w:hAnsi="Arial" w:cs="Arial"/>
          <w:color w:val="000000" w:themeColor="text1"/>
          <w:sz w:val="22"/>
          <w:szCs w:val="22"/>
          <w:lang w:val="en-GB"/>
        </w:rPr>
        <w:fldChar w:fldCharType="separate"/>
      </w:r>
      <w:r w:rsidR="00900AE7" w:rsidRPr="00900AE7">
        <w:rPr>
          <w:rFonts w:ascii="Arial" w:eastAsiaTheme="minorHAnsi" w:hAnsi="Arial" w:cs="Arial"/>
          <w:color w:val="000000"/>
          <w:kern w:val="0"/>
          <w:sz w:val="22"/>
          <w:vertAlign w:val="superscript"/>
        </w:rPr>
        <w:t>23</w:t>
      </w:r>
      <w:r w:rsidR="007C2DD3">
        <w:rPr>
          <w:rFonts w:ascii="Arial" w:eastAsia="Arial" w:hAnsi="Arial" w:cs="Arial"/>
          <w:color w:val="000000" w:themeColor="text1"/>
          <w:sz w:val="22"/>
          <w:szCs w:val="22"/>
          <w:lang w:val="en-GB"/>
        </w:rPr>
        <w:fldChar w:fldCharType="end"/>
      </w:r>
      <w:r w:rsidR="00393EBB">
        <w:rPr>
          <w:rFonts w:ascii="Arial" w:eastAsia="Arial" w:hAnsi="Arial" w:cs="Arial"/>
          <w:color w:val="000000" w:themeColor="text1"/>
          <w:sz w:val="22"/>
          <w:szCs w:val="22"/>
          <w:lang w:val="en-GB"/>
        </w:rPr>
        <w:t xml:space="preserve"> and more recent unpublished data </w:t>
      </w:r>
      <w:r w:rsidR="00393EBB" w:rsidRPr="00C471FA">
        <w:rPr>
          <w:rFonts w:ascii="Arial" w:eastAsia="Arial" w:hAnsi="Arial" w:cs="Arial"/>
          <w:b/>
          <w:bCs/>
          <w:color w:val="000000" w:themeColor="text1"/>
          <w:sz w:val="22"/>
          <w:szCs w:val="22"/>
          <w:lang w:val="en-GB"/>
        </w:rPr>
        <w:t>(</w:t>
      </w:r>
      <w:commentRangeStart w:id="68"/>
      <w:r w:rsidR="00743027" w:rsidRPr="7FF887CD">
        <w:rPr>
          <w:rFonts w:ascii="Arial" w:eastAsia="Arial" w:hAnsi="Arial" w:cs="Arial"/>
          <w:b/>
          <w:bCs/>
          <w:color w:val="000000" w:themeColor="text1"/>
          <w:sz w:val="22"/>
          <w:szCs w:val="22"/>
          <w:lang w:val="en-GB"/>
        </w:rPr>
        <w:t xml:space="preserve">Figure </w:t>
      </w:r>
      <w:r w:rsidR="00393EBB">
        <w:rPr>
          <w:rFonts w:ascii="Arial" w:eastAsia="Arial" w:hAnsi="Arial" w:cs="Arial"/>
          <w:b/>
          <w:bCs/>
          <w:color w:val="000000" w:themeColor="text1"/>
          <w:sz w:val="22"/>
          <w:szCs w:val="22"/>
          <w:lang w:val="en-GB"/>
        </w:rPr>
        <w:t>2</w:t>
      </w:r>
      <w:r w:rsidR="00393EBB" w:rsidRPr="00393EBB">
        <w:rPr>
          <w:rFonts w:ascii="Arial" w:eastAsia="Arial" w:hAnsi="Arial" w:cs="Arial"/>
          <w:b/>
          <w:bCs/>
          <w:color w:val="000000" w:themeColor="text1"/>
          <w:sz w:val="22"/>
          <w:szCs w:val="22"/>
          <w:lang w:val="en-GB"/>
        </w:rPr>
        <w:t>)</w:t>
      </w:r>
      <w:r w:rsidR="00743027" w:rsidRPr="7FF887CD">
        <w:rPr>
          <w:rFonts w:ascii="Arial" w:eastAsia="Arial" w:hAnsi="Arial" w:cs="Arial"/>
          <w:b/>
          <w:bCs/>
          <w:color w:val="000000" w:themeColor="text1"/>
          <w:sz w:val="22"/>
          <w:szCs w:val="22"/>
          <w:lang w:val="en-GB"/>
        </w:rPr>
        <w:t xml:space="preserve"> </w:t>
      </w:r>
      <w:commentRangeEnd w:id="68"/>
      <w:r w:rsidR="00743027">
        <w:rPr>
          <w:rStyle w:val="CommentReference"/>
        </w:rPr>
        <w:commentReference w:id="68"/>
      </w:r>
      <w:r w:rsidR="00743027" w:rsidRPr="7FF887CD">
        <w:rPr>
          <w:rFonts w:ascii="Arial" w:eastAsia="Arial" w:hAnsi="Arial" w:cs="Arial"/>
          <w:color w:val="000000" w:themeColor="text1"/>
          <w:sz w:val="22"/>
          <w:szCs w:val="22"/>
          <w:lang w:val="en-GB"/>
        </w:rPr>
        <w:t xml:space="preserve">shows </w:t>
      </w:r>
      <w:r w:rsidR="00743027">
        <w:rPr>
          <w:rFonts w:ascii="Arial" w:eastAsia="Arial" w:hAnsi="Arial" w:cs="Arial"/>
          <w:color w:val="000000" w:themeColor="text1"/>
          <w:sz w:val="22"/>
          <w:szCs w:val="22"/>
          <w:lang w:val="en-GB"/>
        </w:rPr>
        <w:t>discrimination between</w:t>
      </w:r>
      <w:r w:rsidR="00743027" w:rsidRPr="7FF887CD">
        <w:rPr>
          <w:rFonts w:ascii="Arial" w:eastAsia="Arial" w:hAnsi="Arial" w:cs="Arial"/>
          <w:color w:val="000000" w:themeColor="text1"/>
          <w:sz w:val="22"/>
          <w:szCs w:val="22"/>
          <w:lang w:val="en-GB"/>
        </w:rPr>
        <w:t xml:space="preserve"> </w:t>
      </w:r>
      <w:r w:rsidR="00743027">
        <w:rPr>
          <w:rFonts w:ascii="Arial" w:eastAsia="Arial" w:hAnsi="Arial" w:cs="Arial"/>
          <w:color w:val="000000" w:themeColor="text1"/>
          <w:sz w:val="22"/>
          <w:szCs w:val="22"/>
          <w:lang w:val="en-GB"/>
        </w:rPr>
        <w:t>persistent</w:t>
      </w:r>
      <w:r w:rsidR="00743027" w:rsidRPr="7FF887CD">
        <w:rPr>
          <w:rFonts w:ascii="Arial" w:eastAsia="Arial" w:hAnsi="Arial" w:cs="Arial"/>
          <w:color w:val="000000" w:themeColor="text1"/>
          <w:sz w:val="22"/>
          <w:szCs w:val="22"/>
          <w:lang w:val="en-GB"/>
        </w:rPr>
        <w:t xml:space="preserve"> </w:t>
      </w:r>
      <w:r w:rsidR="00743027">
        <w:rPr>
          <w:rFonts w:ascii="Arial" w:eastAsia="Arial" w:hAnsi="Arial" w:cs="Arial"/>
          <w:color w:val="000000" w:themeColor="text1"/>
          <w:sz w:val="22"/>
          <w:szCs w:val="22"/>
          <w:lang w:val="en-GB"/>
        </w:rPr>
        <w:t xml:space="preserve">and recent </w:t>
      </w:r>
      <w:proofErr w:type="spellStart"/>
      <w:r w:rsidR="00743027">
        <w:rPr>
          <w:rFonts w:ascii="Arial" w:eastAsia="Arial" w:hAnsi="Arial" w:cs="Arial"/>
          <w:i/>
          <w:iCs/>
          <w:color w:val="000000" w:themeColor="text1"/>
          <w:sz w:val="22"/>
          <w:szCs w:val="22"/>
          <w:lang w:val="en-GB"/>
        </w:rPr>
        <w:t>Mtb</w:t>
      </w:r>
      <w:proofErr w:type="spellEnd"/>
      <w:r w:rsidR="00743027">
        <w:rPr>
          <w:rFonts w:ascii="Arial" w:eastAsia="Arial" w:hAnsi="Arial" w:cs="Arial"/>
          <w:i/>
          <w:iCs/>
          <w:color w:val="000000" w:themeColor="text1"/>
          <w:sz w:val="22"/>
          <w:szCs w:val="22"/>
          <w:lang w:val="en-GB"/>
        </w:rPr>
        <w:t xml:space="preserve"> </w:t>
      </w:r>
      <w:r w:rsidR="00743027">
        <w:rPr>
          <w:rFonts w:ascii="Arial" w:eastAsia="Arial" w:hAnsi="Arial" w:cs="Arial"/>
          <w:color w:val="000000" w:themeColor="text1"/>
          <w:sz w:val="22"/>
          <w:szCs w:val="22"/>
          <w:lang w:val="en-GB"/>
        </w:rPr>
        <w:t>infection among adolescents and children in a household contact study</w:t>
      </w:r>
      <w:r w:rsidR="00743027" w:rsidRPr="7FF887CD">
        <w:rPr>
          <w:rFonts w:ascii="Arial" w:eastAsia="Arial" w:hAnsi="Arial" w:cs="Arial"/>
          <w:color w:val="000000" w:themeColor="text1"/>
          <w:sz w:val="22"/>
          <w:szCs w:val="22"/>
          <w:lang w:val="en-GB"/>
        </w:rPr>
        <w:t>, measured using the</w:t>
      </w:r>
      <w:r w:rsidR="00743027">
        <w:rPr>
          <w:rFonts w:ascii="Arial" w:eastAsia="Arial" w:hAnsi="Arial" w:cs="Arial"/>
          <w:color w:val="000000" w:themeColor="text1"/>
          <w:sz w:val="22"/>
          <w:szCs w:val="22"/>
          <w:lang w:val="en-GB"/>
        </w:rPr>
        <w:t xml:space="preserve"> </w:t>
      </w:r>
      <w:r w:rsidR="00743027" w:rsidRPr="7FF887CD">
        <w:rPr>
          <w:rFonts w:ascii="Arial" w:eastAsia="Arial" w:hAnsi="Arial" w:cs="Arial"/>
          <w:color w:val="000000" w:themeColor="text1"/>
          <w:sz w:val="22"/>
          <w:szCs w:val="22"/>
          <w:lang w:val="en-GB"/>
        </w:rPr>
        <w:t>QuantiFERON (QFT)</w:t>
      </w:r>
      <w:r w:rsidR="00743027">
        <w:rPr>
          <w:rFonts w:ascii="Arial" w:eastAsia="Arial" w:hAnsi="Arial" w:cs="Arial"/>
          <w:color w:val="000000" w:themeColor="text1"/>
          <w:sz w:val="22"/>
          <w:szCs w:val="22"/>
          <w:lang w:val="en-GB"/>
        </w:rPr>
        <w:t xml:space="preserve"> assay, a type of IGRA</w:t>
      </w:r>
      <w:r w:rsidR="00743027" w:rsidRPr="7FF887CD">
        <w:rPr>
          <w:rFonts w:ascii="Arial" w:eastAsia="Arial" w:hAnsi="Arial" w:cs="Arial"/>
          <w:color w:val="000000" w:themeColor="text1"/>
          <w:sz w:val="22"/>
          <w:szCs w:val="22"/>
          <w:lang w:val="en-GB"/>
        </w:rPr>
        <w:t>.</w:t>
      </w:r>
      <w:r w:rsidR="00743027" w:rsidRPr="7FF887CD">
        <w:rPr>
          <w:rFonts w:ascii="Arial" w:eastAsia="Arial" w:hAnsi="Arial" w:cs="Arial"/>
          <w:color w:val="000000" w:themeColor="text1"/>
          <w:sz w:val="22"/>
          <w:szCs w:val="22"/>
          <w:vertAlign w:val="superscript"/>
          <w:lang w:val="en-GB"/>
        </w:rPr>
        <w:t>9</w:t>
      </w:r>
      <w:r w:rsidR="00743027" w:rsidRPr="7FF887CD">
        <w:rPr>
          <w:rFonts w:ascii="Arial" w:eastAsia="Arial" w:hAnsi="Arial" w:cs="Arial"/>
          <w:color w:val="000000" w:themeColor="text1"/>
          <w:sz w:val="22"/>
          <w:szCs w:val="22"/>
          <w:lang w:val="en-GB"/>
        </w:rPr>
        <w:t xml:space="preserve"> </w:t>
      </w:r>
      <w:r w:rsidR="007C2DD3">
        <w:rPr>
          <w:rFonts w:ascii="Arial" w:eastAsia="Arial" w:hAnsi="Arial" w:cs="Arial"/>
          <w:color w:val="000000" w:themeColor="text1"/>
          <w:sz w:val="22"/>
          <w:szCs w:val="22"/>
          <w:lang w:val="en-GB"/>
        </w:rPr>
        <w:t>A</w:t>
      </w:r>
      <w:r w:rsidR="00743027" w:rsidRPr="7FF887CD">
        <w:rPr>
          <w:rFonts w:ascii="Arial" w:eastAsia="Arial" w:hAnsi="Arial" w:cs="Arial"/>
          <w:color w:val="000000" w:themeColor="text1"/>
          <w:sz w:val="22"/>
          <w:szCs w:val="22"/>
          <w:lang w:val="en-GB"/>
        </w:rPr>
        <w:t>dolescents</w:t>
      </w:r>
      <w:r w:rsidR="00743027">
        <w:rPr>
          <w:rFonts w:ascii="Arial" w:eastAsia="Arial" w:hAnsi="Arial" w:cs="Arial"/>
          <w:color w:val="000000" w:themeColor="text1"/>
          <w:sz w:val="22"/>
          <w:szCs w:val="22"/>
          <w:lang w:val="en-GB"/>
        </w:rPr>
        <w:t xml:space="preserve"> and children</w:t>
      </w:r>
      <w:r w:rsidR="00743027" w:rsidRPr="7FF887CD">
        <w:rPr>
          <w:rFonts w:ascii="Arial" w:eastAsia="Arial" w:hAnsi="Arial" w:cs="Arial"/>
          <w:color w:val="000000" w:themeColor="text1"/>
          <w:sz w:val="22"/>
          <w:szCs w:val="22"/>
          <w:lang w:val="en-GB"/>
        </w:rPr>
        <w:t xml:space="preserve"> who converted from QFT- to QFT+ within </w:t>
      </w:r>
      <w:r w:rsidR="000D42DB">
        <w:rPr>
          <w:rFonts w:ascii="Arial" w:eastAsia="Arial" w:hAnsi="Arial" w:cs="Arial"/>
          <w:color w:val="000000" w:themeColor="text1"/>
          <w:sz w:val="22"/>
          <w:szCs w:val="22"/>
          <w:lang w:val="en-GB"/>
        </w:rPr>
        <w:t xml:space="preserve">the past </w:t>
      </w:r>
      <w:r w:rsidR="00743027" w:rsidRPr="7FF887CD">
        <w:rPr>
          <w:rFonts w:ascii="Arial" w:eastAsia="Arial" w:hAnsi="Arial" w:cs="Arial"/>
          <w:color w:val="000000" w:themeColor="text1"/>
          <w:sz w:val="22"/>
          <w:szCs w:val="22"/>
          <w:lang w:val="en-GB"/>
        </w:rPr>
        <w:t>6 months</w:t>
      </w:r>
      <w:r w:rsidR="000D42DB">
        <w:rPr>
          <w:rFonts w:ascii="Arial" w:eastAsia="Arial" w:hAnsi="Arial" w:cs="Arial"/>
          <w:color w:val="000000" w:themeColor="text1"/>
          <w:sz w:val="22"/>
          <w:szCs w:val="22"/>
          <w:lang w:val="en-GB"/>
        </w:rPr>
        <w:t xml:space="preserve"> (</w:t>
      </w:r>
      <w:r w:rsidR="00743027" w:rsidRPr="58F1B44F">
        <w:rPr>
          <w:rFonts w:ascii="Arial" w:eastAsia="Arial" w:hAnsi="Arial" w:cs="Arial"/>
          <w:color w:val="000000" w:themeColor="text1"/>
          <w:sz w:val="22"/>
          <w:szCs w:val="22"/>
          <w:lang w:val="en-GB"/>
        </w:rPr>
        <w:t xml:space="preserve">reflecting recent </w:t>
      </w:r>
      <w:proofErr w:type="spellStart"/>
      <w:r w:rsidR="00743027" w:rsidRPr="58F1B44F">
        <w:rPr>
          <w:rFonts w:ascii="Arial" w:eastAsia="Arial" w:hAnsi="Arial" w:cs="Arial"/>
          <w:i/>
          <w:iCs/>
          <w:color w:val="000000" w:themeColor="text1"/>
          <w:sz w:val="22"/>
          <w:szCs w:val="22"/>
          <w:lang w:val="en-GB"/>
        </w:rPr>
        <w:t>Mtb</w:t>
      </w:r>
      <w:proofErr w:type="spellEnd"/>
      <w:r w:rsidR="00743027" w:rsidRPr="58F1B44F">
        <w:rPr>
          <w:rFonts w:ascii="Arial" w:eastAsia="Arial" w:hAnsi="Arial" w:cs="Arial"/>
          <w:i/>
          <w:iCs/>
          <w:color w:val="000000" w:themeColor="text1"/>
          <w:sz w:val="22"/>
          <w:szCs w:val="22"/>
          <w:lang w:val="en-GB"/>
        </w:rPr>
        <w:t xml:space="preserve"> </w:t>
      </w:r>
      <w:r w:rsidR="00743027" w:rsidRPr="25761EDD">
        <w:rPr>
          <w:rFonts w:ascii="Arial" w:eastAsia="Arial" w:hAnsi="Arial" w:cs="Arial"/>
          <w:color w:val="000000" w:themeColor="text1"/>
          <w:sz w:val="22"/>
          <w:szCs w:val="22"/>
          <w:lang w:val="en-GB"/>
        </w:rPr>
        <w:t>infection</w:t>
      </w:r>
      <w:r w:rsidR="00743027" w:rsidRPr="58F1B44F">
        <w:rPr>
          <w:rFonts w:ascii="Arial" w:eastAsia="Arial" w:hAnsi="Arial" w:cs="Arial"/>
          <w:color w:val="000000" w:themeColor="text1"/>
          <w:sz w:val="22"/>
          <w:szCs w:val="22"/>
          <w:lang w:val="en-GB"/>
        </w:rPr>
        <w:t>)</w:t>
      </w:r>
      <w:r w:rsidR="00743027" w:rsidRPr="7FF887CD">
        <w:rPr>
          <w:rFonts w:ascii="Arial" w:eastAsia="Arial" w:hAnsi="Arial" w:cs="Arial"/>
          <w:color w:val="000000" w:themeColor="text1"/>
          <w:sz w:val="22"/>
          <w:szCs w:val="22"/>
          <w:lang w:val="en-GB"/>
        </w:rPr>
        <w:t xml:space="preserve"> had significantly higher </w:t>
      </w:r>
      <w:r w:rsidR="00743027">
        <w:rPr>
          <w:rFonts w:ascii="Arial" w:eastAsia="Arial" w:hAnsi="Arial" w:cs="Arial"/>
          <w:color w:val="000000" w:themeColor="text1"/>
          <w:sz w:val="22"/>
          <w:szCs w:val="22"/>
          <w:lang w:val="en-GB"/>
        </w:rPr>
        <w:t>TB-</w:t>
      </w:r>
      <w:r w:rsidR="00743027" w:rsidRPr="7FF887CD">
        <w:rPr>
          <w:rFonts w:ascii="Arial" w:eastAsia="Arial" w:hAnsi="Arial" w:cs="Arial"/>
          <w:color w:val="000000" w:themeColor="text1"/>
          <w:sz w:val="22"/>
          <w:szCs w:val="22"/>
          <w:lang w:val="en-GB"/>
        </w:rPr>
        <w:t xml:space="preserve">TASA readouts than those with </w:t>
      </w:r>
      <w:r w:rsidR="00743027" w:rsidRPr="29C9ED56">
        <w:rPr>
          <w:rFonts w:ascii="Arial" w:eastAsia="Arial" w:hAnsi="Arial" w:cs="Arial"/>
          <w:color w:val="000000" w:themeColor="text1"/>
          <w:sz w:val="22"/>
          <w:szCs w:val="22"/>
          <w:lang w:val="en-GB"/>
        </w:rPr>
        <w:t>pre-</w:t>
      </w:r>
      <w:r w:rsidR="00743027" w:rsidRPr="59A6D9EB">
        <w:rPr>
          <w:rFonts w:ascii="Arial" w:eastAsia="Arial" w:hAnsi="Arial" w:cs="Arial"/>
          <w:color w:val="000000" w:themeColor="text1"/>
          <w:sz w:val="22"/>
          <w:szCs w:val="22"/>
          <w:lang w:val="en-GB"/>
        </w:rPr>
        <w:t>existing</w:t>
      </w:r>
      <w:r w:rsidR="007C2DD3">
        <w:rPr>
          <w:rFonts w:ascii="Arial" w:eastAsia="Arial" w:hAnsi="Arial" w:cs="Arial"/>
          <w:color w:val="000000" w:themeColor="text1"/>
          <w:sz w:val="22"/>
          <w:szCs w:val="22"/>
          <w:lang w:val="en-GB"/>
        </w:rPr>
        <w:t xml:space="preserve"> </w:t>
      </w:r>
      <w:r w:rsidR="00743027" w:rsidRPr="7FF887CD">
        <w:rPr>
          <w:rFonts w:ascii="Arial" w:eastAsia="Arial" w:hAnsi="Arial" w:cs="Arial"/>
          <w:color w:val="000000" w:themeColor="text1"/>
          <w:sz w:val="22"/>
          <w:szCs w:val="22"/>
          <w:lang w:val="en-GB"/>
        </w:rPr>
        <w:t>QFT</w:t>
      </w:r>
      <w:r w:rsidR="00743027" w:rsidRPr="064027D7">
        <w:rPr>
          <w:rFonts w:ascii="Arial" w:eastAsia="Arial" w:hAnsi="Arial" w:cs="Arial"/>
          <w:color w:val="000000" w:themeColor="text1"/>
          <w:sz w:val="22"/>
          <w:szCs w:val="22"/>
          <w:lang w:val="en-GB"/>
        </w:rPr>
        <w:t>+ (</w:t>
      </w:r>
      <w:r w:rsidR="00170C91">
        <w:rPr>
          <w:rFonts w:ascii="Arial" w:eastAsia="Arial" w:hAnsi="Arial" w:cs="Arial"/>
          <w:color w:val="000000" w:themeColor="text1"/>
          <w:sz w:val="22"/>
          <w:szCs w:val="22"/>
          <w:lang w:val="en-GB"/>
        </w:rPr>
        <w:t xml:space="preserve">reflecting </w:t>
      </w:r>
      <w:r w:rsidR="007C2DD3">
        <w:rPr>
          <w:rFonts w:ascii="Arial" w:eastAsia="Arial" w:hAnsi="Arial" w:cs="Arial"/>
          <w:color w:val="000000" w:themeColor="text1"/>
          <w:sz w:val="22"/>
          <w:szCs w:val="22"/>
          <w:lang w:val="en-GB"/>
        </w:rPr>
        <w:t xml:space="preserve">persistent </w:t>
      </w:r>
      <w:proofErr w:type="spellStart"/>
      <w:r w:rsidR="00743027" w:rsidRPr="380FC9DB">
        <w:rPr>
          <w:rFonts w:ascii="Arial" w:eastAsia="Arial" w:hAnsi="Arial" w:cs="Arial"/>
          <w:i/>
          <w:iCs/>
          <w:color w:val="000000" w:themeColor="text1"/>
          <w:sz w:val="22"/>
          <w:szCs w:val="22"/>
          <w:lang w:val="en-GB"/>
        </w:rPr>
        <w:t>Mtb</w:t>
      </w:r>
      <w:proofErr w:type="spellEnd"/>
      <w:r w:rsidR="00743027" w:rsidRPr="380FC9DB">
        <w:rPr>
          <w:rFonts w:ascii="Arial" w:eastAsia="Arial" w:hAnsi="Arial" w:cs="Arial"/>
          <w:i/>
          <w:iCs/>
          <w:color w:val="000000" w:themeColor="text1"/>
          <w:sz w:val="22"/>
          <w:szCs w:val="22"/>
          <w:lang w:val="en-GB"/>
        </w:rPr>
        <w:t xml:space="preserve"> </w:t>
      </w:r>
      <w:r w:rsidR="00743027" w:rsidRPr="27D1EB1A">
        <w:rPr>
          <w:rFonts w:ascii="Arial" w:eastAsia="Arial" w:hAnsi="Arial" w:cs="Arial"/>
          <w:color w:val="000000" w:themeColor="text1"/>
          <w:sz w:val="22"/>
          <w:szCs w:val="22"/>
          <w:lang w:val="en-GB"/>
        </w:rPr>
        <w:t>infection).</w:t>
      </w:r>
      <w:r w:rsidR="00743027" w:rsidRPr="7FF887CD">
        <w:rPr>
          <w:rFonts w:ascii="Arial" w:eastAsia="Arial" w:hAnsi="Arial" w:cs="Arial"/>
          <w:color w:val="000000" w:themeColor="text1"/>
          <w:sz w:val="22"/>
          <w:szCs w:val="22"/>
          <w:lang w:val="en-GB"/>
        </w:rPr>
        <w:t xml:space="preserve"> In </w:t>
      </w:r>
      <w:r w:rsidR="00743027">
        <w:rPr>
          <w:rFonts w:ascii="Arial" w:eastAsia="Arial" w:hAnsi="Arial" w:cs="Arial"/>
          <w:color w:val="000000" w:themeColor="text1"/>
          <w:sz w:val="22"/>
          <w:szCs w:val="22"/>
          <w:lang w:val="en-GB"/>
        </w:rPr>
        <w:t>adolescent</w:t>
      </w:r>
      <w:r w:rsidR="008B7583">
        <w:rPr>
          <w:rFonts w:ascii="Arial" w:eastAsia="Arial" w:hAnsi="Arial" w:cs="Arial"/>
          <w:color w:val="000000" w:themeColor="text1"/>
          <w:sz w:val="22"/>
          <w:szCs w:val="22"/>
          <w:lang w:val="en-GB"/>
        </w:rPr>
        <w:t>s</w:t>
      </w:r>
      <w:r w:rsidR="00743027" w:rsidRPr="7FF887CD">
        <w:rPr>
          <w:rFonts w:ascii="Arial" w:eastAsia="Arial" w:hAnsi="Arial" w:cs="Arial"/>
          <w:color w:val="000000" w:themeColor="text1"/>
          <w:sz w:val="22"/>
          <w:szCs w:val="22"/>
          <w:lang w:val="en-GB"/>
        </w:rPr>
        <w:t xml:space="preserve">, </w:t>
      </w:r>
      <w:r w:rsidR="00743027" w:rsidRPr="7FF887CD">
        <w:rPr>
          <w:rFonts w:ascii="Arial" w:eastAsia="Arial" w:hAnsi="Arial" w:cs="Arial"/>
          <w:color w:val="000000" w:themeColor="text1"/>
          <w:sz w:val="22"/>
          <w:szCs w:val="22"/>
          <w:u w:val="single"/>
          <w:lang w:val="en-GB"/>
        </w:rPr>
        <w:t xml:space="preserve">the sensitivity and specificity for differentiating recent </w:t>
      </w:r>
      <w:r w:rsidR="008F037B">
        <w:rPr>
          <w:rFonts w:ascii="Arial" w:eastAsia="Arial" w:hAnsi="Arial" w:cs="Arial"/>
          <w:color w:val="000000" w:themeColor="text1"/>
          <w:sz w:val="22"/>
          <w:szCs w:val="22"/>
          <w:u w:val="single"/>
          <w:lang w:val="en-GB"/>
        </w:rPr>
        <w:t>from</w:t>
      </w:r>
      <w:r w:rsidR="00743027" w:rsidRPr="7FF887CD">
        <w:rPr>
          <w:rFonts w:ascii="Arial" w:eastAsia="Arial" w:hAnsi="Arial" w:cs="Arial"/>
          <w:color w:val="000000" w:themeColor="text1"/>
          <w:sz w:val="22"/>
          <w:szCs w:val="22"/>
          <w:u w:val="single"/>
          <w:lang w:val="en-GB"/>
        </w:rPr>
        <w:t xml:space="preserve"> </w:t>
      </w:r>
      <w:r w:rsidR="008F037B">
        <w:rPr>
          <w:rFonts w:ascii="Arial" w:eastAsia="Arial" w:hAnsi="Arial" w:cs="Arial"/>
          <w:color w:val="000000" w:themeColor="text1"/>
          <w:sz w:val="22"/>
          <w:szCs w:val="22"/>
          <w:u w:val="single"/>
          <w:lang w:val="en-GB"/>
        </w:rPr>
        <w:t>persistent</w:t>
      </w:r>
      <w:r w:rsidR="00743027" w:rsidRPr="7FF887CD">
        <w:rPr>
          <w:rFonts w:ascii="Arial" w:eastAsia="Arial" w:hAnsi="Arial" w:cs="Arial"/>
          <w:color w:val="000000" w:themeColor="text1"/>
          <w:sz w:val="22"/>
          <w:szCs w:val="22"/>
          <w:u w:val="single"/>
          <w:lang w:val="en-GB"/>
        </w:rPr>
        <w:t xml:space="preserve"> </w:t>
      </w:r>
      <w:proofErr w:type="spellStart"/>
      <w:r w:rsidR="00743027" w:rsidRPr="7FF887CD">
        <w:rPr>
          <w:rFonts w:ascii="Arial" w:eastAsia="Arial" w:hAnsi="Arial" w:cs="Arial"/>
          <w:i/>
          <w:iCs/>
          <w:color w:val="000000" w:themeColor="text1"/>
          <w:sz w:val="22"/>
          <w:szCs w:val="22"/>
          <w:u w:val="single"/>
          <w:lang w:val="en-GB"/>
        </w:rPr>
        <w:t>Mtb</w:t>
      </w:r>
      <w:proofErr w:type="spellEnd"/>
      <w:r w:rsidR="00743027" w:rsidRPr="7FF887CD">
        <w:rPr>
          <w:rFonts w:ascii="Arial" w:eastAsia="Arial" w:hAnsi="Arial" w:cs="Arial"/>
          <w:color w:val="000000" w:themeColor="text1"/>
          <w:sz w:val="22"/>
          <w:szCs w:val="22"/>
          <w:u w:val="single"/>
          <w:lang w:val="en-GB"/>
        </w:rPr>
        <w:t xml:space="preserve"> infection </w:t>
      </w:r>
      <w:r w:rsidR="00743027">
        <w:rPr>
          <w:rFonts w:ascii="Arial" w:eastAsia="Arial" w:hAnsi="Arial" w:cs="Arial"/>
          <w:color w:val="000000" w:themeColor="text1"/>
          <w:sz w:val="22"/>
          <w:szCs w:val="22"/>
          <w:u w:val="single"/>
          <w:lang w:val="en-GB"/>
        </w:rPr>
        <w:t xml:space="preserve">in </w:t>
      </w:r>
      <w:r w:rsidR="007C2DD3">
        <w:rPr>
          <w:rFonts w:ascii="Arial" w:eastAsia="Arial" w:hAnsi="Arial" w:cs="Arial"/>
          <w:color w:val="000000" w:themeColor="text1"/>
          <w:sz w:val="22"/>
          <w:szCs w:val="22"/>
          <w:u w:val="single"/>
          <w:lang w:val="en-GB"/>
        </w:rPr>
        <w:t>those</w:t>
      </w:r>
      <w:r w:rsidR="00743027">
        <w:rPr>
          <w:rFonts w:ascii="Arial" w:eastAsia="Arial" w:hAnsi="Arial" w:cs="Arial"/>
          <w:color w:val="000000" w:themeColor="text1"/>
          <w:sz w:val="22"/>
          <w:szCs w:val="22"/>
          <w:u w:val="single"/>
          <w:lang w:val="en-GB"/>
        </w:rPr>
        <w:t xml:space="preserve"> with detectable ESAT-6 and CFP-10 T cell responses</w:t>
      </w:r>
      <w:r w:rsidR="00743027" w:rsidRPr="7FF887CD">
        <w:rPr>
          <w:rFonts w:ascii="Arial" w:eastAsia="Arial" w:hAnsi="Arial" w:cs="Arial"/>
          <w:color w:val="000000" w:themeColor="text1"/>
          <w:sz w:val="22"/>
          <w:szCs w:val="22"/>
          <w:u w:val="single"/>
          <w:lang w:val="en-GB"/>
        </w:rPr>
        <w:t xml:space="preserve"> were </w:t>
      </w:r>
      <w:r w:rsidR="00743027">
        <w:rPr>
          <w:rFonts w:ascii="Arial" w:eastAsia="Arial" w:hAnsi="Arial" w:cs="Arial"/>
          <w:color w:val="000000" w:themeColor="text1"/>
          <w:sz w:val="22"/>
          <w:szCs w:val="22"/>
          <w:u w:val="single"/>
        </w:rPr>
        <w:t>61</w:t>
      </w:r>
      <w:r w:rsidR="00743027" w:rsidRPr="7FF887CD">
        <w:rPr>
          <w:rFonts w:ascii="Arial" w:eastAsia="Arial" w:hAnsi="Arial" w:cs="Arial"/>
          <w:color w:val="000000" w:themeColor="text1"/>
          <w:sz w:val="22"/>
          <w:szCs w:val="22"/>
          <w:u w:val="single"/>
        </w:rPr>
        <w:t>% and 8</w:t>
      </w:r>
      <w:r w:rsidR="00743027">
        <w:rPr>
          <w:rFonts w:ascii="Arial" w:eastAsia="Arial" w:hAnsi="Arial" w:cs="Arial"/>
          <w:color w:val="000000" w:themeColor="text1"/>
          <w:sz w:val="22"/>
          <w:szCs w:val="22"/>
          <w:u w:val="single"/>
        </w:rPr>
        <w:t>3</w:t>
      </w:r>
      <w:r w:rsidR="00743027" w:rsidRPr="7FF887CD">
        <w:rPr>
          <w:rFonts w:ascii="Arial" w:eastAsia="Arial" w:hAnsi="Arial" w:cs="Arial"/>
          <w:color w:val="000000" w:themeColor="text1"/>
          <w:sz w:val="22"/>
          <w:szCs w:val="22"/>
          <w:u w:val="single"/>
        </w:rPr>
        <w:t>%, respectively</w:t>
      </w:r>
      <w:r w:rsidR="008F037B">
        <w:rPr>
          <w:rFonts w:ascii="Arial" w:eastAsia="Arial" w:hAnsi="Arial" w:cs="Arial"/>
          <w:color w:val="000000" w:themeColor="text1"/>
          <w:sz w:val="22"/>
          <w:szCs w:val="22"/>
        </w:rPr>
        <w:t xml:space="preserve"> (ROC: </w:t>
      </w:r>
      <w:r w:rsidR="00743027" w:rsidRPr="7FF887CD">
        <w:rPr>
          <w:rFonts w:ascii="Arial" w:eastAsia="Arial" w:hAnsi="Arial" w:cs="Arial"/>
          <w:color w:val="000000" w:themeColor="text1"/>
          <w:sz w:val="22"/>
          <w:szCs w:val="22"/>
        </w:rPr>
        <w:t>0.</w:t>
      </w:r>
      <w:r w:rsidR="00743027">
        <w:rPr>
          <w:rFonts w:ascii="Arial" w:eastAsia="Arial" w:hAnsi="Arial" w:cs="Arial"/>
          <w:color w:val="000000" w:themeColor="text1"/>
          <w:sz w:val="22"/>
          <w:szCs w:val="22"/>
        </w:rPr>
        <w:t>74</w:t>
      </w:r>
      <w:r w:rsidR="008F037B">
        <w:rPr>
          <w:rFonts w:ascii="Arial" w:eastAsia="Arial" w:hAnsi="Arial" w:cs="Arial"/>
          <w:color w:val="000000" w:themeColor="text1"/>
          <w:sz w:val="22"/>
          <w:szCs w:val="22"/>
        </w:rPr>
        <w:t>);</w:t>
      </w:r>
      <w:r w:rsidR="00743027">
        <w:rPr>
          <w:rFonts w:ascii="Arial" w:eastAsia="Arial" w:hAnsi="Arial" w:cs="Arial"/>
          <w:color w:val="000000" w:themeColor="text1"/>
          <w:sz w:val="22"/>
          <w:szCs w:val="22"/>
        </w:rPr>
        <w:t xml:space="preserve"> </w:t>
      </w:r>
      <w:r w:rsidR="008F037B">
        <w:rPr>
          <w:rFonts w:ascii="Arial" w:eastAsia="Arial" w:hAnsi="Arial" w:cs="Arial"/>
          <w:color w:val="000000" w:themeColor="text1"/>
          <w:sz w:val="22"/>
          <w:szCs w:val="22"/>
          <w:lang w:val="en-GB"/>
        </w:rPr>
        <w:t>i</w:t>
      </w:r>
      <w:r w:rsidR="00743027" w:rsidRPr="7FF887CD">
        <w:rPr>
          <w:rFonts w:ascii="Arial" w:eastAsia="Arial" w:hAnsi="Arial" w:cs="Arial"/>
          <w:color w:val="000000" w:themeColor="text1"/>
          <w:sz w:val="22"/>
          <w:szCs w:val="22"/>
          <w:lang w:val="en-GB"/>
        </w:rPr>
        <w:t>n th</w:t>
      </w:r>
      <w:r w:rsidR="00743027">
        <w:rPr>
          <w:rFonts w:ascii="Arial" w:eastAsia="Arial" w:hAnsi="Arial" w:cs="Arial"/>
          <w:color w:val="000000" w:themeColor="text1"/>
          <w:sz w:val="22"/>
          <w:szCs w:val="22"/>
          <w:lang w:val="en-GB"/>
        </w:rPr>
        <w:t>e</w:t>
      </w:r>
      <w:r w:rsidR="00743027" w:rsidRPr="7FF887CD">
        <w:rPr>
          <w:rFonts w:ascii="Arial" w:eastAsia="Arial" w:hAnsi="Arial" w:cs="Arial"/>
          <w:color w:val="000000" w:themeColor="text1"/>
          <w:sz w:val="22"/>
          <w:szCs w:val="22"/>
          <w:lang w:val="en-GB"/>
        </w:rPr>
        <w:t xml:space="preserve"> </w:t>
      </w:r>
      <w:r w:rsidR="00743027">
        <w:rPr>
          <w:rFonts w:ascii="Arial" w:eastAsia="Arial" w:hAnsi="Arial" w:cs="Arial"/>
          <w:color w:val="000000" w:themeColor="text1"/>
          <w:sz w:val="22"/>
          <w:szCs w:val="22"/>
          <w:lang w:val="en-GB"/>
        </w:rPr>
        <w:t xml:space="preserve">household contact study, </w:t>
      </w:r>
      <w:r w:rsidR="00743027" w:rsidRPr="7FF887CD">
        <w:rPr>
          <w:rFonts w:ascii="Arial" w:eastAsia="Arial" w:hAnsi="Arial" w:cs="Arial"/>
          <w:color w:val="000000" w:themeColor="text1"/>
          <w:sz w:val="22"/>
          <w:szCs w:val="22"/>
          <w:u w:val="single"/>
          <w:lang w:val="en-GB"/>
        </w:rPr>
        <w:t xml:space="preserve">sensitivity and specificity were </w:t>
      </w:r>
      <w:r w:rsidR="00743027" w:rsidRPr="00093F96">
        <w:rPr>
          <w:rFonts w:ascii="Arial" w:hAnsi="Arial"/>
          <w:color w:val="000000" w:themeColor="text1"/>
          <w:sz w:val="22"/>
        </w:rPr>
        <w:t>91</w:t>
      </w:r>
      <w:r w:rsidR="00743027" w:rsidRPr="7FF887CD">
        <w:rPr>
          <w:rFonts w:ascii="Arial" w:eastAsia="Arial" w:hAnsi="Arial" w:cs="Arial"/>
          <w:color w:val="000000" w:themeColor="text1"/>
          <w:sz w:val="22"/>
          <w:szCs w:val="22"/>
          <w:u w:val="single"/>
        </w:rPr>
        <w:t xml:space="preserve">% and </w:t>
      </w:r>
      <w:r w:rsidR="00743027">
        <w:rPr>
          <w:rFonts w:ascii="Arial" w:eastAsia="Arial" w:hAnsi="Arial" w:cs="Arial"/>
          <w:color w:val="000000" w:themeColor="text1"/>
          <w:sz w:val="22"/>
          <w:szCs w:val="22"/>
          <w:u w:val="single"/>
        </w:rPr>
        <w:t>67</w:t>
      </w:r>
      <w:r w:rsidR="00743027" w:rsidRPr="7FF887CD">
        <w:rPr>
          <w:rFonts w:ascii="Arial" w:eastAsia="Arial" w:hAnsi="Arial" w:cs="Arial"/>
          <w:color w:val="000000" w:themeColor="text1"/>
          <w:sz w:val="22"/>
          <w:szCs w:val="22"/>
          <w:u w:val="single"/>
        </w:rPr>
        <w:t>%, respectively</w:t>
      </w:r>
      <w:r w:rsidR="008F037B">
        <w:rPr>
          <w:rFonts w:ascii="Arial" w:eastAsia="Arial" w:hAnsi="Arial" w:cs="Arial"/>
          <w:color w:val="000000" w:themeColor="text1"/>
          <w:sz w:val="22"/>
          <w:szCs w:val="22"/>
        </w:rPr>
        <w:t xml:space="preserve"> (ROC: 0.85)</w:t>
      </w:r>
      <w:r w:rsidR="00743027" w:rsidRPr="7FF887CD">
        <w:rPr>
          <w:rFonts w:ascii="Arial" w:eastAsia="Arial" w:hAnsi="Arial" w:cs="Arial"/>
          <w:color w:val="000000" w:themeColor="text1"/>
          <w:sz w:val="22"/>
          <w:szCs w:val="22"/>
        </w:rPr>
        <w:t>.</w:t>
      </w:r>
      <w:r w:rsidR="00743027">
        <w:rPr>
          <w:rFonts w:ascii="Arial" w:eastAsia="Arial" w:hAnsi="Arial" w:cs="Arial"/>
          <w:color w:val="000000" w:themeColor="text1"/>
          <w:sz w:val="22"/>
          <w:szCs w:val="22"/>
        </w:rPr>
        <w:t xml:space="preserve"> </w:t>
      </w:r>
      <w:r w:rsidR="00743027" w:rsidRPr="0061358B">
        <w:rPr>
          <w:rFonts w:ascii="Arial" w:eastAsia="Arial" w:hAnsi="Arial" w:cs="Arial"/>
          <w:color w:val="000000" w:themeColor="text1"/>
          <w:sz w:val="22"/>
          <w:szCs w:val="22"/>
        </w:rPr>
        <w:t xml:space="preserve">Although this preliminary data is promising, the </w:t>
      </w:r>
      <w:r w:rsidR="0061358B">
        <w:rPr>
          <w:rFonts w:ascii="Arial" w:eastAsia="Arial" w:hAnsi="Arial" w:cs="Arial"/>
          <w:color w:val="000000" w:themeColor="text1"/>
          <w:sz w:val="22"/>
          <w:szCs w:val="22"/>
        </w:rPr>
        <w:t>performa</w:t>
      </w:r>
      <w:r w:rsidR="00D1072E">
        <w:rPr>
          <w:rFonts w:ascii="Arial" w:eastAsia="Arial" w:hAnsi="Arial" w:cs="Arial"/>
          <w:color w:val="000000" w:themeColor="text1"/>
          <w:sz w:val="22"/>
          <w:szCs w:val="22"/>
        </w:rPr>
        <w:t>nce</w:t>
      </w:r>
      <w:r w:rsidR="00743027" w:rsidRPr="0061358B">
        <w:rPr>
          <w:rFonts w:ascii="Arial" w:eastAsia="Arial" w:hAnsi="Arial" w:cs="Arial"/>
          <w:color w:val="000000" w:themeColor="text1"/>
          <w:sz w:val="22"/>
          <w:szCs w:val="22"/>
        </w:rPr>
        <w:t xml:space="preserve"> of TB-TASA in older individuals who are less likely to have a primary </w:t>
      </w:r>
      <w:proofErr w:type="spellStart"/>
      <w:r w:rsidR="00743027" w:rsidRPr="0061358B">
        <w:rPr>
          <w:rFonts w:ascii="Arial" w:eastAsia="Arial" w:hAnsi="Arial" w:cs="Arial"/>
          <w:i/>
          <w:iCs/>
          <w:color w:val="000000" w:themeColor="text1"/>
          <w:sz w:val="22"/>
          <w:szCs w:val="22"/>
        </w:rPr>
        <w:t>Mtb</w:t>
      </w:r>
      <w:proofErr w:type="spellEnd"/>
      <w:r w:rsidR="00743027" w:rsidRPr="0061358B">
        <w:rPr>
          <w:rFonts w:ascii="Arial" w:eastAsia="Arial" w:hAnsi="Arial" w:cs="Arial"/>
          <w:i/>
          <w:iCs/>
          <w:color w:val="000000" w:themeColor="text1"/>
          <w:sz w:val="22"/>
          <w:szCs w:val="22"/>
        </w:rPr>
        <w:t xml:space="preserve"> </w:t>
      </w:r>
      <w:r w:rsidR="00743027" w:rsidRPr="0061358B">
        <w:rPr>
          <w:rFonts w:ascii="Arial" w:eastAsia="Arial" w:hAnsi="Arial" w:cs="Arial"/>
          <w:color w:val="000000" w:themeColor="text1"/>
          <w:sz w:val="22"/>
          <w:szCs w:val="22"/>
        </w:rPr>
        <w:t xml:space="preserve">infection, </w:t>
      </w:r>
      <w:r w:rsidR="00B22A1D">
        <w:rPr>
          <w:rFonts w:ascii="Arial" w:eastAsia="Arial" w:hAnsi="Arial" w:cs="Arial"/>
          <w:color w:val="000000" w:themeColor="text1"/>
          <w:sz w:val="22"/>
          <w:szCs w:val="22"/>
        </w:rPr>
        <w:t xml:space="preserve">in settings with high </w:t>
      </w:r>
      <w:r w:rsidR="00CC3B5B">
        <w:rPr>
          <w:rFonts w:ascii="Arial" w:eastAsia="Arial" w:hAnsi="Arial" w:cs="Arial"/>
          <w:color w:val="000000" w:themeColor="text1"/>
          <w:sz w:val="22"/>
          <w:szCs w:val="22"/>
        </w:rPr>
        <w:t>transmission intensity</w:t>
      </w:r>
      <w:r w:rsidR="00B22A1D">
        <w:rPr>
          <w:rFonts w:ascii="Arial" w:eastAsia="Arial" w:hAnsi="Arial" w:cs="Arial"/>
          <w:color w:val="000000" w:themeColor="text1"/>
          <w:sz w:val="22"/>
          <w:szCs w:val="22"/>
        </w:rPr>
        <w:t xml:space="preserve"> where many infections are expected to be reinfections, </w:t>
      </w:r>
      <w:r w:rsidR="00743027" w:rsidRPr="0061358B">
        <w:rPr>
          <w:rFonts w:ascii="Arial" w:eastAsia="Arial" w:hAnsi="Arial" w:cs="Arial"/>
          <w:color w:val="000000" w:themeColor="text1"/>
          <w:sz w:val="22"/>
          <w:szCs w:val="22"/>
        </w:rPr>
        <w:t>and among persons living with HIV who mount weaker responses to the antigens in IGRAs, remai</w:t>
      </w:r>
      <w:r w:rsidR="00B22A1D">
        <w:rPr>
          <w:rFonts w:ascii="Arial" w:eastAsia="Arial" w:hAnsi="Arial" w:cs="Arial"/>
          <w:color w:val="000000" w:themeColor="text1"/>
          <w:sz w:val="22"/>
          <w:szCs w:val="22"/>
        </w:rPr>
        <w:t>n important</w:t>
      </w:r>
      <w:r w:rsidR="00743027" w:rsidRPr="0061358B">
        <w:rPr>
          <w:rFonts w:ascii="Arial" w:eastAsia="Arial" w:hAnsi="Arial" w:cs="Arial"/>
          <w:color w:val="000000" w:themeColor="text1"/>
          <w:sz w:val="22"/>
          <w:szCs w:val="22"/>
        </w:rPr>
        <w:t xml:space="preserve"> potential source</w:t>
      </w:r>
      <w:r w:rsidR="00B22A1D">
        <w:rPr>
          <w:rFonts w:ascii="Arial" w:eastAsia="Arial" w:hAnsi="Arial" w:cs="Arial"/>
          <w:color w:val="000000" w:themeColor="text1"/>
          <w:sz w:val="22"/>
          <w:szCs w:val="22"/>
        </w:rPr>
        <w:t>s</w:t>
      </w:r>
      <w:r w:rsidR="00743027" w:rsidRPr="0061358B">
        <w:rPr>
          <w:rFonts w:ascii="Arial" w:eastAsia="Arial" w:hAnsi="Arial" w:cs="Arial"/>
          <w:color w:val="000000" w:themeColor="text1"/>
          <w:sz w:val="22"/>
          <w:szCs w:val="22"/>
        </w:rPr>
        <w:t xml:space="preserve"> of variability in </w:t>
      </w:r>
      <w:r w:rsidR="008F037B">
        <w:rPr>
          <w:rFonts w:ascii="Arial" w:eastAsia="Arial" w:hAnsi="Arial" w:cs="Arial"/>
          <w:color w:val="000000" w:themeColor="text1"/>
          <w:sz w:val="22"/>
          <w:szCs w:val="22"/>
        </w:rPr>
        <w:t>TB-TASA</w:t>
      </w:r>
      <w:r w:rsidR="00743027" w:rsidRPr="0061358B">
        <w:rPr>
          <w:rFonts w:ascii="Arial" w:eastAsia="Arial" w:hAnsi="Arial" w:cs="Arial"/>
          <w:color w:val="000000" w:themeColor="text1"/>
          <w:sz w:val="22"/>
          <w:szCs w:val="22"/>
        </w:rPr>
        <w:t xml:space="preserve"> performance</w:t>
      </w:r>
      <w:r w:rsidR="007C2DD3">
        <w:rPr>
          <w:rFonts w:ascii="Arial" w:eastAsia="Arial" w:hAnsi="Arial" w:cs="Arial"/>
          <w:color w:val="000000" w:themeColor="text1"/>
          <w:sz w:val="22"/>
          <w:szCs w:val="22"/>
        </w:rPr>
        <w:t>. We</w:t>
      </w:r>
      <w:r w:rsidR="00A0021F" w:rsidRPr="0061358B">
        <w:rPr>
          <w:rFonts w:ascii="Arial" w:eastAsia="Arial" w:hAnsi="Arial" w:cs="Arial"/>
          <w:color w:val="000000" w:themeColor="text1"/>
          <w:sz w:val="22"/>
          <w:szCs w:val="22"/>
        </w:rPr>
        <w:t xml:space="preserve"> </w:t>
      </w:r>
      <w:r w:rsidR="007C2DD3">
        <w:rPr>
          <w:rFonts w:ascii="Arial" w:eastAsia="Arial" w:hAnsi="Arial" w:cs="Arial"/>
          <w:color w:val="000000" w:themeColor="text1"/>
          <w:sz w:val="22"/>
          <w:szCs w:val="22"/>
          <w:u w:val="single"/>
        </w:rPr>
        <w:t>will</w:t>
      </w:r>
      <w:r w:rsidR="00A0021F" w:rsidRPr="003963DA">
        <w:rPr>
          <w:rFonts w:ascii="Arial" w:eastAsia="Arial" w:hAnsi="Arial" w:cs="Arial"/>
          <w:color w:val="000000" w:themeColor="text1"/>
          <w:sz w:val="22"/>
          <w:szCs w:val="22"/>
          <w:u w:val="single"/>
        </w:rPr>
        <w:t xml:space="preserve"> directly</w:t>
      </w:r>
      <w:r w:rsidR="003963DA">
        <w:rPr>
          <w:rFonts w:ascii="Arial" w:eastAsia="Arial" w:hAnsi="Arial" w:cs="Arial"/>
          <w:color w:val="000000" w:themeColor="text1"/>
          <w:sz w:val="22"/>
          <w:szCs w:val="22"/>
          <w:u w:val="single"/>
        </w:rPr>
        <w:t xml:space="preserve"> address</w:t>
      </w:r>
      <w:r w:rsidR="007C2DD3">
        <w:rPr>
          <w:rFonts w:ascii="Arial" w:eastAsia="Arial" w:hAnsi="Arial" w:cs="Arial"/>
          <w:color w:val="000000" w:themeColor="text1"/>
          <w:sz w:val="22"/>
          <w:szCs w:val="22"/>
          <w:u w:val="single"/>
        </w:rPr>
        <w:t xml:space="preserve"> these uncertainties</w:t>
      </w:r>
      <w:r w:rsidR="003963DA">
        <w:rPr>
          <w:rFonts w:ascii="Arial" w:eastAsia="Arial" w:hAnsi="Arial" w:cs="Arial"/>
          <w:color w:val="000000" w:themeColor="text1"/>
          <w:sz w:val="22"/>
          <w:szCs w:val="22"/>
          <w:u w:val="single"/>
        </w:rPr>
        <w:t xml:space="preserve"> </w:t>
      </w:r>
      <w:r w:rsidR="00A0021F" w:rsidRPr="003963DA">
        <w:rPr>
          <w:rFonts w:ascii="Arial" w:eastAsia="Arial" w:hAnsi="Arial" w:cs="Arial"/>
          <w:color w:val="000000" w:themeColor="text1"/>
          <w:sz w:val="22"/>
          <w:szCs w:val="22"/>
          <w:u w:val="single"/>
        </w:rPr>
        <w:t xml:space="preserve">in </w:t>
      </w:r>
      <w:r w:rsidR="007C2DD3">
        <w:rPr>
          <w:rFonts w:ascii="Arial" w:eastAsia="Arial" w:hAnsi="Arial" w:cs="Arial"/>
          <w:color w:val="000000" w:themeColor="text1"/>
          <w:sz w:val="22"/>
          <w:szCs w:val="22"/>
          <w:u w:val="single"/>
        </w:rPr>
        <w:t>our</w:t>
      </w:r>
      <w:r w:rsidR="00A0021F" w:rsidRPr="003963DA">
        <w:rPr>
          <w:rFonts w:ascii="Arial" w:eastAsia="Arial" w:hAnsi="Arial" w:cs="Arial"/>
          <w:color w:val="000000" w:themeColor="text1"/>
          <w:sz w:val="22"/>
          <w:szCs w:val="22"/>
          <w:u w:val="single"/>
        </w:rPr>
        <w:t xml:space="preserve"> proposal</w:t>
      </w:r>
      <w:commentRangeStart w:id="69"/>
      <w:r w:rsidR="00743027" w:rsidRPr="0061358B">
        <w:rPr>
          <w:rFonts w:ascii="Arial" w:eastAsia="Arial" w:hAnsi="Arial" w:cs="Arial"/>
          <w:color w:val="000000" w:themeColor="text1"/>
          <w:sz w:val="22"/>
          <w:szCs w:val="22"/>
        </w:rPr>
        <w:t>.</w:t>
      </w:r>
      <w:commentRangeEnd w:id="69"/>
      <w:r w:rsidR="00A607CA">
        <w:rPr>
          <w:rStyle w:val="CommentReference"/>
        </w:rPr>
        <w:commentReference w:id="69"/>
      </w:r>
      <w:r w:rsidR="00743027">
        <w:rPr>
          <w:rFonts w:ascii="Arial" w:eastAsia="Arial" w:hAnsi="Arial" w:cs="Arial"/>
          <w:color w:val="000000" w:themeColor="text1"/>
          <w:sz w:val="22"/>
          <w:szCs w:val="22"/>
        </w:rPr>
        <w:t xml:space="preserve"> </w:t>
      </w:r>
    </w:p>
    <w:p w14:paraId="3990EF85" w14:textId="1515992B" w:rsidR="00393EBB" w:rsidRDefault="00393EBB" w:rsidP="00393EBB">
      <w:pPr>
        <w:spacing w:after="0" w:line="240" w:lineRule="auto"/>
        <w:jc w:val="both"/>
        <w:rPr>
          <w:rFonts w:ascii="Arial" w:hAnsi="Arial" w:cs="Arial"/>
          <w:sz w:val="22"/>
          <w:szCs w:val="22"/>
        </w:rPr>
      </w:pPr>
      <w:r>
        <w:rPr>
          <w:rFonts w:ascii="Arial" w:hAnsi="Arial" w:cs="Arial"/>
          <w:b/>
          <w:bCs/>
          <w:sz w:val="22"/>
          <w:szCs w:val="22"/>
        </w:rPr>
        <w:t xml:space="preserve">A.9.2. </w:t>
      </w:r>
      <w:r>
        <w:rPr>
          <w:rFonts w:ascii="Arial" w:eastAsia="Arial" w:hAnsi="Arial" w:cs="Arial"/>
          <w:b/>
          <w:bCs/>
          <w:sz w:val="22"/>
          <w:szCs w:val="22"/>
        </w:rPr>
        <w:t>Our group has</w:t>
      </w:r>
      <w:r w:rsidRPr="005A1EDE">
        <w:rPr>
          <w:rFonts w:ascii="Arial" w:eastAsia="Arial" w:hAnsi="Arial" w:cs="Arial"/>
          <w:b/>
          <w:bCs/>
          <w:sz w:val="22"/>
          <w:szCs w:val="22"/>
        </w:rPr>
        <w:t xml:space="preserve"> developed a </w:t>
      </w:r>
      <w:r>
        <w:rPr>
          <w:rFonts w:ascii="Arial" w:eastAsia="Arial" w:hAnsi="Arial" w:cs="Arial"/>
          <w:b/>
          <w:bCs/>
          <w:sz w:val="22"/>
          <w:szCs w:val="22"/>
        </w:rPr>
        <w:t>flexible mathematical model that simulates TB vaccine trials with test-selective</w:t>
      </w:r>
      <w:r w:rsidR="008B7583">
        <w:rPr>
          <w:rFonts w:ascii="Arial" w:eastAsia="Arial" w:hAnsi="Arial" w:cs="Arial"/>
          <w:b/>
          <w:bCs/>
          <w:sz w:val="22"/>
          <w:szCs w:val="22"/>
        </w:rPr>
        <w:t xml:space="preserve"> (TB-TASA, IGRA, or others)</w:t>
      </w:r>
      <w:r>
        <w:rPr>
          <w:rFonts w:ascii="Arial" w:eastAsia="Arial" w:hAnsi="Arial" w:cs="Arial"/>
          <w:b/>
          <w:bCs/>
          <w:sz w:val="22"/>
          <w:szCs w:val="22"/>
        </w:rPr>
        <w:t xml:space="preserve"> recruitment across different epidemiological contexts. </w:t>
      </w:r>
      <w:r>
        <w:rPr>
          <w:rFonts w:ascii="Arial" w:eastAsia="Arial" w:hAnsi="Arial" w:cs="Arial"/>
          <w:sz w:val="22"/>
          <w:szCs w:val="22"/>
        </w:rPr>
        <w:t>This model generates</w:t>
      </w:r>
      <w:r w:rsidR="00743027" w:rsidRPr="11F658F3">
        <w:rPr>
          <w:rFonts w:ascii="Arial" w:eastAsia="Arial" w:hAnsi="Arial" w:cs="Arial"/>
          <w:sz w:val="22"/>
          <w:szCs w:val="22"/>
        </w:rPr>
        <w:t xml:space="preserve"> </w:t>
      </w:r>
      <w:proofErr w:type="spellStart"/>
      <w:r>
        <w:rPr>
          <w:rFonts w:ascii="Arial" w:eastAsia="Arial" w:hAnsi="Arial" w:cs="Arial"/>
          <w:i/>
          <w:iCs/>
          <w:sz w:val="22"/>
          <w:szCs w:val="22"/>
        </w:rPr>
        <w:t>Mtb</w:t>
      </w:r>
      <w:proofErr w:type="spellEnd"/>
      <w:r>
        <w:rPr>
          <w:rFonts w:ascii="Arial" w:eastAsia="Arial" w:hAnsi="Arial" w:cs="Arial"/>
          <w:i/>
          <w:iCs/>
          <w:sz w:val="22"/>
          <w:szCs w:val="22"/>
        </w:rPr>
        <w:t xml:space="preserve"> infection trajectories</w:t>
      </w:r>
      <w:r>
        <w:rPr>
          <w:rFonts w:ascii="Arial" w:eastAsia="Arial" w:hAnsi="Arial" w:cs="Arial"/>
          <w:sz w:val="22"/>
          <w:szCs w:val="22"/>
        </w:rPr>
        <w:t xml:space="preserve">, simulating the timing of </w:t>
      </w:r>
      <w:proofErr w:type="spellStart"/>
      <w:r>
        <w:rPr>
          <w:rFonts w:ascii="Arial" w:eastAsia="Arial" w:hAnsi="Arial" w:cs="Arial"/>
          <w:i/>
          <w:iCs/>
          <w:sz w:val="22"/>
          <w:szCs w:val="22"/>
        </w:rPr>
        <w:t>Mtb</w:t>
      </w:r>
      <w:proofErr w:type="spellEnd"/>
      <w:r>
        <w:rPr>
          <w:rFonts w:ascii="Arial" w:eastAsia="Arial" w:hAnsi="Arial" w:cs="Arial"/>
          <w:sz w:val="22"/>
          <w:szCs w:val="22"/>
        </w:rPr>
        <w:t xml:space="preserve"> and progression to active TB, for each member of a synthetic age-structured </w:t>
      </w:r>
      <w:r w:rsidR="008D57C3">
        <w:rPr>
          <w:rFonts w:ascii="Arial" w:eastAsia="Arial" w:hAnsi="Arial" w:cs="Arial"/>
          <w:sz w:val="22"/>
          <w:szCs w:val="22"/>
        </w:rPr>
        <w:t>population</w:t>
      </w:r>
      <w:r>
        <w:rPr>
          <w:rFonts w:ascii="Arial" w:eastAsia="Arial" w:hAnsi="Arial" w:cs="Arial"/>
          <w:sz w:val="22"/>
          <w:szCs w:val="22"/>
        </w:rPr>
        <w:t>.</w:t>
      </w:r>
      <w:r w:rsidR="00743027" w:rsidRPr="11F658F3">
        <w:rPr>
          <w:rFonts w:ascii="Arial" w:eastAsia="Arial" w:hAnsi="Arial" w:cs="Arial"/>
          <w:sz w:val="22"/>
          <w:szCs w:val="22"/>
        </w:rPr>
        <w:t xml:space="preserve"> </w:t>
      </w:r>
      <w:r>
        <w:rPr>
          <w:rFonts w:ascii="Arial" w:eastAsia="Arial" w:hAnsi="Arial" w:cs="Arial"/>
          <w:sz w:val="22"/>
          <w:szCs w:val="22"/>
        </w:rPr>
        <w:t xml:space="preserve">Using this collection of infection trajectories, we </w:t>
      </w:r>
      <w:r w:rsidR="008D57C3">
        <w:rPr>
          <w:rFonts w:ascii="Arial" w:eastAsia="Arial" w:hAnsi="Arial" w:cs="Arial"/>
          <w:sz w:val="22"/>
          <w:szCs w:val="22"/>
        </w:rPr>
        <w:t>can</w:t>
      </w:r>
      <w:r>
        <w:rPr>
          <w:rFonts w:ascii="Arial" w:eastAsia="Arial" w:hAnsi="Arial" w:cs="Arial"/>
          <w:sz w:val="22"/>
          <w:szCs w:val="22"/>
        </w:rPr>
        <w:t xml:space="preserve"> sample individuals according to different strategies (random, age-limited) over a given time period.</w:t>
      </w:r>
      <w:r w:rsidR="00743027" w:rsidRPr="11F658F3">
        <w:rPr>
          <w:rFonts w:ascii="Arial" w:eastAsia="Arial" w:hAnsi="Arial" w:cs="Arial"/>
          <w:sz w:val="22"/>
          <w:szCs w:val="22"/>
        </w:rPr>
        <w:t xml:space="preserve"> If</w:t>
      </w:r>
      <w:r>
        <w:rPr>
          <w:rFonts w:ascii="Arial" w:eastAsia="Arial" w:hAnsi="Arial" w:cs="Arial"/>
          <w:sz w:val="22"/>
          <w:szCs w:val="22"/>
        </w:rPr>
        <w:t xml:space="preserve"> an individual does not have</w:t>
      </w:r>
      <w:r w:rsidR="00743027" w:rsidRPr="11F658F3">
        <w:rPr>
          <w:rFonts w:ascii="Arial" w:eastAsia="Arial" w:hAnsi="Arial" w:cs="Arial"/>
          <w:sz w:val="22"/>
          <w:szCs w:val="22"/>
        </w:rPr>
        <w:t xml:space="preserve"> TB</w:t>
      </w:r>
      <w:r>
        <w:rPr>
          <w:rFonts w:ascii="Arial" w:eastAsia="Arial" w:hAnsi="Arial" w:cs="Arial"/>
          <w:sz w:val="22"/>
          <w:szCs w:val="22"/>
        </w:rPr>
        <w:t xml:space="preserve"> at the time of sampling (according to their infection trajectory)</w:t>
      </w:r>
      <w:r w:rsidR="00743027" w:rsidRPr="11F658F3">
        <w:rPr>
          <w:rFonts w:ascii="Arial" w:eastAsia="Arial" w:hAnsi="Arial" w:cs="Arial"/>
          <w:sz w:val="22"/>
          <w:szCs w:val="22"/>
        </w:rPr>
        <w:t xml:space="preserve">, they are screened using a test with a DOP of </w:t>
      </w:r>
      <w:r w:rsidR="00743027" w:rsidRPr="11F658F3">
        <w:rPr>
          <w:rFonts w:ascii="Arial" w:eastAsia="Arial" w:hAnsi="Arial" w:cs="Arial"/>
          <w:i/>
          <w:iCs/>
          <w:sz w:val="22"/>
          <w:szCs w:val="22"/>
        </w:rPr>
        <w:t>k</w:t>
      </w:r>
      <w:r w:rsidR="00743027" w:rsidRPr="11F658F3">
        <w:rPr>
          <w:rFonts w:ascii="Arial" w:eastAsia="Arial" w:hAnsi="Arial" w:cs="Arial"/>
          <w:sz w:val="22"/>
          <w:szCs w:val="22"/>
        </w:rPr>
        <w:t xml:space="preserve"> years (</w:t>
      </w:r>
      <w:r w:rsidR="00743027">
        <w:rPr>
          <w:rFonts w:ascii="Arial" w:eastAsia="Arial" w:hAnsi="Arial" w:cs="Arial"/>
          <w:sz w:val="22"/>
          <w:szCs w:val="22"/>
        </w:rPr>
        <w:t xml:space="preserve">months for </w:t>
      </w:r>
      <w:r w:rsidR="002D4D2B">
        <w:rPr>
          <w:rFonts w:ascii="Arial" w:eastAsia="Arial" w:hAnsi="Arial" w:cs="Arial"/>
          <w:sz w:val="22"/>
          <w:szCs w:val="22"/>
        </w:rPr>
        <w:t>TB-</w:t>
      </w:r>
      <w:r w:rsidR="00743027">
        <w:rPr>
          <w:rFonts w:ascii="Arial" w:eastAsia="Arial" w:hAnsi="Arial" w:cs="Arial"/>
          <w:sz w:val="22"/>
          <w:szCs w:val="22"/>
        </w:rPr>
        <w:t>TASA, years for IGRA</w:t>
      </w:r>
      <w:r w:rsidR="00743027" w:rsidRPr="11F658F3">
        <w:rPr>
          <w:rFonts w:ascii="Arial" w:eastAsia="Arial" w:hAnsi="Arial" w:cs="Arial"/>
          <w:sz w:val="22"/>
          <w:szCs w:val="22"/>
        </w:rPr>
        <w:t xml:space="preserve">). Individuals who test positive </w:t>
      </w:r>
      <w:r>
        <w:rPr>
          <w:rFonts w:ascii="Arial" w:eastAsia="Arial" w:hAnsi="Arial" w:cs="Arial"/>
          <w:sz w:val="22"/>
          <w:szCs w:val="22"/>
        </w:rPr>
        <w:t xml:space="preserve">according to either </w:t>
      </w:r>
      <w:r w:rsidR="008E27F4">
        <w:rPr>
          <w:rFonts w:ascii="Arial" w:eastAsia="Arial" w:hAnsi="Arial" w:cs="Arial"/>
          <w:sz w:val="22"/>
          <w:szCs w:val="22"/>
        </w:rPr>
        <w:t>test</w:t>
      </w:r>
      <w:r w:rsidR="00743027" w:rsidRPr="11F658F3">
        <w:rPr>
          <w:rFonts w:ascii="Arial" w:eastAsia="Arial" w:hAnsi="Arial" w:cs="Arial"/>
          <w:sz w:val="22"/>
          <w:szCs w:val="22"/>
        </w:rPr>
        <w:t xml:space="preserve"> are </w:t>
      </w:r>
      <w:proofErr w:type="gramStart"/>
      <w:r w:rsidR="00743027" w:rsidRPr="11F658F3">
        <w:rPr>
          <w:rFonts w:ascii="Arial" w:eastAsia="Arial" w:hAnsi="Arial" w:cs="Arial"/>
          <w:sz w:val="22"/>
          <w:szCs w:val="22"/>
        </w:rPr>
        <w:t>enrolled</w:t>
      </w:r>
      <w:proofErr w:type="gramEnd"/>
      <w:r w:rsidR="00743027">
        <w:rPr>
          <w:rFonts w:ascii="Arial" w:eastAsia="Arial" w:hAnsi="Arial" w:cs="Arial"/>
          <w:sz w:val="22"/>
          <w:szCs w:val="22"/>
        </w:rPr>
        <w:t xml:space="preserve"> </w:t>
      </w:r>
      <w:r w:rsidR="00743027">
        <w:rPr>
          <w:rFonts w:ascii="Arial" w:eastAsia="Arial" w:hAnsi="Arial" w:cs="Arial"/>
          <w:sz w:val="22"/>
          <w:szCs w:val="22"/>
        </w:rPr>
        <w:lastRenderedPageBreak/>
        <w:t>and</w:t>
      </w:r>
      <w:r w:rsidR="00743027" w:rsidRPr="11F658F3">
        <w:rPr>
          <w:rFonts w:ascii="Arial" w:eastAsia="Arial" w:hAnsi="Arial" w:cs="Arial"/>
          <w:sz w:val="22"/>
          <w:szCs w:val="22"/>
        </w:rPr>
        <w:t xml:space="preserve"> we simulate TB progression </w:t>
      </w:r>
      <w:r w:rsidR="00743027">
        <w:rPr>
          <w:rFonts w:ascii="Arial" w:eastAsia="Arial" w:hAnsi="Arial" w:cs="Arial"/>
          <w:sz w:val="22"/>
          <w:szCs w:val="22"/>
        </w:rPr>
        <w:t>f</w:t>
      </w:r>
      <w:r w:rsidR="00743027" w:rsidRPr="11F658F3">
        <w:rPr>
          <w:rFonts w:ascii="Arial" w:eastAsia="Arial" w:hAnsi="Arial" w:cs="Arial"/>
          <w:sz w:val="22"/>
          <w:szCs w:val="22"/>
        </w:rPr>
        <w:t xml:space="preserve">or the enrolled cohort over a 3-year trial period. We continue sampling from the community until we enroll </w:t>
      </w:r>
      <w:r w:rsidR="00743027" w:rsidRPr="11F658F3">
        <w:rPr>
          <w:rFonts w:ascii="Arial" w:eastAsia="Arial" w:hAnsi="Arial" w:cs="Arial"/>
          <w:i/>
          <w:iCs/>
          <w:sz w:val="22"/>
          <w:szCs w:val="22"/>
        </w:rPr>
        <w:t>N</w:t>
      </w:r>
      <w:r w:rsidR="00743027" w:rsidRPr="11F658F3">
        <w:rPr>
          <w:rFonts w:ascii="Arial" w:eastAsia="Arial" w:hAnsi="Arial" w:cs="Arial"/>
          <w:sz w:val="22"/>
          <w:szCs w:val="22"/>
        </w:rPr>
        <w:t xml:space="preserve"> individuals who progress during the trial, where </w:t>
      </w:r>
      <w:r w:rsidR="00743027" w:rsidRPr="11F658F3">
        <w:rPr>
          <w:rFonts w:ascii="Arial" w:eastAsia="Arial" w:hAnsi="Arial" w:cs="Arial"/>
          <w:i/>
          <w:iCs/>
          <w:sz w:val="22"/>
          <w:szCs w:val="22"/>
        </w:rPr>
        <w:t>N</w:t>
      </w:r>
      <w:r w:rsidR="00743027" w:rsidRPr="11F658F3">
        <w:rPr>
          <w:rFonts w:ascii="Arial" w:eastAsia="Arial" w:hAnsi="Arial" w:cs="Arial"/>
          <w:sz w:val="22"/>
          <w:szCs w:val="22"/>
        </w:rPr>
        <w:t xml:space="preserve"> is a function of the trial’s power. For each simulation, we measure the number of people sampled, screened, and enrolled to reach </w:t>
      </w:r>
      <w:r w:rsidR="00743027" w:rsidRPr="11F658F3">
        <w:rPr>
          <w:rFonts w:ascii="Arial" w:eastAsia="Arial" w:hAnsi="Arial" w:cs="Arial"/>
          <w:i/>
          <w:iCs/>
          <w:sz w:val="22"/>
          <w:szCs w:val="22"/>
        </w:rPr>
        <w:t>N</w:t>
      </w:r>
      <w:r w:rsidR="00743027" w:rsidRPr="11F658F3">
        <w:rPr>
          <w:rFonts w:ascii="Arial" w:eastAsia="Arial" w:hAnsi="Arial" w:cs="Arial"/>
          <w:sz w:val="22"/>
          <w:szCs w:val="22"/>
        </w:rPr>
        <w:t xml:space="preserve"> progressors</w:t>
      </w:r>
      <w:commentRangeStart w:id="70"/>
      <w:r w:rsidR="00743027" w:rsidRPr="11F658F3">
        <w:rPr>
          <w:rFonts w:ascii="Arial" w:eastAsia="Arial" w:hAnsi="Arial" w:cs="Arial"/>
          <w:sz w:val="22"/>
          <w:szCs w:val="22"/>
        </w:rPr>
        <w:t>.</w:t>
      </w:r>
      <w:commentRangeEnd w:id="70"/>
      <w:r w:rsidR="00743027">
        <w:rPr>
          <w:rStyle w:val="CommentReference"/>
        </w:rPr>
        <w:commentReference w:id="70"/>
      </w:r>
      <w:r>
        <w:rPr>
          <w:rFonts w:ascii="Arial" w:eastAsia="Arial" w:hAnsi="Arial" w:cs="Arial"/>
          <w:sz w:val="22"/>
          <w:szCs w:val="22"/>
        </w:rPr>
        <w:t xml:space="preserve"> </w:t>
      </w:r>
      <w:r w:rsidR="00D90B90">
        <w:rPr>
          <w:rFonts w:ascii="Arial" w:eastAsia="Arial" w:hAnsi="Arial" w:cs="Arial"/>
          <w:sz w:val="22"/>
          <w:szCs w:val="22"/>
        </w:rPr>
        <w:t xml:space="preserve">Preliminary results are shown in </w:t>
      </w:r>
      <w:r w:rsidR="00D90B90">
        <w:rPr>
          <w:rFonts w:ascii="Arial" w:eastAsia="Arial" w:hAnsi="Arial" w:cs="Arial"/>
          <w:b/>
          <w:bCs/>
          <w:sz w:val="22"/>
          <w:szCs w:val="22"/>
        </w:rPr>
        <w:t>Figure 3</w:t>
      </w:r>
      <w:r>
        <w:rPr>
          <w:rFonts w:ascii="Arial" w:eastAsia="Arial" w:hAnsi="Arial" w:cs="Arial"/>
          <w:sz w:val="22"/>
          <w:szCs w:val="22"/>
        </w:rPr>
        <w:t>. V</w:t>
      </w:r>
      <w:r w:rsidR="00743027" w:rsidRPr="11F658F3">
        <w:rPr>
          <w:rFonts w:ascii="Arial" w:eastAsia="Arial" w:hAnsi="Arial" w:cs="Arial"/>
          <w:sz w:val="22"/>
          <w:szCs w:val="22"/>
        </w:rPr>
        <w:t xml:space="preserve">accine trial size needed to enroll </w:t>
      </w:r>
      <w:r w:rsidR="00743027" w:rsidRPr="11F658F3">
        <w:rPr>
          <w:rFonts w:ascii="Arial" w:eastAsia="Arial" w:hAnsi="Arial" w:cs="Arial"/>
          <w:i/>
          <w:iCs/>
          <w:sz w:val="22"/>
          <w:szCs w:val="22"/>
        </w:rPr>
        <w:t>N</w:t>
      </w:r>
      <w:r w:rsidR="00743027" w:rsidRPr="00373DFB">
        <w:rPr>
          <w:rFonts w:ascii="Arial" w:eastAsia="Arial" w:hAnsi="Arial" w:cs="Arial"/>
          <w:sz w:val="22"/>
          <w:szCs w:val="22"/>
        </w:rPr>
        <w:t>=50</w:t>
      </w:r>
      <w:r w:rsidR="00743027" w:rsidRPr="11F658F3">
        <w:rPr>
          <w:rFonts w:ascii="Arial" w:eastAsia="Arial" w:hAnsi="Arial" w:cs="Arial"/>
          <w:sz w:val="22"/>
          <w:szCs w:val="22"/>
        </w:rPr>
        <w:t xml:space="preserve"> progressors steadily declines as a test’s DOP shrinks (</w:t>
      </w:r>
      <w:r w:rsidR="00743027" w:rsidRPr="11F658F3">
        <w:rPr>
          <w:rFonts w:ascii="Arial" w:eastAsia="Arial" w:hAnsi="Arial" w:cs="Arial"/>
          <w:i/>
          <w:iCs/>
          <w:sz w:val="22"/>
          <w:szCs w:val="22"/>
        </w:rPr>
        <w:t>i.e.</w:t>
      </w:r>
      <w:r w:rsidR="00743027" w:rsidRPr="11F658F3">
        <w:rPr>
          <w:rFonts w:ascii="Arial" w:eastAsia="Arial" w:hAnsi="Arial" w:cs="Arial"/>
          <w:sz w:val="22"/>
          <w:szCs w:val="22"/>
        </w:rPr>
        <w:t>,</w:t>
      </w:r>
      <w:commentRangeStart w:id="71"/>
      <w:commentRangeStart w:id="72"/>
      <w:commentRangeStart w:id="73"/>
      <w:r w:rsidR="00743027" w:rsidRPr="11F658F3">
        <w:rPr>
          <w:rFonts w:ascii="Arial" w:eastAsia="Arial" w:hAnsi="Arial" w:cs="Arial"/>
          <w:sz w:val="22"/>
          <w:szCs w:val="22"/>
        </w:rPr>
        <w:t xml:space="preserve"> from IGRA-like to </w:t>
      </w:r>
      <w:r w:rsidR="00743027">
        <w:rPr>
          <w:rFonts w:ascii="Arial" w:eastAsia="Arial" w:hAnsi="Arial" w:cs="Arial"/>
          <w:sz w:val="22"/>
          <w:szCs w:val="22"/>
        </w:rPr>
        <w:t>TB-</w:t>
      </w:r>
      <w:r w:rsidR="00743027" w:rsidRPr="11F658F3">
        <w:rPr>
          <w:rFonts w:ascii="Arial" w:eastAsia="Arial" w:hAnsi="Arial" w:cs="Arial"/>
          <w:sz w:val="22"/>
          <w:szCs w:val="22"/>
        </w:rPr>
        <w:t>TASA-like tests</w:t>
      </w:r>
      <w:commentRangeEnd w:id="71"/>
      <w:r w:rsidR="00743027">
        <w:rPr>
          <w:rStyle w:val="CommentReference"/>
        </w:rPr>
        <w:commentReference w:id="71"/>
      </w:r>
      <w:commentRangeEnd w:id="72"/>
      <w:r w:rsidR="00743027">
        <w:rPr>
          <w:rStyle w:val="CommentReference"/>
        </w:rPr>
        <w:commentReference w:id="72"/>
      </w:r>
      <w:commentRangeEnd w:id="73"/>
      <w:r w:rsidR="00573CCE">
        <w:rPr>
          <w:rStyle w:val="CommentReference"/>
        </w:rPr>
        <w:commentReference w:id="73"/>
      </w:r>
      <w:r w:rsidR="00743027" w:rsidRPr="11F658F3">
        <w:rPr>
          <w:rFonts w:ascii="Arial" w:eastAsia="Arial" w:hAnsi="Arial" w:cs="Arial"/>
          <w:sz w:val="22"/>
          <w:szCs w:val="22"/>
        </w:rPr>
        <w:t>) because screening tests with a short DOP help</w:t>
      </w:r>
      <w:r w:rsidR="00A47514">
        <w:rPr>
          <w:rFonts w:ascii="Arial" w:eastAsia="Arial" w:hAnsi="Arial" w:cs="Arial"/>
          <w:sz w:val="22"/>
          <w:szCs w:val="22"/>
        </w:rPr>
        <w:t>s</w:t>
      </w:r>
      <w:r w:rsidR="00743027" w:rsidRPr="11F658F3">
        <w:rPr>
          <w:rFonts w:ascii="Arial" w:eastAsia="Arial" w:hAnsi="Arial" w:cs="Arial"/>
          <w:sz w:val="22"/>
          <w:szCs w:val="22"/>
        </w:rPr>
        <w:t xml:space="preserve"> exclude individuals with persistent </w:t>
      </w:r>
      <w:proofErr w:type="spellStart"/>
      <w:r w:rsidR="00743027" w:rsidRPr="11F658F3">
        <w:rPr>
          <w:rFonts w:ascii="Arial" w:eastAsia="Arial" w:hAnsi="Arial" w:cs="Arial"/>
          <w:i/>
          <w:iCs/>
          <w:sz w:val="22"/>
          <w:szCs w:val="22"/>
        </w:rPr>
        <w:t>Mtb</w:t>
      </w:r>
      <w:proofErr w:type="spellEnd"/>
      <w:r w:rsidR="00743027" w:rsidRPr="11F658F3">
        <w:rPr>
          <w:rFonts w:ascii="Arial" w:eastAsia="Arial" w:hAnsi="Arial" w:cs="Arial"/>
          <w:i/>
          <w:iCs/>
          <w:sz w:val="22"/>
          <w:szCs w:val="22"/>
        </w:rPr>
        <w:t xml:space="preserve"> </w:t>
      </w:r>
      <w:r w:rsidR="00743027" w:rsidRPr="11F658F3">
        <w:rPr>
          <w:rFonts w:ascii="Arial" w:eastAsia="Arial" w:hAnsi="Arial" w:cs="Arial"/>
          <w:sz w:val="22"/>
          <w:szCs w:val="22"/>
        </w:rPr>
        <w:t xml:space="preserve">infection. In one scenario, relative to an IGRA-like test, a </w:t>
      </w:r>
      <w:r w:rsidR="00743027">
        <w:rPr>
          <w:rFonts w:ascii="Arial" w:eastAsia="Arial" w:hAnsi="Arial" w:cs="Arial"/>
          <w:sz w:val="22"/>
          <w:szCs w:val="22"/>
        </w:rPr>
        <w:t>TB-</w:t>
      </w:r>
      <w:r w:rsidR="00743027" w:rsidRPr="11F658F3">
        <w:rPr>
          <w:rFonts w:ascii="Arial" w:eastAsia="Arial" w:hAnsi="Arial" w:cs="Arial"/>
          <w:sz w:val="22"/>
          <w:szCs w:val="22"/>
        </w:rPr>
        <w:t xml:space="preserve">TASA-like test with a 6-month DOP could yield an expected 32-fold reduction in trial size (121 </w:t>
      </w:r>
      <w:r w:rsidR="00743027" w:rsidRPr="11F658F3">
        <w:rPr>
          <w:rFonts w:ascii="Arial" w:eastAsia="Arial" w:hAnsi="Arial" w:cs="Arial"/>
          <w:i/>
          <w:iCs/>
          <w:sz w:val="22"/>
          <w:szCs w:val="22"/>
        </w:rPr>
        <w:t>vs.</w:t>
      </w:r>
      <w:r w:rsidR="00743027" w:rsidRPr="11F658F3">
        <w:rPr>
          <w:rFonts w:ascii="Arial" w:eastAsia="Arial" w:hAnsi="Arial" w:cs="Arial"/>
          <w:sz w:val="22"/>
          <w:szCs w:val="22"/>
        </w:rPr>
        <w:t xml:space="preserve"> 3,879 enrolled) with </w:t>
      </w:r>
      <w:r w:rsidR="00743027">
        <w:rPr>
          <w:rFonts w:ascii="Arial" w:eastAsia="Arial" w:hAnsi="Arial" w:cs="Arial"/>
          <w:sz w:val="22"/>
          <w:szCs w:val="22"/>
        </w:rPr>
        <w:t xml:space="preserve">only </w:t>
      </w:r>
      <w:r w:rsidR="00743027" w:rsidRPr="11F658F3">
        <w:rPr>
          <w:rFonts w:ascii="Arial" w:eastAsia="Arial" w:hAnsi="Arial" w:cs="Arial"/>
          <w:sz w:val="22"/>
          <w:szCs w:val="22"/>
        </w:rPr>
        <w:t xml:space="preserve">a 1.9-fold increase in the number screened (17,720 vs. 9,234 screened). </w:t>
      </w:r>
      <w:r w:rsidR="00D90B90">
        <w:rPr>
          <w:rFonts w:ascii="Arial" w:eastAsia="Arial" w:hAnsi="Arial" w:cs="Arial"/>
          <w:sz w:val="22"/>
          <w:szCs w:val="22"/>
        </w:rPr>
        <w:t>A</w:t>
      </w:r>
      <w:r w:rsidR="00743027" w:rsidRPr="11F658F3">
        <w:rPr>
          <w:rFonts w:ascii="Arial" w:eastAsia="Arial" w:hAnsi="Arial" w:cs="Arial"/>
          <w:sz w:val="22"/>
          <w:szCs w:val="22"/>
        </w:rPr>
        <w:t xml:space="preserve"> modestly longer DOP</w:t>
      </w:r>
      <w:r w:rsidR="00D90B90">
        <w:rPr>
          <w:rFonts w:ascii="Arial" w:eastAsia="Arial" w:hAnsi="Arial" w:cs="Arial"/>
          <w:sz w:val="22"/>
          <w:szCs w:val="22"/>
        </w:rPr>
        <w:t xml:space="preserve"> (</w:t>
      </w:r>
      <w:r w:rsidR="00743027" w:rsidRPr="11F658F3">
        <w:rPr>
          <w:rFonts w:ascii="Arial" w:eastAsia="Arial" w:hAnsi="Arial" w:cs="Arial"/>
          <w:sz w:val="22"/>
          <w:szCs w:val="22"/>
        </w:rPr>
        <w:t>one year</w:t>
      </w:r>
      <w:r w:rsidR="00D90B90">
        <w:rPr>
          <w:rFonts w:ascii="Arial" w:eastAsia="Arial" w:hAnsi="Arial" w:cs="Arial"/>
          <w:sz w:val="22"/>
          <w:szCs w:val="22"/>
        </w:rPr>
        <w:t>)</w:t>
      </w:r>
      <w:r w:rsidR="00743027" w:rsidRPr="11F658F3">
        <w:rPr>
          <w:rFonts w:ascii="Arial" w:eastAsia="Arial" w:hAnsi="Arial" w:cs="Arial"/>
          <w:sz w:val="22"/>
          <w:szCs w:val="22"/>
        </w:rPr>
        <w:t xml:space="preserve"> could generate a similar 26-fold expected reduction in trial size (147 enrolled) with a 1.3-fold increase in the number screened (11,982 screened)</w:t>
      </w:r>
      <w:commentRangeStart w:id="74"/>
      <w:commentRangeStart w:id="75"/>
      <w:r w:rsidR="00743027" w:rsidRPr="11F658F3">
        <w:rPr>
          <w:rFonts w:ascii="Arial" w:eastAsia="Arial" w:hAnsi="Arial" w:cs="Arial"/>
          <w:sz w:val="22"/>
          <w:szCs w:val="22"/>
        </w:rPr>
        <w:t>.</w:t>
      </w:r>
      <w:r w:rsidR="00743027">
        <w:rPr>
          <w:rFonts w:ascii="Arial" w:eastAsia="Arial" w:hAnsi="Arial" w:cs="Arial"/>
          <w:sz w:val="22"/>
          <w:szCs w:val="22"/>
        </w:rPr>
        <w:t xml:space="preserve"> </w:t>
      </w:r>
      <w:commentRangeEnd w:id="74"/>
      <w:r w:rsidR="00743027">
        <w:rPr>
          <w:rStyle w:val="CommentReference"/>
        </w:rPr>
        <w:commentReference w:id="74"/>
      </w:r>
      <w:commentRangeEnd w:id="75"/>
      <w:r w:rsidR="005B52E1">
        <w:rPr>
          <w:rStyle w:val="CommentReference"/>
        </w:rPr>
        <w:commentReference w:id="75"/>
      </w:r>
      <w:r w:rsidR="00573CCE">
        <w:rPr>
          <w:rFonts w:ascii="Arial" w:eastAsia="Arial" w:hAnsi="Arial" w:cs="Arial"/>
          <w:sz w:val="22"/>
          <w:szCs w:val="22"/>
        </w:rPr>
        <w:t xml:space="preserve"> </w:t>
      </w:r>
      <w:r w:rsidR="005B52E1">
        <w:rPr>
          <w:rFonts w:ascii="Arial" w:eastAsia="Arial" w:hAnsi="Arial" w:cs="Arial"/>
          <w:sz w:val="22"/>
          <w:szCs w:val="22"/>
        </w:rPr>
        <w:t xml:space="preserve">These findings are based on </w:t>
      </w:r>
      <w:r w:rsidR="008B7583">
        <w:rPr>
          <w:rFonts w:ascii="Arial" w:eastAsia="Arial" w:hAnsi="Arial" w:cs="Arial"/>
          <w:sz w:val="22"/>
          <w:szCs w:val="22"/>
        </w:rPr>
        <w:t>simplifying</w:t>
      </w:r>
      <w:r w:rsidR="005B52E1">
        <w:rPr>
          <w:rFonts w:ascii="Arial" w:eastAsia="Arial" w:hAnsi="Arial" w:cs="Arial"/>
          <w:sz w:val="22"/>
          <w:szCs w:val="22"/>
        </w:rPr>
        <w:t xml:space="preserve"> assumptions, including a uniform age distribution, constant TB incidence, and perfect test sensitivity/specificity within the test’s positivity window. Nevertheless, this modeling framework provides a strong basis for simulating trials under more realistic conditions. </w:t>
      </w:r>
    </w:p>
    <w:p w14:paraId="59014146" w14:textId="77777777" w:rsidR="00393EBB" w:rsidRPr="000016D3" w:rsidRDefault="00393EBB" w:rsidP="000016D3">
      <w:pPr>
        <w:spacing w:after="0" w:line="240" w:lineRule="auto"/>
        <w:jc w:val="both"/>
        <w:rPr>
          <w:rFonts w:ascii="Arial" w:hAnsi="Arial" w:cs="Arial"/>
          <w:sz w:val="10"/>
          <w:szCs w:val="10"/>
        </w:rPr>
      </w:pPr>
    </w:p>
    <w:p w14:paraId="166537A7" w14:textId="16CDBBE4" w:rsidR="008F17FA" w:rsidRPr="00742A6F" w:rsidRDefault="00352EE3" w:rsidP="000016D3">
      <w:pPr>
        <w:spacing w:after="0" w:line="240" w:lineRule="auto"/>
        <w:jc w:val="both"/>
        <w:rPr>
          <w:rFonts w:ascii="Arial" w:hAnsi="Arial"/>
          <w:b/>
          <w:sz w:val="22"/>
        </w:rPr>
      </w:pPr>
      <w:r>
        <w:rPr>
          <w:rFonts w:ascii="Arial" w:hAnsi="Arial" w:cs="Arial"/>
          <w:b/>
          <w:bCs/>
          <w:sz w:val="22"/>
          <w:szCs w:val="22"/>
        </w:rPr>
        <w:t xml:space="preserve">B. </w:t>
      </w:r>
      <w:commentRangeStart w:id="76"/>
      <w:r w:rsidR="008F17FA" w:rsidRPr="00742A6F">
        <w:rPr>
          <w:rFonts w:ascii="Arial" w:hAnsi="Arial"/>
          <w:b/>
          <w:sz w:val="22"/>
        </w:rPr>
        <w:t>INNOVATION</w:t>
      </w:r>
      <w:commentRangeEnd w:id="76"/>
      <w:r>
        <w:rPr>
          <w:rStyle w:val="CommentReference"/>
        </w:rPr>
        <w:commentReference w:id="76"/>
      </w:r>
    </w:p>
    <w:p w14:paraId="4414AD80" w14:textId="69E4105F" w:rsidR="008F17FA" w:rsidRPr="00132959" w:rsidRDefault="00C615C8" w:rsidP="000016D3">
      <w:pPr>
        <w:spacing w:after="0" w:line="240" w:lineRule="auto"/>
        <w:jc w:val="both"/>
        <w:rPr>
          <w:rFonts w:ascii="Arial" w:hAnsi="Arial" w:cs="Arial"/>
          <w:sz w:val="22"/>
          <w:szCs w:val="22"/>
        </w:rPr>
      </w:pPr>
      <w:r>
        <w:rPr>
          <w:rFonts w:ascii="Arial" w:hAnsi="Arial" w:cs="Arial"/>
          <w:sz w:val="22"/>
          <w:szCs w:val="22"/>
        </w:rPr>
        <w:t>Our</w:t>
      </w:r>
      <w:r w:rsidR="008F17FA" w:rsidRPr="27BB8721">
        <w:rPr>
          <w:rFonts w:ascii="Arial" w:hAnsi="Arial" w:cs="Arial"/>
          <w:sz w:val="22"/>
          <w:szCs w:val="22"/>
        </w:rPr>
        <w:t xml:space="preserve"> study is innovative in </w:t>
      </w:r>
      <w:r w:rsidR="00CD4313">
        <w:rPr>
          <w:rFonts w:ascii="Arial" w:hAnsi="Arial" w:cs="Arial"/>
          <w:sz w:val="22"/>
          <w:szCs w:val="22"/>
        </w:rPr>
        <w:t>three</w:t>
      </w:r>
      <w:commentRangeStart w:id="77"/>
      <w:r w:rsidR="008F17FA" w:rsidRPr="27BB8721">
        <w:rPr>
          <w:rFonts w:ascii="Arial" w:hAnsi="Arial" w:cs="Arial"/>
          <w:sz w:val="22"/>
          <w:szCs w:val="22"/>
        </w:rPr>
        <w:t xml:space="preserve"> </w:t>
      </w:r>
      <w:commentRangeEnd w:id="77"/>
      <w:r w:rsidR="008F17FA" w:rsidRPr="27BB8721">
        <w:rPr>
          <w:rStyle w:val="CommentReference"/>
          <w:rFonts w:ascii="Arial" w:hAnsi="Arial" w:cs="Arial"/>
          <w:sz w:val="22"/>
          <w:szCs w:val="22"/>
        </w:rPr>
        <w:commentReference w:id="77"/>
      </w:r>
      <w:r w:rsidR="008F17FA" w:rsidRPr="27BB8721">
        <w:rPr>
          <w:rFonts w:ascii="Arial" w:hAnsi="Arial" w:cs="Arial"/>
          <w:sz w:val="22"/>
          <w:szCs w:val="22"/>
        </w:rPr>
        <w:t>ways:</w:t>
      </w:r>
    </w:p>
    <w:p w14:paraId="6850EB4D" w14:textId="38469872" w:rsidR="008F17FA" w:rsidRDefault="008F17FA" w:rsidP="00C7768F">
      <w:pPr>
        <w:pStyle w:val="ListParagraph"/>
        <w:numPr>
          <w:ilvl w:val="0"/>
          <w:numId w:val="7"/>
        </w:numPr>
        <w:spacing w:line="240" w:lineRule="auto"/>
        <w:ind w:left="360"/>
        <w:jc w:val="both"/>
        <w:rPr>
          <w:rFonts w:ascii="Arial" w:hAnsi="Arial" w:cs="Arial"/>
          <w:sz w:val="22"/>
          <w:szCs w:val="22"/>
        </w:rPr>
      </w:pPr>
      <w:commentRangeStart w:id="78"/>
      <w:commentRangeStart w:id="79"/>
      <w:r w:rsidRPr="00AD0474">
        <w:rPr>
          <w:rFonts w:ascii="Arial" w:hAnsi="Arial" w:cs="Arial"/>
          <w:b/>
          <w:bCs/>
          <w:sz w:val="22"/>
          <w:szCs w:val="22"/>
        </w:rPr>
        <w:t xml:space="preserve">We will leverage innovative methods that can </w:t>
      </w:r>
      <w:r w:rsidRPr="002B44C7">
        <w:rPr>
          <w:rFonts w:ascii="Arial" w:hAnsi="Arial" w:cs="Arial"/>
          <w:b/>
          <w:bCs/>
          <w:sz w:val="22"/>
          <w:szCs w:val="22"/>
        </w:rPr>
        <w:t>clearly delineate recent and persistent infection</w:t>
      </w:r>
      <w:r w:rsidRPr="00AD0474">
        <w:rPr>
          <w:rFonts w:ascii="Arial" w:hAnsi="Arial" w:cs="Arial"/>
          <w:b/>
          <w:bCs/>
          <w:sz w:val="22"/>
          <w:szCs w:val="22"/>
        </w:rPr>
        <w:t xml:space="preserve"> using immunological signatures of </w:t>
      </w:r>
      <w:proofErr w:type="spellStart"/>
      <w:r w:rsidRPr="00AD0474">
        <w:rPr>
          <w:rFonts w:ascii="Arial" w:hAnsi="Arial" w:cs="Arial"/>
          <w:b/>
          <w:bCs/>
          <w:i/>
          <w:iCs/>
          <w:sz w:val="22"/>
          <w:szCs w:val="22"/>
        </w:rPr>
        <w:t>Mtb</w:t>
      </w:r>
      <w:proofErr w:type="spellEnd"/>
      <w:r w:rsidRPr="00AD0474">
        <w:rPr>
          <w:rFonts w:ascii="Arial" w:hAnsi="Arial" w:cs="Arial"/>
          <w:b/>
          <w:bCs/>
          <w:sz w:val="22"/>
          <w:szCs w:val="22"/>
        </w:rPr>
        <w:t xml:space="preserve"> antigen-specific T cell activation (</w:t>
      </w:r>
      <w:r w:rsidR="00B655AD">
        <w:rPr>
          <w:rFonts w:ascii="Arial" w:hAnsi="Arial" w:cs="Arial"/>
          <w:b/>
          <w:bCs/>
          <w:sz w:val="22"/>
          <w:szCs w:val="22"/>
        </w:rPr>
        <w:t>TB-</w:t>
      </w:r>
      <w:r w:rsidRPr="00AD0474">
        <w:rPr>
          <w:rFonts w:ascii="Arial" w:hAnsi="Arial" w:cs="Arial"/>
          <w:b/>
          <w:bCs/>
          <w:sz w:val="22"/>
          <w:szCs w:val="22"/>
        </w:rPr>
        <w:t>TASA).</w:t>
      </w:r>
      <w:r w:rsidRPr="00D54DF8">
        <w:rPr>
          <w:rFonts w:ascii="Arial" w:hAnsi="Arial" w:cs="Arial"/>
          <w:sz w:val="22"/>
          <w:szCs w:val="22"/>
        </w:rPr>
        <w:t xml:space="preserve"> </w:t>
      </w:r>
      <w:r w:rsidR="00B655AD">
        <w:rPr>
          <w:rFonts w:ascii="Arial" w:hAnsi="Arial" w:cs="Arial"/>
          <w:sz w:val="22"/>
          <w:szCs w:val="22"/>
        </w:rPr>
        <w:t>TB-</w:t>
      </w:r>
      <w:r w:rsidRPr="00D54DF8">
        <w:rPr>
          <w:rFonts w:ascii="Arial" w:hAnsi="Arial" w:cs="Arial"/>
          <w:sz w:val="22"/>
          <w:szCs w:val="22"/>
        </w:rPr>
        <w:t xml:space="preserve">TASA is a novel immune-cell based diagnostic </w:t>
      </w:r>
      <w:r w:rsidR="00891397">
        <w:rPr>
          <w:rFonts w:ascii="Arial" w:hAnsi="Arial" w:cs="Arial"/>
          <w:sz w:val="22"/>
          <w:szCs w:val="22"/>
        </w:rPr>
        <w:t>that is one of the first to reliably</w:t>
      </w:r>
      <w:r>
        <w:rPr>
          <w:rFonts w:ascii="Arial" w:hAnsi="Arial" w:cs="Arial"/>
          <w:sz w:val="22"/>
          <w:szCs w:val="22"/>
        </w:rPr>
        <w:t xml:space="preserve"> distinguish between recent and persistent infection</w:t>
      </w:r>
      <w:r w:rsidR="006505CF">
        <w:rPr>
          <w:rFonts w:ascii="Arial" w:hAnsi="Arial" w:cs="Arial"/>
          <w:sz w:val="22"/>
          <w:szCs w:val="22"/>
        </w:rPr>
        <w:t xml:space="preserve">. This tool </w:t>
      </w:r>
      <w:r w:rsidR="00250B82">
        <w:rPr>
          <w:rFonts w:ascii="Arial" w:hAnsi="Arial" w:cs="Arial"/>
          <w:sz w:val="22"/>
          <w:szCs w:val="22"/>
        </w:rPr>
        <w:t>could</w:t>
      </w:r>
      <w:r>
        <w:rPr>
          <w:rFonts w:ascii="Arial" w:hAnsi="Arial" w:cs="Arial"/>
          <w:sz w:val="22"/>
          <w:szCs w:val="22"/>
        </w:rPr>
        <w:t xml:space="preserve"> revolutionize our understanding of TB epidemiology and transmission. </w:t>
      </w:r>
      <w:commentRangeEnd w:id="78"/>
      <w:r w:rsidR="00352EE3">
        <w:rPr>
          <w:rStyle w:val="CommentReference"/>
        </w:rPr>
        <w:commentReference w:id="78"/>
      </w:r>
      <w:commentRangeEnd w:id="79"/>
      <w:r w:rsidR="00E709D1">
        <w:rPr>
          <w:rStyle w:val="CommentReference"/>
        </w:rPr>
        <w:commentReference w:id="79"/>
      </w:r>
      <w:r w:rsidR="00393EBB">
        <w:rPr>
          <w:rFonts w:ascii="Arial" w:hAnsi="Arial" w:cs="Arial"/>
          <w:sz w:val="22"/>
          <w:szCs w:val="22"/>
        </w:rPr>
        <w:t xml:space="preserve">Deliverables from our work will also support the future development of other tests for recent </w:t>
      </w:r>
      <w:proofErr w:type="spellStart"/>
      <w:r w:rsidR="00393EBB">
        <w:rPr>
          <w:rFonts w:ascii="Arial" w:hAnsi="Arial" w:cs="Arial"/>
          <w:i/>
          <w:iCs/>
          <w:sz w:val="22"/>
          <w:szCs w:val="22"/>
        </w:rPr>
        <w:t>Mtb</w:t>
      </w:r>
      <w:proofErr w:type="spellEnd"/>
      <w:r w:rsidR="00393EBB">
        <w:rPr>
          <w:rFonts w:ascii="Arial" w:hAnsi="Arial" w:cs="Arial"/>
          <w:sz w:val="22"/>
          <w:szCs w:val="22"/>
        </w:rPr>
        <w:t xml:space="preserve"> infection (including, for example, transcriptomic-based approaches and assays measuring responses to </w:t>
      </w:r>
      <w:proofErr w:type="spellStart"/>
      <w:r w:rsidR="00393EBB">
        <w:rPr>
          <w:rFonts w:ascii="Arial" w:hAnsi="Arial" w:cs="Arial"/>
          <w:i/>
          <w:iCs/>
          <w:sz w:val="22"/>
          <w:szCs w:val="22"/>
        </w:rPr>
        <w:t>Mtb</w:t>
      </w:r>
      <w:proofErr w:type="spellEnd"/>
      <w:r w:rsidR="00393EBB">
        <w:rPr>
          <w:rFonts w:ascii="Arial" w:hAnsi="Arial" w:cs="Arial"/>
          <w:sz w:val="22"/>
          <w:szCs w:val="22"/>
        </w:rPr>
        <w:t xml:space="preserve"> dormancy antigens). </w:t>
      </w:r>
      <w:r w:rsidR="00AB7269">
        <w:rPr>
          <w:rFonts w:ascii="Arial" w:hAnsi="Arial" w:cs="Arial"/>
          <w:sz w:val="22"/>
          <w:szCs w:val="22"/>
        </w:rPr>
        <w:fldChar w:fldCharType="begin"/>
      </w:r>
      <w:r w:rsidR="00900AE7">
        <w:rPr>
          <w:rFonts w:ascii="Arial" w:hAnsi="Arial" w:cs="Arial"/>
          <w:sz w:val="22"/>
          <w:szCs w:val="22"/>
        </w:rPr>
        <w:instrText xml:space="preserve"> ADDIN ZOTERO_ITEM CSL_CITATION {"citationID":"zdv4YhaH","properties":{"formattedCitation":"\\super 19,24\\uc0\\u8211{}26\\nosupersub{}","plainCitation":"19,24–26","noteIndex":0},"citationItems":[{"id":1982,"uris":["http://zotero.org/users/6528344/items/UZPZNHMG"],"itemData":{"id":1982,"type":"article-journal","abstract":"Sensitive point-of-care screening tests are urgently needed to identify individuals at highest risk of tuberculosis. We prospectively tested performance of host-blood transcriptomic tuberculosis signatures.","container-title":"Communications Medicine","DOI":"10.1038/s43856-022-00086-8","ISSN":"2730-664X","issue":"1","journalAbbreviation":"Commun Med","language":"en","license":"2022 The Author(s)","note":"publisher: Nature Publishing Group","page":"26","source":"www.nature.com","title":"Prospective multicentre head-to-head validation of host blood transcriptomic biomarkers for pulmonary tuberculosis by real-time PCR","volume":"2","author":[{"family":"Mendelsohn","given":"Simon C."},{"family":"Mbandi","given":"Stanley Kimbung"},{"family":"Fiore-Gartland","given":"Andrew"},{"family":"Penn-Nicholson","given":"Adam"},{"family":"Musvosvi","given":"Munyaradzi"},{"family":"Mulenga","given":"Humphrey"},{"family":"Fisher","given":"Michelle"},{"family":"Hadley","given":"Katie"},{"family":"Erasmus","given":"Mzwandile"},{"family":"Nombida","given":"Onke"},{"family":"Tameris","given":"Michèle"},{"family":"Walzl","given":"Gerhard"},{"family":"Naidoo","given":"Kogieleum"},{"family":"Churchyard","given":"Gavin"},{"family":"Hatherill","given":"Mark"},{"family":"Scriba","given":"Thomas J."}],"issued":{"date-parts":[["2022",3,10]]}}},{"id":1984,"uris":["http://zotero.org/users/6528344/items/BN7XBH6T"],"itemData":{"id":1984,"type":"article-journal","abstract":"The World Health Organization identified the need for a non–sputum-based triage test to identify those in need of further tuberculosis (TB) testing.To determine whether the 3-gene TB score can be a diagnostic tool throughout the course of TB disease, from latency to diagnosis to treatment response, and posttreatment residual inflammation.This nested case-control study analyzed the 3-gene TB score in 3 cohorts, each focusing on a different stage of TB disease: (1) the Adolescent Cohort Study profiled whole-blood samples from adolescents with latent Mycobacterium tuberculosis infection, some of which progressed to active TB (ATB), using RNA sequencing; (2) the Brazil Active Screen Study collected whole blood from an actively screened case-control cohort of adult inmates from 2 prisons in Mato Grosso do Sul, Brazil, for ATB from January 2016 to February 2016; and (3) the Catalysis Treatment Response Cohort (CTRC) identified culture-positive adults in primary health care clinics in Cape Town, South Africa, from 2005 to 2007 and collected whole blood for RNA sequencing from patients with ATB at diagnosis and weeks 1, 4, and 24. The CTRC patients also had positron emission tomography–computed tomography scans at diagnosis, week 4, and week 24. Analyses were performed from September 2017 to June 2018.A 3-gene messenger RNA expression score, measured by quantitative polymerase chain reaction or RNA sequencing, was evaluated for distinguishing the following: individuals who progressed to ATB from those who did not, individuals with ATB from those without, and individuals with slower treatment response during TB therapy.Patients evaluated in this study included 144 adolescents from the Adolescent Cohort Study (aged 12-18 years; 96 female and 48 male), 81 adult prison inmates from the Brazil Active Screen Study (aged 20-72 years; 81 male), and 138 adult community members from the CTRC (aged 17-64 years; 81 female and 57 male). The 3-gene TB score identified progression from latent M tuberculosis infection to ATB 6 months prior to sputum conversion with 86% sensitivity and 84% specificity (area under the curve [AUC], 0.86; 95% CI, 0.77-0.96) and patients with ATB in the Brazil Active Screen Study cohort (AUC, 0.87; 95% CI, 0.78-0.95) and CTRC (AUC, 0.94; 95% CI, 0.88-0.99). It also identified CTRC patients with failed treatment at the end of treatment (AUC, 0.93; 95% CI, 0.83-1.00). Collectively, across all cohorts, the 3-gene TB score identified patients with ATB with 90% sensitivity, 70% specificity, and 99.3% negative predictive value at 4% prevalence.Across 3 independent prospective cohorts, the 3-gene TB score approaches the World Health Organization target product profile benchmarks for non–sputum-based triage test with high negative predictive value. This gene expression diagnostic approach should be considered for further validation and future implementation.","container-title":"JAMA Network Open","DOI":"10.1001/jamanetworkopen.2018.3779","ISSN":"2574-3805","issue":"6","journalAbbreviation":"JAMA Netw Open","page":"e183779","source":"Silverchair","title":"Assessment of Validity of a Blood-Based 3-Gene Signature Score for Progression and Diagnosis of Tuberculosis, Disease Severity, and Treatment Response","volume":"1","author":[{"family":"Warsinske","given":"Hayley C."},{"family":"Rao","given":"Aditya M."},{"family":"Moreira","given":"Flora M. F."},{"family":"Santos","given":"Paulo Cesar P."},{"family":"Liu","given":"Andrew B."},{"family":"Scott","given":"Madeleine"},{"family":"Malherbe","given":"Stephaus T."},{"family":"Ronacher","given":"Katharina"},{"family":"Walzl","given":"Gerhard"},{"family":"Winter","given":"Jill"},{"family":"Sweeney","given":"Timothy E."},{"family":"Croda","given":"Julio"},{"family":"Andrews","given":"Jason R."},{"family":"Khatri","given":"Purvesh"}],"issued":{"date-parts":[["2018",10,26]]}}},{"id":2065,"uris":["http://zotero.org/users/6528344/items/9CCTAJLY"],"itemData":{"id":2065,"type":"webpage","title":"FIND DxConnect Test Directory","URL":"https://finddx.shinyapps.io/testdirexplorer_beta/","accessed":{"date-parts":[["2025",10,2]]}}},{"id":2052,"uris":["http://zotero.org/users/6528344/items/VYEXMKRG"],"itemData":{"id":2052,"type":"article-journal","abstract":"Tuberculosis (TB) remains as a significant global health threat to date, with latent TB infection (LTBI) serving as a major reservoir for future active disease cases. A practical approach to an effective control and eradication of TB hence, requires an explicit identification of infected patient whom are at high risk of progressing from latent to active TB, particularly in those recently infected individuals. Current diagnostic tools however, including Tuberculin Skin Test and Interferon-Gamma Release Assays, are still lacking for their ability to critically distinguish between recent and remote infections, leading to insufficiency in optimizing targeted preventive treatment strategies. This review examines the limitations of current diagnostic tools and explores novel biomarkers to enhance distinction within the infection timeline in LTBI diagnostics. Advancement in immune profiling, dormancy antigen, along with molecular and transcriptomic approaches holds great promise to develop a diagnostic tools with better accuracy to differentiate recent from remote infections, thereby optimizing targeted interventions to improve TB control strategies. These underscores the need for further research into these emerging diagnostic tools to facilitate an effective public health strategies and contribute to the united efforts in End TB Strategy.","container-title":"One Health Outlook","DOI":"10.1186/s42522-025-00144-w","ISSN":"2524-4655","issue":"1","journalAbbreviation":"One Health Outlook","language":"eng","note":"PMID: 40205610\nPMCID: PMC11983811","page":"19","source":"PubMed","title":"Advancement in diagnostic approaches for latent tuberculosis: distinguishing recent from remote infections","title-short":"Advancement in diagnostic approaches for latent tuberculosis","volume":"7","author":[{"family":"Ding","given":"Yi En"},{"family":"Wong","given":"Matthew Tze Jian"},{"family":"Norazmi","given":"Mohd Nor"},{"family":"Balakrishnan","given":"Venugopal"},{"family":"Tye","given":"Gee Jun"}],"issued":{"date-parts":[["2025",4,10]]}}}],"schema":"https://github.com/citation-style-language/schema/raw/master/csl-citation.json"} </w:instrText>
      </w:r>
      <w:r w:rsidR="00AB7269">
        <w:rPr>
          <w:rFonts w:ascii="Arial" w:hAnsi="Arial" w:cs="Arial"/>
          <w:sz w:val="22"/>
          <w:szCs w:val="22"/>
        </w:rPr>
        <w:fldChar w:fldCharType="separate"/>
      </w:r>
      <w:r w:rsidR="00900AE7" w:rsidRPr="00900AE7">
        <w:rPr>
          <w:rFonts w:ascii="Arial" w:eastAsiaTheme="minorHAnsi" w:hAnsi="Arial" w:cs="Arial"/>
          <w:kern w:val="0"/>
          <w:sz w:val="22"/>
          <w:vertAlign w:val="superscript"/>
        </w:rPr>
        <w:t>19,24–26</w:t>
      </w:r>
      <w:r w:rsidR="00AB7269">
        <w:rPr>
          <w:rFonts w:ascii="Arial" w:hAnsi="Arial" w:cs="Arial"/>
          <w:sz w:val="22"/>
          <w:szCs w:val="22"/>
        </w:rPr>
        <w:fldChar w:fldCharType="end"/>
      </w:r>
    </w:p>
    <w:p w14:paraId="035FE715" w14:textId="5FDA593C" w:rsidR="008F17FA" w:rsidRPr="0065762E" w:rsidRDefault="008F17FA" w:rsidP="00C7768F">
      <w:pPr>
        <w:pStyle w:val="ListParagraph"/>
        <w:numPr>
          <w:ilvl w:val="0"/>
          <w:numId w:val="7"/>
        </w:numPr>
        <w:spacing w:line="240" w:lineRule="auto"/>
        <w:ind w:left="360"/>
        <w:jc w:val="both"/>
        <w:rPr>
          <w:rFonts w:ascii="Arial" w:hAnsi="Arial" w:cs="Arial"/>
          <w:sz w:val="22"/>
          <w:szCs w:val="22"/>
        </w:rPr>
      </w:pPr>
      <w:r w:rsidRPr="35E89CD1">
        <w:rPr>
          <w:rFonts w:ascii="Arial" w:hAnsi="Arial" w:cs="Arial"/>
          <w:b/>
          <w:bCs/>
          <w:sz w:val="22"/>
          <w:szCs w:val="22"/>
        </w:rPr>
        <w:t xml:space="preserve">We will expand the use-cases for this assay beyond clinical management of </w:t>
      </w:r>
      <w:r w:rsidRPr="35E89CD1">
        <w:rPr>
          <w:rFonts w:ascii="Arial" w:hAnsi="Arial" w:cs="Arial"/>
          <w:b/>
          <w:bCs/>
          <w:i/>
          <w:iCs/>
          <w:sz w:val="22"/>
          <w:szCs w:val="22"/>
        </w:rPr>
        <w:t>Mtb</w:t>
      </w:r>
      <w:r w:rsidRPr="35E89CD1">
        <w:rPr>
          <w:rFonts w:ascii="Arial" w:hAnsi="Arial" w:cs="Arial"/>
          <w:b/>
          <w:bCs/>
          <w:sz w:val="22"/>
          <w:szCs w:val="22"/>
        </w:rPr>
        <w:t xml:space="preserve">-exposed persons, to understand the </w:t>
      </w:r>
      <w:r w:rsidR="00393EBB">
        <w:rPr>
          <w:rFonts w:ascii="Arial" w:hAnsi="Arial" w:cs="Arial"/>
          <w:b/>
          <w:bCs/>
          <w:sz w:val="22"/>
          <w:szCs w:val="22"/>
        </w:rPr>
        <w:t>highly impactful</w:t>
      </w:r>
      <w:r w:rsidR="00393EBB" w:rsidRPr="35E89CD1">
        <w:rPr>
          <w:rFonts w:ascii="Arial" w:hAnsi="Arial" w:cs="Arial"/>
          <w:b/>
          <w:bCs/>
          <w:sz w:val="22"/>
          <w:szCs w:val="22"/>
        </w:rPr>
        <w:t xml:space="preserve"> </w:t>
      </w:r>
      <w:r w:rsidRPr="35E89CD1">
        <w:rPr>
          <w:rFonts w:ascii="Arial" w:hAnsi="Arial" w:cs="Arial"/>
          <w:b/>
          <w:bCs/>
          <w:sz w:val="22"/>
          <w:szCs w:val="22"/>
        </w:rPr>
        <w:t xml:space="preserve">breadth of applications of a test for recent </w:t>
      </w:r>
      <w:proofErr w:type="spellStart"/>
      <w:r w:rsidRPr="35E89CD1">
        <w:rPr>
          <w:rFonts w:ascii="Arial" w:hAnsi="Arial" w:cs="Arial"/>
          <w:b/>
          <w:bCs/>
          <w:i/>
          <w:iCs/>
          <w:sz w:val="22"/>
          <w:szCs w:val="22"/>
        </w:rPr>
        <w:t>Mtb</w:t>
      </w:r>
      <w:proofErr w:type="spellEnd"/>
      <w:r w:rsidRPr="35E89CD1">
        <w:rPr>
          <w:rFonts w:ascii="Arial" w:hAnsi="Arial" w:cs="Arial"/>
          <w:b/>
          <w:bCs/>
          <w:sz w:val="22"/>
          <w:szCs w:val="22"/>
        </w:rPr>
        <w:t xml:space="preserve"> infection</w:t>
      </w:r>
      <w:commentRangeStart w:id="80"/>
      <w:r w:rsidRPr="35E89CD1">
        <w:rPr>
          <w:rFonts w:ascii="Arial" w:hAnsi="Arial" w:cs="Arial"/>
          <w:b/>
          <w:bCs/>
          <w:sz w:val="22"/>
          <w:szCs w:val="22"/>
        </w:rPr>
        <w:t>.</w:t>
      </w:r>
      <w:commentRangeEnd w:id="80"/>
      <w:r w:rsidR="00EC4C4D">
        <w:rPr>
          <w:rStyle w:val="CommentReference"/>
        </w:rPr>
        <w:commentReference w:id="80"/>
      </w:r>
      <w:r w:rsidRPr="35E89CD1">
        <w:rPr>
          <w:rFonts w:ascii="Arial" w:hAnsi="Arial" w:cs="Arial"/>
          <w:sz w:val="22"/>
          <w:szCs w:val="22"/>
        </w:rPr>
        <w:t xml:space="preserve"> Previous development and validation of this assay </w:t>
      </w:r>
      <w:r w:rsidR="00596C01" w:rsidRPr="35E89CD1">
        <w:rPr>
          <w:rFonts w:ascii="Arial" w:hAnsi="Arial" w:cs="Arial"/>
          <w:sz w:val="22"/>
          <w:szCs w:val="22"/>
        </w:rPr>
        <w:t>have</w:t>
      </w:r>
      <w:r w:rsidRPr="35E89CD1">
        <w:rPr>
          <w:rFonts w:ascii="Arial" w:hAnsi="Arial" w:cs="Arial"/>
          <w:sz w:val="22"/>
          <w:szCs w:val="22"/>
        </w:rPr>
        <w:t xml:space="preserve"> focused on determining eligibility for TB preventive therapy. We propose to explore the potential of this new assay to significantly advance vaccine clinical trial design and evaluation</w:t>
      </w:r>
      <w:r w:rsidR="00953482">
        <w:rPr>
          <w:rFonts w:ascii="Arial" w:hAnsi="Arial" w:cs="Arial"/>
          <w:sz w:val="22"/>
          <w:szCs w:val="22"/>
        </w:rPr>
        <w:t xml:space="preserve"> of TB control strategies</w:t>
      </w:r>
      <w:r w:rsidRPr="35E89CD1">
        <w:rPr>
          <w:rFonts w:ascii="Arial" w:hAnsi="Arial" w:cs="Arial"/>
          <w:sz w:val="22"/>
          <w:szCs w:val="22"/>
        </w:rPr>
        <w:t>.</w:t>
      </w:r>
    </w:p>
    <w:p w14:paraId="15284545" w14:textId="2083012D" w:rsidR="008F17FA" w:rsidRDefault="008F17FA" w:rsidP="00C7768F">
      <w:pPr>
        <w:pStyle w:val="ListParagraph"/>
        <w:numPr>
          <w:ilvl w:val="0"/>
          <w:numId w:val="7"/>
        </w:numPr>
        <w:spacing w:line="240" w:lineRule="auto"/>
        <w:ind w:left="360"/>
        <w:jc w:val="both"/>
        <w:rPr>
          <w:rFonts w:ascii="Arial" w:hAnsi="Arial" w:cs="Arial"/>
          <w:sz w:val="22"/>
          <w:szCs w:val="22"/>
        </w:rPr>
      </w:pPr>
      <w:r w:rsidRPr="00ED4CE2">
        <w:rPr>
          <w:rFonts w:ascii="Arial" w:hAnsi="Arial" w:cs="Arial"/>
          <w:b/>
          <w:bCs/>
          <w:sz w:val="22"/>
          <w:szCs w:val="22"/>
        </w:rPr>
        <w:t>We propose an innovative</w:t>
      </w:r>
      <w:r w:rsidR="00E43326">
        <w:rPr>
          <w:rFonts w:ascii="Arial" w:hAnsi="Arial" w:cs="Arial"/>
          <w:b/>
          <w:bCs/>
          <w:sz w:val="22"/>
          <w:szCs w:val="22"/>
        </w:rPr>
        <w:t>, results-focused</w:t>
      </w:r>
      <w:r w:rsidRPr="00ED4CE2">
        <w:rPr>
          <w:rFonts w:ascii="Arial" w:hAnsi="Arial" w:cs="Arial"/>
          <w:b/>
          <w:bCs/>
          <w:sz w:val="22"/>
          <w:szCs w:val="22"/>
        </w:rPr>
        <w:t xml:space="preserve"> partnership between test developers (SATVI), vaccine clinical trialists (IAVI), epidemiologists, and mathematical modelers. </w:t>
      </w:r>
      <w:r w:rsidRPr="00ED4CE2">
        <w:rPr>
          <w:rFonts w:ascii="Arial" w:hAnsi="Arial" w:cs="Arial"/>
          <w:sz w:val="22"/>
          <w:szCs w:val="22"/>
        </w:rPr>
        <w:t>We will build a broad team</w:t>
      </w:r>
      <w:r w:rsidR="00E43326">
        <w:rPr>
          <w:rFonts w:ascii="Arial" w:hAnsi="Arial" w:cs="Arial"/>
          <w:sz w:val="22"/>
          <w:szCs w:val="22"/>
        </w:rPr>
        <w:t xml:space="preserve"> </w:t>
      </w:r>
      <w:r w:rsidRPr="00ED4CE2">
        <w:rPr>
          <w:rFonts w:ascii="Arial" w:hAnsi="Arial" w:cs="Arial"/>
          <w:sz w:val="22"/>
          <w:szCs w:val="22"/>
        </w:rPr>
        <w:t>th</w:t>
      </w:r>
      <w:r w:rsidR="00E43326">
        <w:rPr>
          <w:rFonts w:ascii="Arial" w:hAnsi="Arial" w:cs="Arial"/>
          <w:sz w:val="22"/>
          <w:szCs w:val="22"/>
        </w:rPr>
        <w:t>at</w:t>
      </w:r>
      <w:r w:rsidRPr="00ED4CE2">
        <w:rPr>
          <w:rFonts w:ascii="Arial" w:hAnsi="Arial" w:cs="Arial"/>
          <w:sz w:val="22"/>
          <w:szCs w:val="22"/>
        </w:rPr>
        <w:t xml:space="preserve"> </w:t>
      </w:r>
      <w:r w:rsidR="00E43326">
        <w:rPr>
          <w:rFonts w:ascii="Arial" w:hAnsi="Arial" w:cs="Arial"/>
          <w:sz w:val="22"/>
          <w:szCs w:val="22"/>
        </w:rPr>
        <w:t>contains</w:t>
      </w:r>
      <w:r w:rsidRPr="00ED4CE2">
        <w:rPr>
          <w:rFonts w:ascii="Arial" w:hAnsi="Arial" w:cs="Arial"/>
          <w:sz w:val="22"/>
          <w:szCs w:val="22"/>
        </w:rPr>
        <w:t xml:space="preserve"> expertise required to </w:t>
      </w:r>
      <w:r w:rsidR="00905CE3">
        <w:rPr>
          <w:rFonts w:ascii="Arial" w:hAnsi="Arial" w:cs="Arial"/>
          <w:sz w:val="22"/>
          <w:szCs w:val="22"/>
        </w:rPr>
        <w:t>advance translation of</w:t>
      </w:r>
      <w:r w:rsidRPr="00ED4CE2">
        <w:rPr>
          <w:rFonts w:ascii="Arial" w:hAnsi="Arial" w:cs="Arial"/>
          <w:sz w:val="22"/>
          <w:szCs w:val="22"/>
        </w:rPr>
        <w:t xml:space="preserve"> new assay</w:t>
      </w:r>
      <w:r w:rsidR="005B23C0">
        <w:rPr>
          <w:rFonts w:ascii="Arial" w:hAnsi="Arial" w:cs="Arial"/>
          <w:sz w:val="22"/>
          <w:szCs w:val="22"/>
        </w:rPr>
        <w:t>s</w:t>
      </w:r>
      <w:r w:rsidRPr="00ED4CE2">
        <w:rPr>
          <w:rFonts w:ascii="Arial" w:hAnsi="Arial" w:cs="Arial"/>
          <w:sz w:val="22"/>
          <w:szCs w:val="22"/>
        </w:rPr>
        <w:t xml:space="preserve"> for use in key public health applications. We will work closely with each partner to ensure that modeling work is reflective of and responsive to scientific and practical considerations for each use-case. We will ensure that the outputs of this work (</w:t>
      </w:r>
      <w:r w:rsidRPr="00056462">
        <w:rPr>
          <w:rFonts w:ascii="Arial" w:hAnsi="Arial" w:cs="Arial"/>
          <w:i/>
          <w:iCs/>
          <w:sz w:val="22"/>
          <w:szCs w:val="22"/>
        </w:rPr>
        <w:t>i.e.</w:t>
      </w:r>
      <w:r>
        <w:rPr>
          <w:rFonts w:ascii="Arial" w:hAnsi="Arial" w:cs="Arial"/>
          <w:sz w:val="22"/>
          <w:szCs w:val="22"/>
        </w:rPr>
        <w:t xml:space="preserve">, </w:t>
      </w:r>
      <w:r w:rsidRPr="00ED4CE2">
        <w:rPr>
          <w:rFonts w:ascii="Arial" w:hAnsi="Arial" w:cs="Arial"/>
          <w:sz w:val="22"/>
          <w:szCs w:val="22"/>
        </w:rPr>
        <w:t>recommendations for vaccine trial designs</w:t>
      </w:r>
      <w:r>
        <w:rPr>
          <w:rFonts w:ascii="Arial" w:hAnsi="Arial" w:cs="Arial"/>
          <w:sz w:val="22"/>
          <w:szCs w:val="22"/>
        </w:rPr>
        <w:t xml:space="preserve"> and further observational studies to characterize test performance) are practical and actionable.</w:t>
      </w:r>
    </w:p>
    <w:p w14:paraId="32FB391B" w14:textId="598DA383" w:rsidR="008F17FA" w:rsidRDefault="00352EE3">
      <w:pPr>
        <w:spacing w:line="240" w:lineRule="auto"/>
        <w:jc w:val="both"/>
        <w:rPr>
          <w:rFonts w:ascii="Arial" w:hAnsi="Arial"/>
          <w:b/>
          <w:sz w:val="22"/>
        </w:rPr>
      </w:pPr>
      <w:commentRangeStart w:id="81"/>
      <w:r>
        <w:rPr>
          <w:rFonts w:ascii="Arial" w:hAnsi="Arial" w:cs="Arial"/>
          <w:b/>
          <w:bCs/>
          <w:sz w:val="22"/>
          <w:szCs w:val="22"/>
        </w:rPr>
        <w:t>C</w:t>
      </w:r>
      <w:commentRangeEnd w:id="81"/>
      <w:r w:rsidR="00054AEF">
        <w:rPr>
          <w:rStyle w:val="CommentReference"/>
        </w:rPr>
        <w:commentReference w:id="81"/>
      </w:r>
      <w:r>
        <w:rPr>
          <w:rFonts w:ascii="Arial" w:hAnsi="Arial" w:cs="Arial"/>
          <w:b/>
          <w:bCs/>
          <w:sz w:val="22"/>
          <w:szCs w:val="22"/>
        </w:rPr>
        <w:t xml:space="preserve">. </w:t>
      </w:r>
      <w:r w:rsidR="008F17FA" w:rsidRPr="00742A6F">
        <w:rPr>
          <w:rFonts w:ascii="Arial" w:hAnsi="Arial"/>
          <w:b/>
          <w:sz w:val="22"/>
        </w:rPr>
        <w:t>APPROACH</w:t>
      </w:r>
    </w:p>
    <w:p w14:paraId="65FB1AD2" w14:textId="29B41D95" w:rsidR="00521569" w:rsidRPr="00A75262" w:rsidRDefault="00393EBB" w:rsidP="00521569">
      <w:pPr>
        <w:spacing w:line="240" w:lineRule="auto"/>
        <w:jc w:val="both"/>
        <w:rPr>
          <w:rFonts w:ascii="Arial" w:hAnsi="Arial" w:cs="Arial"/>
          <w:sz w:val="22"/>
          <w:szCs w:val="22"/>
        </w:rPr>
      </w:pPr>
      <w:r w:rsidRPr="00636DD5">
        <w:rPr>
          <w:rFonts w:ascii="Arial" w:hAnsi="Arial"/>
          <w:b/>
          <w:sz w:val="22"/>
        </w:rPr>
        <w:t>C.1. Investigat</w:t>
      </w:r>
      <w:r>
        <w:rPr>
          <w:rFonts w:ascii="Arial" w:hAnsi="Arial"/>
          <w:b/>
          <w:sz w:val="22"/>
        </w:rPr>
        <w:t>or</w:t>
      </w:r>
      <w:r w:rsidRPr="00636DD5">
        <w:rPr>
          <w:rFonts w:ascii="Arial" w:hAnsi="Arial"/>
          <w:b/>
          <w:sz w:val="22"/>
        </w:rPr>
        <w:t xml:space="preserve"> team</w:t>
      </w:r>
      <w:r w:rsidR="00C93736" w:rsidRPr="00636DD5">
        <w:rPr>
          <w:rFonts w:ascii="Arial" w:hAnsi="Arial"/>
          <w:b/>
          <w:sz w:val="22"/>
        </w:rPr>
        <w:t>.</w:t>
      </w:r>
      <w:r w:rsidR="00C93736">
        <w:rPr>
          <w:rFonts w:ascii="Arial" w:hAnsi="Arial"/>
          <w:bCs/>
          <w:sz w:val="22"/>
        </w:rPr>
        <w:t xml:space="preserve"> </w:t>
      </w:r>
      <w:r w:rsidR="00521569" w:rsidRPr="00521569">
        <w:rPr>
          <w:rFonts w:ascii="Arial" w:hAnsi="Arial"/>
          <w:bCs/>
          <w:sz w:val="22"/>
        </w:rPr>
        <w:t xml:space="preserve">We </w:t>
      </w:r>
      <w:r w:rsidR="00521569">
        <w:rPr>
          <w:rFonts w:ascii="Arial" w:hAnsi="Arial"/>
          <w:bCs/>
          <w:sz w:val="22"/>
        </w:rPr>
        <w:t xml:space="preserve">have convened a </w:t>
      </w:r>
      <w:r w:rsidR="00E940C9">
        <w:rPr>
          <w:rFonts w:ascii="Arial" w:hAnsi="Arial"/>
          <w:bCs/>
          <w:sz w:val="22"/>
        </w:rPr>
        <w:t xml:space="preserve">multidisciplinary team </w:t>
      </w:r>
      <w:r w:rsidR="00031120">
        <w:rPr>
          <w:rFonts w:ascii="Arial" w:hAnsi="Arial"/>
          <w:bCs/>
          <w:sz w:val="22"/>
        </w:rPr>
        <w:t xml:space="preserve">of </w:t>
      </w:r>
      <w:r w:rsidR="005F0E37">
        <w:rPr>
          <w:rFonts w:ascii="Arial" w:hAnsi="Arial"/>
          <w:bCs/>
          <w:sz w:val="22"/>
        </w:rPr>
        <w:t>epidemiologists (Dr. Nelson</w:t>
      </w:r>
      <w:r w:rsidR="00B72813">
        <w:rPr>
          <w:rFonts w:ascii="Arial" w:hAnsi="Arial"/>
          <w:bCs/>
          <w:sz w:val="22"/>
        </w:rPr>
        <w:t xml:space="preserve">, </w:t>
      </w:r>
      <w:proofErr w:type="spellStart"/>
      <w:r w:rsidR="00B72813">
        <w:rPr>
          <w:rFonts w:ascii="Arial" w:hAnsi="Arial"/>
          <w:bCs/>
          <w:sz w:val="22"/>
        </w:rPr>
        <w:t>mPI</w:t>
      </w:r>
      <w:proofErr w:type="spellEnd"/>
      <w:r w:rsidR="005F0E37">
        <w:rPr>
          <w:rFonts w:ascii="Arial" w:hAnsi="Arial"/>
          <w:bCs/>
          <w:sz w:val="22"/>
        </w:rPr>
        <w:t xml:space="preserve">), </w:t>
      </w:r>
      <w:r>
        <w:rPr>
          <w:rFonts w:ascii="Arial" w:hAnsi="Arial"/>
          <w:bCs/>
          <w:sz w:val="22"/>
        </w:rPr>
        <w:t xml:space="preserve">infectious disease </w:t>
      </w:r>
      <w:r w:rsidR="005F0E37">
        <w:rPr>
          <w:rFonts w:ascii="Arial" w:hAnsi="Arial"/>
          <w:bCs/>
          <w:sz w:val="22"/>
        </w:rPr>
        <w:t>clinicians (Dr. Brown</w:t>
      </w:r>
      <w:r w:rsidR="00B72813">
        <w:rPr>
          <w:rFonts w:ascii="Arial" w:hAnsi="Arial"/>
          <w:bCs/>
          <w:sz w:val="22"/>
        </w:rPr>
        <w:t xml:space="preserve">, </w:t>
      </w:r>
      <w:proofErr w:type="spellStart"/>
      <w:r w:rsidR="00B72813">
        <w:rPr>
          <w:rFonts w:ascii="Arial" w:hAnsi="Arial"/>
          <w:bCs/>
          <w:sz w:val="22"/>
        </w:rPr>
        <w:t>mPI</w:t>
      </w:r>
      <w:proofErr w:type="spellEnd"/>
      <w:r w:rsidR="005F0E37">
        <w:rPr>
          <w:rFonts w:ascii="Arial" w:hAnsi="Arial"/>
          <w:bCs/>
          <w:sz w:val="22"/>
        </w:rPr>
        <w:t>), mathematical modelers (Dr. Kissler</w:t>
      </w:r>
      <w:r w:rsidR="00B72813">
        <w:rPr>
          <w:rFonts w:ascii="Arial" w:hAnsi="Arial"/>
          <w:bCs/>
          <w:sz w:val="22"/>
        </w:rPr>
        <w:t>, co-I</w:t>
      </w:r>
      <w:r w:rsidR="005F0E37">
        <w:rPr>
          <w:rFonts w:ascii="Arial" w:hAnsi="Arial"/>
          <w:bCs/>
          <w:sz w:val="22"/>
        </w:rPr>
        <w:t>)</w:t>
      </w:r>
      <w:r w:rsidR="0011459F">
        <w:rPr>
          <w:rFonts w:ascii="Arial" w:hAnsi="Arial"/>
          <w:bCs/>
          <w:sz w:val="22"/>
        </w:rPr>
        <w:t xml:space="preserve">, </w:t>
      </w:r>
      <w:r w:rsidR="00F7657B">
        <w:rPr>
          <w:rFonts w:ascii="Arial" w:hAnsi="Arial"/>
          <w:bCs/>
          <w:sz w:val="22"/>
        </w:rPr>
        <w:t xml:space="preserve">diagnostics specialists and </w:t>
      </w:r>
      <w:r w:rsidR="0011459F">
        <w:rPr>
          <w:rFonts w:ascii="Arial" w:hAnsi="Arial"/>
          <w:bCs/>
          <w:sz w:val="22"/>
        </w:rPr>
        <w:t>TB-TASA</w:t>
      </w:r>
      <w:r w:rsidR="00F7657B">
        <w:rPr>
          <w:rFonts w:ascii="Arial" w:hAnsi="Arial"/>
          <w:bCs/>
          <w:sz w:val="22"/>
        </w:rPr>
        <w:t xml:space="preserve"> developers (Dr. </w:t>
      </w:r>
      <w:proofErr w:type="spellStart"/>
      <w:r w:rsidR="00F7657B">
        <w:rPr>
          <w:rFonts w:ascii="Arial" w:hAnsi="Arial"/>
          <w:bCs/>
          <w:sz w:val="22"/>
        </w:rPr>
        <w:t>Musvosvi</w:t>
      </w:r>
      <w:proofErr w:type="spellEnd"/>
      <w:r w:rsidR="00F7657B">
        <w:rPr>
          <w:rFonts w:ascii="Arial" w:hAnsi="Arial"/>
          <w:bCs/>
          <w:sz w:val="22"/>
        </w:rPr>
        <w:t xml:space="preserve">, SATVI, see </w:t>
      </w:r>
      <w:proofErr w:type="spellStart"/>
      <w:r w:rsidR="00F7657B">
        <w:rPr>
          <w:rFonts w:ascii="Arial" w:hAnsi="Arial"/>
          <w:bCs/>
          <w:sz w:val="22"/>
        </w:rPr>
        <w:t>LoS</w:t>
      </w:r>
      <w:proofErr w:type="spellEnd"/>
      <w:r w:rsidR="00F7657B">
        <w:rPr>
          <w:rFonts w:ascii="Arial" w:hAnsi="Arial"/>
          <w:bCs/>
          <w:sz w:val="22"/>
        </w:rPr>
        <w:t>)</w:t>
      </w:r>
      <w:r w:rsidR="001C50D7">
        <w:rPr>
          <w:rFonts w:ascii="Arial" w:hAnsi="Arial"/>
          <w:bCs/>
          <w:sz w:val="22"/>
        </w:rPr>
        <w:t>, and</w:t>
      </w:r>
      <w:r w:rsidR="0011459F">
        <w:rPr>
          <w:rFonts w:ascii="Arial" w:hAnsi="Arial"/>
          <w:bCs/>
          <w:sz w:val="22"/>
        </w:rPr>
        <w:t xml:space="preserve"> vaccine </w:t>
      </w:r>
      <w:r w:rsidR="001C50D7">
        <w:rPr>
          <w:rFonts w:ascii="Arial" w:hAnsi="Arial"/>
          <w:bCs/>
          <w:sz w:val="22"/>
        </w:rPr>
        <w:t>triallists</w:t>
      </w:r>
      <w:r w:rsidR="0011459F">
        <w:rPr>
          <w:rFonts w:ascii="Arial" w:hAnsi="Arial"/>
          <w:bCs/>
          <w:sz w:val="22"/>
        </w:rPr>
        <w:t xml:space="preserve"> (Dr. Pelzer, </w:t>
      </w:r>
      <w:r w:rsidR="00F7657B">
        <w:rPr>
          <w:rFonts w:ascii="Arial" w:hAnsi="Arial"/>
          <w:bCs/>
          <w:sz w:val="22"/>
        </w:rPr>
        <w:t xml:space="preserve">IAVI, </w:t>
      </w:r>
      <w:r w:rsidR="0011459F">
        <w:rPr>
          <w:rFonts w:ascii="Arial" w:hAnsi="Arial"/>
          <w:bCs/>
          <w:sz w:val="22"/>
        </w:rPr>
        <w:t xml:space="preserve">see </w:t>
      </w:r>
      <w:proofErr w:type="spellStart"/>
      <w:r w:rsidR="0011459F">
        <w:rPr>
          <w:rFonts w:ascii="Arial" w:hAnsi="Arial"/>
          <w:bCs/>
          <w:sz w:val="22"/>
        </w:rPr>
        <w:t>LoS</w:t>
      </w:r>
      <w:proofErr w:type="spellEnd"/>
      <w:r w:rsidR="0011459F">
        <w:rPr>
          <w:rFonts w:ascii="Arial" w:hAnsi="Arial"/>
          <w:bCs/>
          <w:sz w:val="22"/>
        </w:rPr>
        <w:t>)</w:t>
      </w:r>
      <w:r w:rsidR="001C50D7">
        <w:rPr>
          <w:rFonts w:ascii="Arial" w:hAnsi="Arial"/>
          <w:bCs/>
          <w:sz w:val="22"/>
        </w:rPr>
        <w:t xml:space="preserve"> to carry out this work.</w:t>
      </w:r>
      <w:r w:rsidR="004736EF">
        <w:rPr>
          <w:rFonts w:ascii="Arial" w:hAnsi="Arial"/>
          <w:bCs/>
          <w:sz w:val="22"/>
        </w:rPr>
        <w:t xml:space="preserve"> The investigator team (Drs. Nelson, Brown, and Kissler) will consult directly with TB-TASA developers and vaccine triallists routinely through the project</w:t>
      </w:r>
      <w:r w:rsidR="00193E83">
        <w:rPr>
          <w:rFonts w:ascii="Arial" w:hAnsi="Arial"/>
          <w:bCs/>
          <w:sz w:val="22"/>
        </w:rPr>
        <w:t xml:space="preserve"> (bimonthly meetings with Dr. </w:t>
      </w:r>
      <w:proofErr w:type="spellStart"/>
      <w:r w:rsidR="00193E83">
        <w:rPr>
          <w:rFonts w:ascii="Arial" w:hAnsi="Arial"/>
          <w:bCs/>
          <w:sz w:val="22"/>
        </w:rPr>
        <w:t>Musvosvi</w:t>
      </w:r>
      <w:proofErr w:type="spellEnd"/>
      <w:r w:rsidR="00193E83">
        <w:rPr>
          <w:rFonts w:ascii="Arial" w:hAnsi="Arial"/>
          <w:bCs/>
          <w:sz w:val="22"/>
        </w:rPr>
        <w:t>, quarterly with Dr. Pelzer)</w:t>
      </w:r>
      <w:r w:rsidR="004736EF">
        <w:rPr>
          <w:rFonts w:ascii="Arial" w:hAnsi="Arial"/>
          <w:bCs/>
          <w:sz w:val="22"/>
        </w:rPr>
        <w:t xml:space="preserve">. </w:t>
      </w:r>
    </w:p>
    <w:p w14:paraId="6956D07A" w14:textId="75138ED9" w:rsidR="00743027" w:rsidRPr="003D0BBD" w:rsidRDefault="00393EBB" w:rsidP="00743027">
      <w:pPr>
        <w:spacing w:after="120" w:line="240" w:lineRule="auto"/>
        <w:jc w:val="both"/>
        <w:rPr>
          <w:rFonts w:ascii="Arial" w:hAnsi="Arial"/>
          <w:b/>
          <w:sz w:val="22"/>
        </w:rPr>
      </w:pPr>
      <w:r>
        <w:rPr>
          <w:rFonts w:ascii="Arial" w:hAnsi="Arial" w:cs="Arial"/>
          <w:b/>
          <w:bCs/>
          <w:sz w:val="22"/>
          <w:szCs w:val="22"/>
        </w:rPr>
        <w:t xml:space="preserve">C2. </w:t>
      </w:r>
      <w:r w:rsidR="00743027" w:rsidRPr="003D0BBD">
        <w:rPr>
          <w:rFonts w:ascii="Arial" w:hAnsi="Arial"/>
          <w:b/>
          <w:sz w:val="22"/>
        </w:rPr>
        <w:t>Aim</w:t>
      </w:r>
      <w:r w:rsidR="00743027" w:rsidRPr="00014E28">
        <w:rPr>
          <w:rFonts w:ascii="Arial" w:hAnsi="Arial" w:cs="Arial"/>
          <w:b/>
          <w:bCs/>
          <w:smallCaps/>
          <w:sz w:val="22"/>
          <w:szCs w:val="22"/>
        </w:rPr>
        <w:t xml:space="preserve"> 1</w:t>
      </w:r>
      <w:r w:rsidR="00743027" w:rsidRPr="00014E28">
        <w:rPr>
          <w:rFonts w:ascii="Arial" w:hAnsi="Arial" w:cs="Arial"/>
          <w:b/>
          <w:bCs/>
          <w:sz w:val="22"/>
          <w:szCs w:val="22"/>
        </w:rPr>
        <w:t>.</w:t>
      </w:r>
      <w:r w:rsidR="00743027" w:rsidRPr="003D0BBD">
        <w:rPr>
          <w:rFonts w:ascii="Arial" w:hAnsi="Arial"/>
          <w:b/>
          <w:sz w:val="22"/>
        </w:rPr>
        <w:t xml:space="preserve"> Define </w:t>
      </w:r>
      <w:r>
        <w:rPr>
          <w:rFonts w:ascii="Arial" w:hAnsi="Arial" w:cs="Arial"/>
          <w:b/>
          <w:bCs/>
          <w:sz w:val="22"/>
          <w:szCs w:val="22"/>
        </w:rPr>
        <w:t>target</w:t>
      </w:r>
      <w:r w:rsidR="00743027" w:rsidRPr="003D0BBD">
        <w:rPr>
          <w:rFonts w:ascii="Arial" w:hAnsi="Arial"/>
          <w:b/>
          <w:sz w:val="22"/>
        </w:rPr>
        <w:t xml:space="preserve"> performance characteristics of a test for recent </w:t>
      </w:r>
      <w:proofErr w:type="spellStart"/>
      <w:r w:rsidR="00743027" w:rsidRPr="003D0BBD">
        <w:rPr>
          <w:rFonts w:ascii="Arial" w:hAnsi="Arial"/>
          <w:b/>
          <w:i/>
          <w:sz w:val="22"/>
        </w:rPr>
        <w:t>Mtb</w:t>
      </w:r>
      <w:proofErr w:type="spellEnd"/>
      <w:r w:rsidR="00743027" w:rsidRPr="003D0BBD">
        <w:rPr>
          <w:rFonts w:ascii="Arial" w:hAnsi="Arial"/>
          <w:b/>
          <w:sz w:val="22"/>
        </w:rPr>
        <w:t xml:space="preserve"> infection to inform planning and execution of more efficient TB vaccine trials. </w:t>
      </w:r>
    </w:p>
    <w:p w14:paraId="67E37EEF" w14:textId="140535FE" w:rsidR="0053519E" w:rsidRDefault="008F17FA" w:rsidP="003D0BBD">
      <w:pPr>
        <w:spacing w:line="240" w:lineRule="auto"/>
        <w:jc w:val="both"/>
        <w:rPr>
          <w:rFonts w:ascii="Arial" w:hAnsi="Arial" w:cs="Arial"/>
          <w:sz w:val="22"/>
          <w:szCs w:val="22"/>
        </w:rPr>
      </w:pPr>
      <w:r w:rsidRPr="00976A7E">
        <w:rPr>
          <w:rFonts w:ascii="Arial" w:hAnsi="Arial" w:cs="Arial"/>
          <w:sz w:val="22"/>
          <w:szCs w:val="22"/>
          <w:u w:val="single"/>
        </w:rPr>
        <w:t>Rationale</w:t>
      </w:r>
      <w:r>
        <w:rPr>
          <w:rFonts w:ascii="Arial" w:hAnsi="Arial" w:cs="Arial"/>
          <w:sz w:val="22"/>
          <w:szCs w:val="22"/>
        </w:rPr>
        <w:t xml:space="preserve">: To observe enough cases of TB to reliably estimate efficacy, vaccine trials must be sited in locations where the incidence of TB is sufficiently high and include individuals who are at high risk of progression to TB. Most efficacy trials currently address this challenge by carrying out resource-intensive IGRA prevalence studies at potential trial sites and, once trial sites are selected, recruiting </w:t>
      </w:r>
      <w:r w:rsidR="009F5068">
        <w:rPr>
          <w:rFonts w:ascii="Arial" w:hAnsi="Arial" w:cs="Arial"/>
          <w:sz w:val="22"/>
          <w:szCs w:val="22"/>
        </w:rPr>
        <w:t>already-</w:t>
      </w:r>
      <w:r w:rsidR="00A11996">
        <w:rPr>
          <w:rFonts w:ascii="Arial" w:hAnsi="Arial" w:cs="Arial"/>
          <w:sz w:val="22"/>
          <w:szCs w:val="22"/>
        </w:rPr>
        <w:t>infected (</w:t>
      </w:r>
      <w:r>
        <w:rPr>
          <w:rFonts w:ascii="Arial" w:hAnsi="Arial" w:cs="Arial"/>
          <w:sz w:val="22"/>
          <w:szCs w:val="22"/>
        </w:rPr>
        <w:t>IGRA+</w:t>
      </w:r>
      <w:r w:rsidR="00A11996">
        <w:rPr>
          <w:rFonts w:ascii="Arial" w:hAnsi="Arial" w:cs="Arial"/>
          <w:sz w:val="22"/>
          <w:szCs w:val="22"/>
        </w:rPr>
        <w:t>)</w:t>
      </w:r>
      <w:r>
        <w:rPr>
          <w:rFonts w:ascii="Arial" w:hAnsi="Arial" w:cs="Arial"/>
          <w:sz w:val="22"/>
          <w:szCs w:val="22"/>
        </w:rPr>
        <w:t xml:space="preserve"> individuals into trials. </w:t>
      </w:r>
      <w:r w:rsidR="009B5808">
        <w:rPr>
          <w:rFonts w:ascii="Arial" w:hAnsi="Arial" w:cs="Arial"/>
          <w:sz w:val="22"/>
          <w:szCs w:val="22"/>
        </w:rPr>
        <w:t>T</w:t>
      </w:r>
      <w:r w:rsidRPr="35E89CD1">
        <w:rPr>
          <w:rFonts w:ascii="Arial" w:hAnsi="Arial" w:cs="Arial"/>
          <w:sz w:val="22"/>
          <w:szCs w:val="22"/>
        </w:rPr>
        <w:t xml:space="preserve">ests for recent </w:t>
      </w:r>
      <w:proofErr w:type="spellStart"/>
      <w:r w:rsidR="00AC5937">
        <w:rPr>
          <w:rFonts w:ascii="Arial" w:hAnsi="Arial" w:cs="Arial"/>
          <w:i/>
          <w:iCs/>
          <w:sz w:val="22"/>
          <w:szCs w:val="22"/>
        </w:rPr>
        <w:t>Mtb</w:t>
      </w:r>
      <w:proofErr w:type="spellEnd"/>
      <w:r w:rsidR="00AC5937">
        <w:rPr>
          <w:rFonts w:ascii="Arial" w:hAnsi="Arial" w:cs="Arial"/>
          <w:i/>
          <w:iCs/>
          <w:sz w:val="22"/>
          <w:szCs w:val="22"/>
        </w:rPr>
        <w:t xml:space="preserve"> </w:t>
      </w:r>
      <w:r w:rsidRPr="35E89CD1">
        <w:rPr>
          <w:rFonts w:ascii="Arial" w:hAnsi="Arial" w:cs="Arial"/>
          <w:sz w:val="22"/>
          <w:szCs w:val="22"/>
        </w:rPr>
        <w:t xml:space="preserve">infection could be used to more precisely estimate </w:t>
      </w:r>
      <w:r w:rsidR="00953482">
        <w:rPr>
          <w:rFonts w:ascii="Arial" w:hAnsi="Arial" w:cs="Arial"/>
          <w:sz w:val="22"/>
          <w:szCs w:val="22"/>
        </w:rPr>
        <w:t xml:space="preserve">the </w:t>
      </w:r>
      <w:r w:rsidRPr="35E89CD1">
        <w:rPr>
          <w:rFonts w:ascii="Arial" w:hAnsi="Arial" w:cs="Arial"/>
          <w:sz w:val="22"/>
          <w:szCs w:val="22"/>
        </w:rPr>
        <w:t>annual risk of infection leading to more informed trial siting decisions</w:t>
      </w:r>
      <w:r w:rsidR="009B5808">
        <w:rPr>
          <w:rFonts w:ascii="Arial" w:hAnsi="Arial" w:cs="Arial"/>
          <w:sz w:val="22"/>
          <w:szCs w:val="22"/>
        </w:rPr>
        <w:t xml:space="preserve"> </w:t>
      </w:r>
      <w:r w:rsidRPr="35E89CD1">
        <w:rPr>
          <w:rFonts w:ascii="Arial" w:hAnsi="Arial" w:cs="Arial"/>
          <w:sz w:val="22"/>
          <w:szCs w:val="22"/>
        </w:rPr>
        <w:t xml:space="preserve">and </w:t>
      </w:r>
      <w:r w:rsidR="009B5808">
        <w:rPr>
          <w:rFonts w:ascii="Arial" w:hAnsi="Arial" w:cs="Arial"/>
          <w:sz w:val="22"/>
          <w:szCs w:val="22"/>
        </w:rPr>
        <w:t>allow for</w:t>
      </w:r>
      <w:r w:rsidR="00C65A18">
        <w:rPr>
          <w:rFonts w:ascii="Arial" w:hAnsi="Arial" w:cs="Arial"/>
          <w:sz w:val="22"/>
          <w:szCs w:val="22"/>
        </w:rPr>
        <w:t xml:space="preserve"> </w:t>
      </w:r>
      <w:r w:rsidR="009B5808">
        <w:rPr>
          <w:rFonts w:ascii="Arial" w:hAnsi="Arial" w:cs="Arial"/>
          <w:sz w:val="22"/>
          <w:szCs w:val="22"/>
        </w:rPr>
        <w:t>selection of</w:t>
      </w:r>
      <w:r w:rsidRPr="35E89CD1">
        <w:rPr>
          <w:rFonts w:ascii="Arial" w:hAnsi="Arial" w:cs="Arial"/>
          <w:sz w:val="22"/>
          <w:szCs w:val="22"/>
        </w:rPr>
        <w:t xml:space="preserve"> trial participants </w:t>
      </w:r>
      <w:r w:rsidR="00C65A18">
        <w:rPr>
          <w:rFonts w:ascii="Arial" w:hAnsi="Arial" w:cs="Arial"/>
          <w:sz w:val="22"/>
          <w:szCs w:val="22"/>
        </w:rPr>
        <w:t>who have been recently infected and therefore have</w:t>
      </w:r>
      <w:r w:rsidRPr="35E89CD1">
        <w:rPr>
          <w:rFonts w:ascii="Arial" w:hAnsi="Arial" w:cs="Arial"/>
          <w:sz w:val="22"/>
          <w:szCs w:val="22"/>
        </w:rPr>
        <w:t xml:space="preserve"> the highest risk of progressing to TB.</w:t>
      </w:r>
      <w:r w:rsidR="00D90B90">
        <w:rPr>
          <w:rFonts w:ascii="Arial" w:hAnsi="Arial" w:cs="Arial"/>
          <w:sz w:val="22"/>
          <w:szCs w:val="22"/>
        </w:rPr>
        <w:t xml:space="preserve"> </w:t>
      </w:r>
      <w:r w:rsidR="0053519E" w:rsidRPr="003D0BBD">
        <w:rPr>
          <w:rFonts w:ascii="Arial" w:hAnsi="Arial" w:cs="Arial"/>
          <w:sz w:val="22"/>
          <w:szCs w:val="22"/>
          <w:u w:val="single"/>
        </w:rPr>
        <w:t>We will</w:t>
      </w:r>
      <w:r w:rsidR="0053519E" w:rsidRPr="003D0BBD">
        <w:rPr>
          <w:rFonts w:ascii="Arial" w:hAnsi="Arial" w:cs="Arial"/>
          <w:b/>
          <w:bCs/>
          <w:sz w:val="22"/>
          <w:szCs w:val="22"/>
          <w:u w:val="single"/>
        </w:rPr>
        <w:t xml:space="preserve"> </w:t>
      </w:r>
      <w:r w:rsidR="0053519E" w:rsidRPr="003D0BBD">
        <w:rPr>
          <w:rFonts w:ascii="Arial" w:hAnsi="Arial" w:cs="Arial"/>
          <w:sz w:val="22"/>
          <w:szCs w:val="22"/>
          <w:u w:val="single"/>
        </w:rPr>
        <w:t>simulate use of a</w:t>
      </w:r>
      <w:r w:rsidR="00953482">
        <w:rPr>
          <w:rFonts w:ascii="Arial" w:hAnsi="Arial" w:cs="Arial"/>
          <w:sz w:val="22"/>
          <w:szCs w:val="22"/>
          <w:u w:val="single"/>
        </w:rPr>
        <w:t xml:space="preserve"> test of</w:t>
      </w:r>
      <w:r w:rsidR="0053519E" w:rsidRPr="003D0BBD">
        <w:rPr>
          <w:rFonts w:ascii="Arial" w:hAnsi="Arial" w:cs="Arial"/>
          <w:sz w:val="22"/>
          <w:szCs w:val="22"/>
          <w:u w:val="single"/>
        </w:rPr>
        <w:t xml:space="preserve"> recent </w:t>
      </w:r>
      <w:proofErr w:type="spellStart"/>
      <w:r w:rsidR="00953482">
        <w:rPr>
          <w:rFonts w:ascii="Arial" w:hAnsi="Arial" w:cs="Arial"/>
          <w:i/>
          <w:iCs/>
          <w:sz w:val="22"/>
          <w:szCs w:val="22"/>
          <w:u w:val="single"/>
        </w:rPr>
        <w:t>Mtb</w:t>
      </w:r>
      <w:proofErr w:type="spellEnd"/>
      <w:r w:rsidR="00953482">
        <w:rPr>
          <w:rFonts w:ascii="Arial" w:hAnsi="Arial" w:cs="Arial"/>
          <w:i/>
          <w:iCs/>
          <w:sz w:val="22"/>
          <w:szCs w:val="22"/>
          <w:u w:val="single"/>
        </w:rPr>
        <w:t xml:space="preserve"> </w:t>
      </w:r>
      <w:r w:rsidR="0053519E" w:rsidRPr="003D0BBD">
        <w:rPr>
          <w:rFonts w:ascii="Arial" w:hAnsi="Arial" w:cs="Arial"/>
          <w:sz w:val="22"/>
          <w:szCs w:val="22"/>
          <w:u w:val="single"/>
        </w:rPr>
        <w:t>infection in vaccine efficacy trials</w:t>
      </w:r>
      <w:r w:rsidR="0053519E">
        <w:rPr>
          <w:rFonts w:ascii="Arial" w:hAnsi="Arial" w:cs="Arial"/>
          <w:sz w:val="22"/>
          <w:szCs w:val="22"/>
        </w:rPr>
        <w:t xml:space="preserve"> under different </w:t>
      </w:r>
      <w:r w:rsidR="009F5C32">
        <w:rPr>
          <w:rFonts w:ascii="Arial" w:hAnsi="Arial" w:cs="Arial"/>
          <w:sz w:val="22"/>
          <w:szCs w:val="22"/>
        </w:rPr>
        <w:t xml:space="preserve">assumptions about test characteristics </w:t>
      </w:r>
      <w:r w:rsidR="0053519E">
        <w:rPr>
          <w:rFonts w:ascii="Arial" w:hAnsi="Arial" w:cs="Arial"/>
          <w:sz w:val="22"/>
          <w:szCs w:val="22"/>
        </w:rPr>
        <w:t xml:space="preserve">to: </w:t>
      </w:r>
    </w:p>
    <w:p w14:paraId="1D8988A5" w14:textId="77777777" w:rsidR="0053519E" w:rsidRPr="003B717E" w:rsidRDefault="00393EBB" w:rsidP="003D0BBD">
      <w:pPr>
        <w:spacing w:after="0" w:line="240" w:lineRule="auto"/>
        <w:ind w:firstLine="360"/>
        <w:jc w:val="both"/>
        <w:rPr>
          <w:rFonts w:ascii="Arial" w:hAnsi="Arial"/>
          <w:b/>
          <w:sz w:val="22"/>
        </w:rPr>
      </w:pPr>
      <w:r>
        <w:rPr>
          <w:rFonts w:ascii="Arial" w:hAnsi="Arial" w:cs="Arial"/>
          <w:sz w:val="22"/>
          <w:szCs w:val="22"/>
        </w:rPr>
        <w:t xml:space="preserve">(Aim 1.1) </w:t>
      </w:r>
      <w:r w:rsidR="0053519E" w:rsidRPr="003B717E">
        <w:rPr>
          <w:rFonts w:ascii="Arial" w:hAnsi="Arial"/>
          <w:sz w:val="22"/>
        </w:rPr>
        <w:t xml:space="preserve">Calculate the </w:t>
      </w:r>
      <w:commentRangeStart w:id="82"/>
      <w:commentRangeStart w:id="83"/>
      <w:commentRangeStart w:id="84"/>
      <w:r w:rsidR="0053519E" w:rsidRPr="00655F65">
        <w:rPr>
          <w:rFonts w:ascii="Arial" w:hAnsi="Arial"/>
          <w:sz w:val="22"/>
        </w:rPr>
        <w:t xml:space="preserve">annual risk of </w:t>
      </w:r>
      <w:proofErr w:type="spellStart"/>
      <w:r w:rsidR="0053519E" w:rsidRPr="00655F65">
        <w:rPr>
          <w:rFonts w:ascii="Arial" w:hAnsi="Arial"/>
          <w:i/>
          <w:sz w:val="22"/>
        </w:rPr>
        <w:t>Mtb</w:t>
      </w:r>
      <w:proofErr w:type="spellEnd"/>
      <w:r w:rsidR="0053519E" w:rsidRPr="00655F65">
        <w:rPr>
          <w:rFonts w:ascii="Arial" w:hAnsi="Arial"/>
          <w:i/>
          <w:sz w:val="22"/>
        </w:rPr>
        <w:t xml:space="preserve"> </w:t>
      </w:r>
      <w:r w:rsidR="0053519E" w:rsidRPr="00655F65">
        <w:rPr>
          <w:rFonts w:ascii="Arial" w:hAnsi="Arial"/>
          <w:sz w:val="22"/>
        </w:rPr>
        <w:t xml:space="preserve">infection </w:t>
      </w:r>
      <w:commentRangeEnd w:id="82"/>
      <w:r w:rsidR="007B1C52" w:rsidRPr="00655F65">
        <w:rPr>
          <w:rStyle w:val="CommentReference"/>
        </w:rPr>
        <w:commentReference w:id="82"/>
      </w:r>
      <w:commentRangeEnd w:id="83"/>
      <w:r w:rsidRPr="00655F65">
        <w:rPr>
          <w:rStyle w:val="CommentReference"/>
        </w:rPr>
        <w:commentReference w:id="83"/>
      </w:r>
      <w:commentRangeEnd w:id="84"/>
      <w:r w:rsidR="00624BCF" w:rsidRPr="00655F65">
        <w:rPr>
          <w:rStyle w:val="CommentReference"/>
        </w:rPr>
        <w:commentReference w:id="84"/>
      </w:r>
      <w:r w:rsidR="0053519E" w:rsidRPr="003B717E">
        <w:rPr>
          <w:rFonts w:ascii="Arial" w:hAnsi="Arial"/>
          <w:sz w:val="22"/>
        </w:rPr>
        <w:t>to optimize trial site selection.</w:t>
      </w:r>
    </w:p>
    <w:p w14:paraId="1D6365F2" w14:textId="521AA362" w:rsidR="00393EBB" w:rsidRDefault="00393EBB" w:rsidP="00393EBB">
      <w:pPr>
        <w:spacing w:after="0" w:line="240" w:lineRule="auto"/>
        <w:ind w:firstLine="360"/>
        <w:jc w:val="both"/>
        <w:rPr>
          <w:rFonts w:ascii="Arial" w:hAnsi="Arial" w:cs="Arial"/>
          <w:sz w:val="22"/>
          <w:szCs w:val="22"/>
        </w:rPr>
      </w:pPr>
      <w:r>
        <w:rPr>
          <w:rFonts w:ascii="Arial" w:hAnsi="Arial" w:cs="Arial"/>
          <w:sz w:val="22"/>
          <w:szCs w:val="22"/>
        </w:rPr>
        <w:t xml:space="preserve">(Aim 1.2) </w:t>
      </w:r>
      <w:r w:rsidR="0053519E" w:rsidRPr="003B717E">
        <w:rPr>
          <w:rFonts w:ascii="Arial" w:hAnsi="Arial"/>
          <w:sz w:val="22"/>
        </w:rPr>
        <w:t xml:space="preserve">Screen potential trial participants to enrich trial populations for individuals likely to develop TB.  </w:t>
      </w:r>
    </w:p>
    <w:p w14:paraId="2FCDF41C" w14:textId="77777777" w:rsidR="00393EBB" w:rsidRPr="003D0BBD" w:rsidRDefault="00393EBB" w:rsidP="003D0BBD">
      <w:pPr>
        <w:spacing w:after="0" w:line="240" w:lineRule="auto"/>
        <w:ind w:firstLine="360"/>
        <w:jc w:val="both"/>
        <w:rPr>
          <w:rFonts w:ascii="Arial" w:hAnsi="Arial" w:cs="Arial"/>
          <w:b/>
          <w:bCs/>
          <w:sz w:val="10"/>
          <w:szCs w:val="10"/>
        </w:rPr>
      </w:pPr>
    </w:p>
    <w:p w14:paraId="793DE74A" w14:textId="1E7DFC67" w:rsidR="0053519E" w:rsidRPr="00E16B56" w:rsidRDefault="0053519E" w:rsidP="00E16B56">
      <w:pPr>
        <w:spacing w:after="0" w:line="240" w:lineRule="auto"/>
        <w:jc w:val="both"/>
        <w:rPr>
          <w:rFonts w:ascii="Arial" w:hAnsi="Arial"/>
          <w:b/>
          <w:sz w:val="10"/>
        </w:rPr>
      </w:pPr>
    </w:p>
    <w:p w14:paraId="5093230E" w14:textId="2EB153A9" w:rsidR="008F17FA" w:rsidRDefault="008F17FA" w:rsidP="000C58E8">
      <w:pPr>
        <w:spacing w:line="240" w:lineRule="auto"/>
        <w:jc w:val="both"/>
        <w:rPr>
          <w:rFonts w:ascii="Arial" w:hAnsi="Arial" w:cs="Arial"/>
          <w:sz w:val="22"/>
          <w:szCs w:val="22"/>
        </w:rPr>
      </w:pPr>
      <w:commentRangeStart w:id="85"/>
      <w:commentRangeStart w:id="86"/>
      <w:r>
        <w:rPr>
          <w:rFonts w:ascii="Arial" w:hAnsi="Arial" w:cs="Arial"/>
          <w:sz w:val="22"/>
          <w:szCs w:val="22"/>
          <w:u w:val="single"/>
        </w:rPr>
        <w:t>Models</w:t>
      </w:r>
      <w:commentRangeEnd w:id="85"/>
      <w:r w:rsidR="00352EE3">
        <w:rPr>
          <w:rStyle w:val="CommentReference"/>
        </w:rPr>
        <w:commentReference w:id="85"/>
      </w:r>
      <w:commentRangeEnd w:id="86"/>
      <w:r w:rsidR="002052B4">
        <w:rPr>
          <w:rStyle w:val="CommentReference"/>
        </w:rPr>
        <w:commentReference w:id="86"/>
      </w:r>
      <w:r>
        <w:rPr>
          <w:rFonts w:ascii="Arial" w:hAnsi="Arial" w:cs="Arial"/>
          <w:sz w:val="22"/>
          <w:szCs w:val="22"/>
          <w:u w:val="single"/>
        </w:rPr>
        <w:t xml:space="preserve"> (Aim 1.</w:t>
      </w:r>
      <w:commentRangeStart w:id="87"/>
      <w:r>
        <w:rPr>
          <w:rFonts w:ascii="Arial" w:hAnsi="Arial" w:cs="Arial"/>
          <w:sz w:val="22"/>
          <w:szCs w:val="22"/>
          <w:u w:val="single"/>
        </w:rPr>
        <w:t>1</w:t>
      </w:r>
      <w:commentRangeEnd w:id="87"/>
      <w:r w:rsidR="000F132C">
        <w:rPr>
          <w:rStyle w:val="CommentReference"/>
        </w:rPr>
        <w:commentReference w:id="87"/>
      </w:r>
      <w:r>
        <w:rPr>
          <w:rFonts w:ascii="Arial" w:hAnsi="Arial" w:cs="Arial"/>
          <w:sz w:val="22"/>
          <w:szCs w:val="22"/>
          <w:u w:val="single"/>
        </w:rPr>
        <w:t>)</w:t>
      </w:r>
      <w:r w:rsidRPr="00976A7E">
        <w:rPr>
          <w:rFonts w:ascii="Arial" w:hAnsi="Arial" w:cs="Arial"/>
          <w:sz w:val="22"/>
          <w:szCs w:val="22"/>
        </w:rPr>
        <w:t>:</w:t>
      </w:r>
      <w:r>
        <w:rPr>
          <w:rFonts w:ascii="Arial" w:hAnsi="Arial" w:cs="Arial"/>
          <w:sz w:val="22"/>
          <w:szCs w:val="22"/>
        </w:rPr>
        <w:t xml:space="preserve"> </w:t>
      </w:r>
      <w:r w:rsidR="00953482">
        <w:rPr>
          <w:rFonts w:ascii="Arial" w:hAnsi="Arial" w:cs="Arial"/>
          <w:sz w:val="22"/>
          <w:szCs w:val="22"/>
        </w:rPr>
        <w:t>In Aim 1.1, w</w:t>
      </w:r>
      <w:r>
        <w:rPr>
          <w:rFonts w:ascii="Arial" w:hAnsi="Arial" w:cs="Arial"/>
          <w:sz w:val="22"/>
          <w:szCs w:val="22"/>
        </w:rPr>
        <w:t xml:space="preserve">e </w:t>
      </w:r>
      <w:commentRangeStart w:id="88"/>
      <w:r>
        <w:rPr>
          <w:rFonts w:ascii="Arial" w:hAnsi="Arial" w:cs="Arial"/>
          <w:sz w:val="22"/>
          <w:szCs w:val="22"/>
        </w:rPr>
        <w:t xml:space="preserve">will simulate </w:t>
      </w:r>
      <w:commentRangeEnd w:id="88"/>
      <w:r w:rsidR="004A07FD">
        <w:rPr>
          <w:rStyle w:val="CommentReference"/>
        </w:rPr>
        <w:commentReference w:id="88"/>
      </w:r>
      <w:r>
        <w:rPr>
          <w:rFonts w:ascii="Arial" w:hAnsi="Arial" w:cs="Arial"/>
          <w:sz w:val="22"/>
          <w:szCs w:val="22"/>
        </w:rPr>
        <w:t xml:space="preserve">a comparison between IGRA prevalence surveys and surveys using a </w:t>
      </w:r>
      <w:r w:rsidR="00853B11">
        <w:rPr>
          <w:rFonts w:ascii="Arial" w:hAnsi="Arial" w:cs="Arial"/>
          <w:sz w:val="22"/>
          <w:szCs w:val="22"/>
        </w:rPr>
        <w:t xml:space="preserve">novel </w:t>
      </w:r>
      <w:r>
        <w:rPr>
          <w:rFonts w:ascii="Arial" w:hAnsi="Arial" w:cs="Arial"/>
          <w:sz w:val="22"/>
          <w:szCs w:val="22"/>
        </w:rPr>
        <w:t xml:space="preserve">test for recent </w:t>
      </w:r>
      <w:proofErr w:type="spellStart"/>
      <w:r w:rsidR="00393EBB">
        <w:rPr>
          <w:rFonts w:ascii="Arial" w:hAnsi="Arial" w:cs="Arial"/>
          <w:i/>
          <w:iCs/>
          <w:sz w:val="22"/>
          <w:szCs w:val="22"/>
        </w:rPr>
        <w:t>Mtb</w:t>
      </w:r>
      <w:proofErr w:type="spellEnd"/>
      <w:r w:rsidR="00393EBB">
        <w:rPr>
          <w:rFonts w:ascii="Arial" w:hAnsi="Arial" w:cs="Arial"/>
          <w:i/>
          <w:iCs/>
          <w:sz w:val="22"/>
          <w:szCs w:val="22"/>
        </w:rPr>
        <w:t xml:space="preserve"> </w:t>
      </w:r>
      <w:r>
        <w:rPr>
          <w:rFonts w:ascii="Arial" w:hAnsi="Arial" w:cs="Arial"/>
          <w:sz w:val="22"/>
          <w:szCs w:val="22"/>
        </w:rPr>
        <w:t>infection to estimate the annual risk of</w:t>
      </w:r>
      <w:r w:rsidRPr="00567901">
        <w:rPr>
          <w:rFonts w:ascii="Arial" w:hAnsi="Arial" w:cs="Arial"/>
          <w:i/>
          <w:iCs/>
          <w:sz w:val="22"/>
          <w:szCs w:val="22"/>
        </w:rPr>
        <w:t xml:space="preserve"> </w:t>
      </w:r>
      <w:r>
        <w:rPr>
          <w:rFonts w:ascii="Arial" w:hAnsi="Arial" w:cs="Arial"/>
          <w:sz w:val="22"/>
          <w:szCs w:val="22"/>
        </w:rPr>
        <w:t xml:space="preserve">infection. </w:t>
      </w:r>
      <w:commentRangeStart w:id="89"/>
      <w:r>
        <w:rPr>
          <w:rFonts w:ascii="Arial" w:hAnsi="Arial" w:cs="Arial"/>
          <w:sz w:val="22"/>
          <w:szCs w:val="22"/>
        </w:rPr>
        <w:t>W</w:t>
      </w:r>
      <w:commentRangeEnd w:id="89"/>
      <w:r w:rsidR="002E5CC0">
        <w:rPr>
          <w:rStyle w:val="CommentReference"/>
        </w:rPr>
        <w:commentReference w:id="89"/>
      </w:r>
      <w:r>
        <w:rPr>
          <w:rFonts w:ascii="Arial" w:hAnsi="Arial" w:cs="Arial"/>
          <w:sz w:val="22"/>
          <w:szCs w:val="22"/>
        </w:rPr>
        <w:t xml:space="preserve">e will explore the differences in the requisite sample size of prevalence surveys under different assumptions about the true </w:t>
      </w:r>
      <w:r w:rsidR="00DB775F">
        <w:rPr>
          <w:rFonts w:ascii="Arial" w:hAnsi="Arial" w:cs="Arial"/>
          <w:sz w:val="22"/>
          <w:szCs w:val="22"/>
        </w:rPr>
        <w:t>annual risk of infection</w:t>
      </w:r>
      <w:r>
        <w:rPr>
          <w:rFonts w:ascii="Arial" w:hAnsi="Arial" w:cs="Arial"/>
          <w:sz w:val="22"/>
          <w:szCs w:val="22"/>
        </w:rPr>
        <w:t>, with values that reflect the likely range across high</w:t>
      </w:r>
      <w:r w:rsidR="00853B11">
        <w:rPr>
          <w:rFonts w:ascii="Arial" w:hAnsi="Arial" w:cs="Arial"/>
          <w:sz w:val="22"/>
          <w:szCs w:val="22"/>
        </w:rPr>
        <w:t xml:space="preserve"> TB </w:t>
      </w:r>
      <w:r>
        <w:rPr>
          <w:rFonts w:ascii="Arial" w:hAnsi="Arial" w:cs="Arial"/>
          <w:sz w:val="22"/>
          <w:szCs w:val="22"/>
        </w:rPr>
        <w:t xml:space="preserve">burden countries. We will use well-established values for the test characteristics of IGRA but vary the characteristics of the test for recent infection, including </w:t>
      </w:r>
      <w:r w:rsidR="009F5C32">
        <w:rPr>
          <w:rFonts w:ascii="Arial" w:hAnsi="Arial" w:cs="Arial"/>
          <w:sz w:val="22"/>
          <w:szCs w:val="22"/>
        </w:rPr>
        <w:t xml:space="preserve">duration of positivity, </w:t>
      </w:r>
      <w:r w:rsidRPr="000345A9">
        <w:rPr>
          <w:rFonts w:ascii="Arial" w:hAnsi="Arial" w:cs="Arial"/>
          <w:sz w:val="22"/>
          <w:szCs w:val="22"/>
        </w:rPr>
        <w:t>sensitivity</w:t>
      </w:r>
      <w:r>
        <w:rPr>
          <w:rFonts w:ascii="Arial" w:hAnsi="Arial" w:cs="Arial"/>
          <w:sz w:val="22"/>
          <w:szCs w:val="22"/>
        </w:rPr>
        <w:t xml:space="preserve"> and</w:t>
      </w:r>
      <w:r w:rsidRPr="000345A9">
        <w:rPr>
          <w:rFonts w:ascii="Arial" w:hAnsi="Arial" w:cs="Arial"/>
          <w:sz w:val="22"/>
          <w:szCs w:val="22"/>
        </w:rPr>
        <w:t xml:space="preserve"> specificity</w:t>
      </w:r>
      <w:r>
        <w:rPr>
          <w:rFonts w:ascii="Arial" w:hAnsi="Arial" w:cs="Arial"/>
          <w:sz w:val="22"/>
          <w:szCs w:val="22"/>
        </w:rPr>
        <w:t xml:space="preserve"> </w:t>
      </w:r>
      <w:r w:rsidR="00D21CDB">
        <w:rPr>
          <w:rFonts w:ascii="Arial" w:hAnsi="Arial" w:cs="Arial"/>
          <w:sz w:val="22"/>
          <w:szCs w:val="22"/>
        </w:rPr>
        <w:t xml:space="preserve">to identify recent </w:t>
      </w:r>
      <w:proofErr w:type="spellStart"/>
      <w:r w:rsidR="00D21CDB">
        <w:rPr>
          <w:rFonts w:ascii="Arial" w:hAnsi="Arial" w:cs="Arial"/>
          <w:i/>
          <w:iCs/>
          <w:sz w:val="22"/>
          <w:szCs w:val="22"/>
        </w:rPr>
        <w:t>Mtb</w:t>
      </w:r>
      <w:proofErr w:type="spellEnd"/>
      <w:r w:rsidR="00D21CDB">
        <w:rPr>
          <w:rFonts w:ascii="Arial" w:hAnsi="Arial" w:cs="Arial"/>
          <w:i/>
          <w:iCs/>
          <w:sz w:val="22"/>
          <w:szCs w:val="22"/>
        </w:rPr>
        <w:t xml:space="preserve"> </w:t>
      </w:r>
      <w:r w:rsidR="00D21CDB" w:rsidRPr="00D21CDB">
        <w:rPr>
          <w:rFonts w:ascii="Arial" w:hAnsi="Arial" w:cs="Arial"/>
          <w:sz w:val="22"/>
          <w:szCs w:val="22"/>
        </w:rPr>
        <w:t>infection</w:t>
      </w:r>
      <w:r w:rsidR="00853B11">
        <w:rPr>
          <w:rFonts w:ascii="Arial" w:hAnsi="Arial" w:cs="Arial"/>
          <w:sz w:val="22"/>
          <w:szCs w:val="22"/>
        </w:rPr>
        <w:t xml:space="preserve"> </w:t>
      </w:r>
      <w:r w:rsidR="00853B11" w:rsidRPr="00853B11">
        <w:rPr>
          <w:rFonts w:ascii="Arial" w:hAnsi="Arial" w:cs="Arial"/>
          <w:sz w:val="22"/>
          <w:szCs w:val="22"/>
        </w:rPr>
        <w:t>(</w:t>
      </w:r>
      <w:r w:rsidR="00853B11">
        <w:rPr>
          <w:rFonts w:ascii="Arial" w:hAnsi="Arial" w:cs="Arial"/>
          <w:b/>
          <w:bCs/>
          <w:sz w:val="22"/>
          <w:szCs w:val="22"/>
        </w:rPr>
        <w:t>Figure 1</w:t>
      </w:r>
      <w:r w:rsidR="00853B11" w:rsidRPr="00853B11">
        <w:rPr>
          <w:rFonts w:ascii="Arial" w:hAnsi="Arial" w:cs="Arial"/>
          <w:sz w:val="22"/>
          <w:szCs w:val="22"/>
        </w:rPr>
        <w:t>)</w:t>
      </w:r>
      <w:r>
        <w:rPr>
          <w:rFonts w:ascii="Arial" w:hAnsi="Arial" w:cs="Arial"/>
          <w:sz w:val="22"/>
          <w:szCs w:val="22"/>
        </w:rPr>
        <w:t>.</w:t>
      </w:r>
      <w:r w:rsidR="0097600E">
        <w:rPr>
          <w:rFonts w:ascii="Arial" w:hAnsi="Arial" w:cs="Arial"/>
          <w:sz w:val="22"/>
          <w:szCs w:val="22"/>
        </w:rPr>
        <w:t xml:space="preserve"> </w:t>
      </w:r>
      <w:r w:rsidR="00FF26C8">
        <w:rPr>
          <w:rFonts w:ascii="Arial" w:hAnsi="Arial" w:cs="Arial"/>
          <w:sz w:val="22"/>
          <w:szCs w:val="22"/>
        </w:rPr>
        <w:t xml:space="preserve">As a basis for these simulations, we will create synthetic populations with </w:t>
      </w:r>
      <w:r w:rsidR="00C67E3A">
        <w:rPr>
          <w:rFonts w:ascii="Arial" w:hAnsi="Arial" w:cs="Arial"/>
          <w:sz w:val="22"/>
          <w:szCs w:val="22"/>
        </w:rPr>
        <w:t xml:space="preserve">simulated </w:t>
      </w:r>
      <w:r w:rsidR="00FF26C8">
        <w:rPr>
          <w:rFonts w:ascii="Arial" w:hAnsi="Arial" w:cs="Arial"/>
          <w:sz w:val="22"/>
          <w:szCs w:val="22"/>
        </w:rPr>
        <w:t xml:space="preserve">individual-level infection histories, which we will derive using </w:t>
      </w:r>
      <w:r w:rsidR="0097600E">
        <w:rPr>
          <w:rFonts w:ascii="Arial" w:hAnsi="Arial" w:cs="Arial"/>
          <w:sz w:val="22"/>
          <w:szCs w:val="22"/>
        </w:rPr>
        <w:t>the population’s age structure</w:t>
      </w:r>
      <w:r w:rsidR="002F636A">
        <w:rPr>
          <w:rFonts w:ascii="Arial" w:hAnsi="Arial" w:cs="Arial"/>
          <w:sz w:val="22"/>
          <w:szCs w:val="22"/>
        </w:rPr>
        <w:t>,</w:t>
      </w:r>
      <w:r w:rsidR="0097600E">
        <w:rPr>
          <w:rFonts w:ascii="Arial" w:hAnsi="Arial" w:cs="Arial"/>
          <w:sz w:val="22"/>
          <w:szCs w:val="22"/>
        </w:rPr>
        <w:t xml:space="preserve"> historical TB incidence</w:t>
      </w:r>
      <w:r w:rsidR="002F636A">
        <w:rPr>
          <w:rFonts w:ascii="Arial" w:hAnsi="Arial" w:cs="Arial"/>
          <w:sz w:val="22"/>
          <w:szCs w:val="22"/>
        </w:rPr>
        <w:t xml:space="preserve"> by age, and HIV/TB co-prevalence</w:t>
      </w:r>
      <w:r w:rsidR="00953482">
        <w:rPr>
          <w:rFonts w:ascii="Arial" w:hAnsi="Arial" w:cs="Arial"/>
          <w:sz w:val="22"/>
          <w:szCs w:val="22"/>
        </w:rPr>
        <w:t xml:space="preserve">. Individual </w:t>
      </w:r>
      <w:proofErr w:type="spellStart"/>
      <w:r w:rsidR="00953482">
        <w:rPr>
          <w:rFonts w:ascii="Arial" w:hAnsi="Arial" w:cs="Arial"/>
          <w:i/>
          <w:iCs/>
          <w:sz w:val="22"/>
          <w:szCs w:val="22"/>
        </w:rPr>
        <w:t>Mtb</w:t>
      </w:r>
      <w:proofErr w:type="spellEnd"/>
      <w:r w:rsidR="00953482">
        <w:rPr>
          <w:rFonts w:ascii="Arial" w:hAnsi="Arial" w:cs="Arial"/>
          <w:i/>
          <w:iCs/>
          <w:sz w:val="22"/>
          <w:szCs w:val="22"/>
        </w:rPr>
        <w:t xml:space="preserve"> </w:t>
      </w:r>
      <w:r w:rsidR="00953482">
        <w:rPr>
          <w:rFonts w:ascii="Arial" w:hAnsi="Arial" w:cs="Arial"/>
          <w:sz w:val="22"/>
          <w:szCs w:val="22"/>
        </w:rPr>
        <w:t>infection histories</w:t>
      </w:r>
      <w:r w:rsidR="00FB7DB1">
        <w:rPr>
          <w:rFonts w:ascii="Arial" w:hAnsi="Arial" w:cs="Arial"/>
          <w:sz w:val="22"/>
          <w:szCs w:val="22"/>
        </w:rPr>
        <w:t xml:space="preserve"> reflect </w:t>
      </w:r>
      <w:r w:rsidR="00FB7DB1" w:rsidRPr="00FB7DB1">
        <w:rPr>
          <w:rFonts w:ascii="Arial" w:hAnsi="Arial" w:cs="Arial"/>
          <w:sz w:val="22"/>
          <w:szCs w:val="22"/>
        </w:rPr>
        <w:t>the time-varying profile of detectability over the course of infection</w:t>
      </w:r>
      <w:r w:rsidR="00FB7DB1">
        <w:rPr>
          <w:rFonts w:ascii="Arial" w:hAnsi="Arial" w:cs="Arial"/>
          <w:sz w:val="22"/>
          <w:szCs w:val="22"/>
        </w:rPr>
        <w:t>.</w:t>
      </w:r>
      <w:r w:rsidR="00100089">
        <w:rPr>
          <w:rFonts w:ascii="Arial" w:hAnsi="Arial" w:cs="Arial"/>
          <w:sz w:val="22"/>
          <w:szCs w:val="22"/>
        </w:rPr>
        <w:t xml:space="preserve"> </w:t>
      </w:r>
      <w:r w:rsidR="00655F65">
        <w:rPr>
          <w:rFonts w:ascii="Arial" w:hAnsi="Arial" w:cs="Arial"/>
          <w:sz w:val="22"/>
          <w:szCs w:val="22"/>
        </w:rPr>
        <w:fldChar w:fldCharType="begin"/>
      </w:r>
      <w:r w:rsidR="00900AE7">
        <w:rPr>
          <w:rFonts w:ascii="Arial" w:hAnsi="Arial" w:cs="Arial"/>
          <w:sz w:val="22"/>
          <w:szCs w:val="22"/>
        </w:rPr>
        <w:instrText xml:space="preserve"> ADDIN ZOTERO_ITEM CSL_CITATION {"citationID":"4LUZHIAP","properties":{"formattedCitation":"\\super 27\\nosupersub{}","plainCitation":"27","noteIndex":0},"citationItems":[{"id":2067,"uris":["http://zotero.org/users/6528344/items/H3SYEAIX"],"itemData":{"id":2067,"type":"article-journal","abstract":"A fundamental question of any program focused on the testing and timely diagnosis of a communicable disease is its effectiveness in reducing transmission. Here, we introduce testing effectiveness (TE)-the fraction by which testing and post-diagnosis isolation reduce transmission at the population scale-and a model that incorporates test specifications and usage, within-host pathogen dynamics, and human behaviors to estimate TE. Using TE to guide recommendations, we show that today's rapid diagnostics should be used immediately upon symptom onset to control influenza A and respiratory syncytial virus but delayed by up to two days to control omicron-era severe acute respiratory syndrome coronavirus 2 (SARS-CoV-2). Furthermore, while rapid tests are superior to reverse transcription quantitative polymerase chain reaction (RT-qPCR) to control founder-strain SARS-CoV-2, omicron-era changes in viral kinetics and rapid test sensitivity cause a reversal, with higher TE for RT-qPCR despite longer turnaround times. Last, we illustrate the model's flexibility by quantifying trade-offs in the use of post-diagnosis testing to shorten isolation times.","container-title":"Science Advances","DOI":"10.1126/sciadv.adk5108","ISSN":"2375-2548","issue":"24","journalAbbreviation":"Sci Adv","language":"eng","note":"PMID: 38875334\nPMCID: PMC11177932","page":"eadk5108","source":"PubMed","title":"Modeling the transmission mitigation impact of testing for infectious diseases","volume":"10","author":[{"family":"Middleton","given":"Casey"},{"family":"Larremore","given":"Daniel B."}],"issued":{"date-parts":[["2024",6,14]]}}}],"schema":"https://github.com/citation-style-language/schema/raw/master/csl-citation.json"} </w:instrText>
      </w:r>
      <w:r w:rsidR="00655F65">
        <w:rPr>
          <w:rFonts w:ascii="Arial" w:hAnsi="Arial" w:cs="Arial"/>
          <w:sz w:val="22"/>
          <w:szCs w:val="22"/>
        </w:rPr>
        <w:fldChar w:fldCharType="separate"/>
      </w:r>
      <w:r w:rsidR="00900AE7" w:rsidRPr="00900AE7">
        <w:rPr>
          <w:rFonts w:ascii="Arial" w:eastAsiaTheme="minorHAnsi" w:hAnsi="Arial" w:cs="Arial"/>
          <w:kern w:val="0"/>
          <w:sz w:val="22"/>
          <w:vertAlign w:val="superscript"/>
        </w:rPr>
        <w:t>27</w:t>
      </w:r>
      <w:r w:rsidR="00655F65">
        <w:rPr>
          <w:rFonts w:ascii="Arial" w:hAnsi="Arial" w:cs="Arial"/>
          <w:sz w:val="22"/>
          <w:szCs w:val="22"/>
        </w:rPr>
        <w:fldChar w:fldCharType="end"/>
      </w:r>
      <w:r w:rsidR="00655F65">
        <w:rPr>
          <w:rFonts w:ascii="Arial" w:hAnsi="Arial" w:cs="Arial"/>
          <w:sz w:val="22"/>
          <w:szCs w:val="22"/>
        </w:rPr>
        <w:t xml:space="preserve"> </w:t>
      </w:r>
      <w:r w:rsidR="00631A83">
        <w:rPr>
          <w:rFonts w:ascii="Arial" w:hAnsi="Arial" w:cs="Arial"/>
          <w:sz w:val="22"/>
          <w:szCs w:val="22"/>
        </w:rPr>
        <w:t xml:space="preserve">We will base natural history assumptions on other </w:t>
      </w:r>
      <w:r w:rsidR="007F04DF">
        <w:rPr>
          <w:rFonts w:ascii="Arial" w:hAnsi="Arial" w:cs="Arial"/>
          <w:sz w:val="22"/>
          <w:szCs w:val="22"/>
        </w:rPr>
        <w:t xml:space="preserve">well-established dynamic models of TB transmission, </w:t>
      </w:r>
      <w:r w:rsidR="00655F65">
        <w:rPr>
          <w:rFonts w:ascii="Arial" w:hAnsi="Arial" w:cs="Arial"/>
          <w:sz w:val="22"/>
          <w:szCs w:val="22"/>
        </w:rPr>
        <w:t>specifically</w:t>
      </w:r>
      <w:r w:rsidR="007F04DF">
        <w:rPr>
          <w:rFonts w:ascii="Arial" w:hAnsi="Arial" w:cs="Arial"/>
          <w:sz w:val="22"/>
          <w:szCs w:val="22"/>
        </w:rPr>
        <w:t xml:space="preserve"> those which have addressed questions related to vaccine trial design</w:t>
      </w:r>
      <w:r w:rsidR="00631A83">
        <w:rPr>
          <w:rFonts w:ascii="Arial" w:hAnsi="Arial" w:cs="Arial"/>
          <w:sz w:val="22"/>
          <w:szCs w:val="22"/>
        </w:rPr>
        <w:t>.</w:t>
      </w:r>
      <w:r w:rsidR="00655F65">
        <w:rPr>
          <w:rFonts w:ascii="Arial" w:hAnsi="Arial" w:cs="Arial"/>
          <w:sz w:val="22"/>
          <w:szCs w:val="22"/>
        </w:rPr>
        <w:t xml:space="preserve"> </w:t>
      </w:r>
      <w:r w:rsidR="00655F65">
        <w:rPr>
          <w:rFonts w:ascii="Arial" w:hAnsi="Arial" w:cs="Arial"/>
          <w:sz w:val="22"/>
          <w:szCs w:val="22"/>
        </w:rPr>
        <w:fldChar w:fldCharType="begin"/>
      </w:r>
      <w:r w:rsidR="00900AE7">
        <w:rPr>
          <w:rFonts w:ascii="Arial" w:hAnsi="Arial" w:cs="Arial"/>
          <w:sz w:val="22"/>
          <w:szCs w:val="22"/>
        </w:rPr>
        <w:instrText xml:space="preserve"> ADDIN ZOTERO_ITEM CSL_CITATION {"citationID":"wF4hJFye","properties":{"formattedCitation":"\\super 13,28\\nosupersub{}","plainCitation":"13,28","noteIndex":0},"citationItems":[{"id":2054,"uris":["http://zotero.org/users/6528344/items/IQXHYHSD"],"itemData":{"id":2054,"type":"article-journal","container-title":"The Lancet Respiratory Medicine","DOI":"10.1016/S2213-2600(25)00164-X","ISSN":"2213-2600, 2213-2619","issue":"10","journalAbbreviation":"The Lancet Respiratory Medicine","language":"English","note":"publisher: Elsevier\nPMID: 40618773","page":"933-942","source":"www.thelancet.com","title":"Evidence required to evaluate the use of bacteriologically confirmed asymptomatic tuberculosis disease as a primary endpoint in prevention of tuberculosis disease vaccine licensure trials","volume":"13","author":[{"family":"White","given":"Richard G."},{"family":"Churchyard","given":"Gavin J."},{"family":"Horton","given":"Katherine C."},{"family":"Fiore-Gartland","given":"Andrew"},{"family":"Behr","given":"Marcel A."},{"family":"Clark","given":"Rebecca A."},{"family":"Cobelens","given":"Frank"},{"family":"Ernst","given":"Joel D."},{"family":"Esmail","given":"Hanif"},{"family":"Garcia-Basteiro","given":"Alberto L."},{"family":"Hadinegoro","given":"Sri Rezeki"},{"family":"Hanekom","given":"Willem A."},{"family":"Hatherill","given":"Mark"},{"family":"Hill","given":"Philip C."},{"family":"Muloiwa","given":"Rudzani"},{"family":"Pelzer","given":"Puck T."},{"family":"Rangaka","given":"Lele"},{"family":"Rees","given":"Helen"},{"family":"Schrager","given":"Lewis"},{"family":"Stanley","given":"Margaret"},{"family":"Tufet","given":"Marta"},{"family":"Wong","given":"Emily B."},{"family":"Houben","given":"Rein M. G. J."}],"issued":{"date-parts":[["2025",10,1]]}}},{"id":2059,"uris":["http://zotero.org/users/6528344/items/EXZXQZJW"],"itemData":{"id":2059,"type":"article-journal","abstract":"BACKGROUND: A common approach to reducing sample sizes for late-stage tuberculosis vaccine trials is to restrict enrolment to interferon-gamma release assay (IGRA)-positive participants to maximize tuberculosis case accrual. The efficiency gain, if any, from this screening strategy is unknown.\nMETHODS: We estimated the age specific IGRA positivity prevalence for transmission levels generally considered in tuberculosis vaccine trials (annual risk of tuberculosis infection [ARTI] 2-6 %) and calculated the expected tuberculosis incidence at each age by IGRA status, using a difference equation model. We modelled scenarios that assumed constant or increasing ARTI during adolescence and differing levels of partial protection afforded by previous Mycobacterium tuberculosis infection. We then estimated sample size requirements for tuberculosis vaccine trials enrolling only IGRA-positive participants or participants without prior IGRA testing ('Mixed' trial). We assumed participants were 15-44 years at enrolment and followed-up for 3 years.\nRESULTS: Estimated tuberculosis incidence was 4.7 times higher in IGRA-positive compared to IGRA-negative participants at age 15 years, but 0.9 times lower at age 44 years (assuming ARTI 4 %). This age-cohort effect was exacerbated when assuming partial protection and attenuated when assuming increasing ARTI during adolescence. In a model that included both these assumptions, the sample size required for a Mixed trial compared to that for an IGRA-positive participants-only trial was 124 % larger at 2 % ARTI, 36 % larger at 4 % ARTI but only 8 % larger at 6 % ARTI. Prioritizing enrolment of participants aged 15-29 years improved sample size efficiency for an IGRA-positive participants-only trial. These results were largely unaffected by our model assumptions.\nCONCLUSION: In late-stage tuberculosis vaccine trials among adults and adolescents, pre-enrolment screening by IGRA testing provides a large sample size efficiency when M. tuberculosis transmission levels are relatively low, but modest or no sample size benefits at high transmission levels.","container-title":"Vaccine","DOI":"10.1016/j.vaccine.2025.127301","ISSN":"1873-2518","journalAbbreviation":"Vaccine","language":"eng","note":"PMID: 40450848","page":"127301","source":"PubMed","title":"Sample size efficiency of restricting participation in tuberculosis vaccine trials to interferon-gamma release assay-positive participants","volume":"61","author":[{"family":"Cobelens","given":"Frank"},{"family":"Pelzer","given":"Puck T."},{"family":"Churchyard","given":"Gavin J."},{"family":"Garcia-Basteiro","given":"Alberto"},{"family":"Hatherill","given":"Mark"},{"family":"Hill","given":"Philip C."},{"family":"Martinez","given":"Leonardo"},{"family":"White","given":"Richard G."}],"issued":{"date-parts":[["2025",8,13]]}}}],"schema":"https://github.com/citation-style-language/schema/raw/master/csl-citation.json"} </w:instrText>
      </w:r>
      <w:r w:rsidR="00655F65">
        <w:rPr>
          <w:rFonts w:ascii="Arial" w:hAnsi="Arial" w:cs="Arial"/>
          <w:sz w:val="22"/>
          <w:szCs w:val="22"/>
        </w:rPr>
        <w:fldChar w:fldCharType="separate"/>
      </w:r>
      <w:r w:rsidR="00900AE7" w:rsidRPr="00900AE7">
        <w:rPr>
          <w:rFonts w:ascii="Arial" w:eastAsiaTheme="minorHAnsi" w:hAnsi="Arial" w:cs="Arial"/>
          <w:kern w:val="0"/>
          <w:sz w:val="22"/>
          <w:vertAlign w:val="superscript"/>
        </w:rPr>
        <w:t>13,28</w:t>
      </w:r>
      <w:r w:rsidR="00655F65">
        <w:rPr>
          <w:rFonts w:ascii="Arial" w:hAnsi="Arial" w:cs="Arial"/>
          <w:sz w:val="22"/>
          <w:szCs w:val="22"/>
        </w:rPr>
        <w:fldChar w:fldCharType="end"/>
      </w:r>
      <w:r w:rsidR="00655F65">
        <w:rPr>
          <w:rFonts w:ascii="Arial" w:hAnsi="Arial" w:cs="Arial"/>
          <w:sz w:val="22"/>
          <w:szCs w:val="22"/>
        </w:rPr>
        <w:t xml:space="preserve"> </w:t>
      </w:r>
      <w:r>
        <w:rPr>
          <w:rFonts w:ascii="Arial" w:hAnsi="Arial" w:cs="Arial"/>
          <w:sz w:val="22"/>
          <w:szCs w:val="22"/>
        </w:rPr>
        <w:t xml:space="preserve">We will propose optimal (greatly outperforms IGRA in all conditions) and acceptable (moderately outperforms IGRA under most conditions) </w:t>
      </w:r>
      <w:r w:rsidR="001F6B97">
        <w:rPr>
          <w:rFonts w:ascii="Arial" w:hAnsi="Arial" w:cs="Arial"/>
          <w:sz w:val="22"/>
          <w:szCs w:val="22"/>
        </w:rPr>
        <w:t>test performance characteristics</w:t>
      </w:r>
      <w:r>
        <w:rPr>
          <w:rFonts w:ascii="Arial" w:hAnsi="Arial" w:cs="Arial"/>
          <w:sz w:val="22"/>
          <w:szCs w:val="22"/>
        </w:rPr>
        <w:t xml:space="preserve"> </w:t>
      </w:r>
      <w:r w:rsidR="00953482">
        <w:rPr>
          <w:rFonts w:ascii="Arial" w:hAnsi="Arial" w:cs="Arial"/>
          <w:sz w:val="22"/>
          <w:szCs w:val="22"/>
        </w:rPr>
        <w:t>for</w:t>
      </w:r>
      <w:r w:rsidR="00C1288A">
        <w:rPr>
          <w:rFonts w:ascii="Arial" w:hAnsi="Arial" w:cs="Arial"/>
          <w:sz w:val="22"/>
          <w:szCs w:val="22"/>
        </w:rPr>
        <w:t xml:space="preserve"> </w:t>
      </w:r>
      <w:r>
        <w:rPr>
          <w:rFonts w:ascii="Arial" w:hAnsi="Arial" w:cs="Arial"/>
          <w:sz w:val="22"/>
          <w:szCs w:val="22"/>
        </w:rPr>
        <w:t>a novel test of recent</w:t>
      </w:r>
      <w:r w:rsidR="001F6B97">
        <w:rPr>
          <w:rFonts w:ascii="Arial" w:hAnsi="Arial" w:cs="Arial"/>
          <w:sz w:val="22"/>
          <w:szCs w:val="22"/>
        </w:rPr>
        <w:t xml:space="preserve"> </w:t>
      </w:r>
      <w:proofErr w:type="spellStart"/>
      <w:r w:rsidR="001F6B97">
        <w:rPr>
          <w:rFonts w:ascii="Arial" w:hAnsi="Arial" w:cs="Arial"/>
          <w:i/>
          <w:iCs/>
          <w:sz w:val="22"/>
          <w:szCs w:val="22"/>
        </w:rPr>
        <w:t>Mtb</w:t>
      </w:r>
      <w:proofErr w:type="spellEnd"/>
      <w:r>
        <w:rPr>
          <w:rFonts w:ascii="Arial" w:hAnsi="Arial" w:cs="Arial"/>
          <w:sz w:val="22"/>
          <w:szCs w:val="22"/>
        </w:rPr>
        <w:t xml:space="preserve"> infection</w:t>
      </w:r>
      <w:r w:rsidR="00C1288A">
        <w:rPr>
          <w:rFonts w:ascii="Arial" w:hAnsi="Arial" w:cs="Arial"/>
          <w:sz w:val="22"/>
          <w:szCs w:val="22"/>
        </w:rPr>
        <w:t xml:space="preserve"> </w:t>
      </w:r>
      <w:r w:rsidR="00953482">
        <w:rPr>
          <w:rFonts w:ascii="Arial" w:hAnsi="Arial" w:cs="Arial"/>
          <w:sz w:val="22"/>
          <w:szCs w:val="22"/>
        </w:rPr>
        <w:t>to</w:t>
      </w:r>
      <w:r w:rsidR="00C1288A">
        <w:rPr>
          <w:rFonts w:ascii="Arial" w:hAnsi="Arial" w:cs="Arial"/>
          <w:sz w:val="22"/>
          <w:szCs w:val="22"/>
        </w:rPr>
        <w:t xml:space="preserve"> accurately determi</w:t>
      </w:r>
      <w:r w:rsidR="00953482">
        <w:rPr>
          <w:rFonts w:ascii="Arial" w:hAnsi="Arial" w:cs="Arial"/>
          <w:sz w:val="22"/>
          <w:szCs w:val="22"/>
        </w:rPr>
        <w:t>ne</w:t>
      </w:r>
      <w:r w:rsidR="00DB775F">
        <w:rPr>
          <w:rFonts w:ascii="Arial" w:hAnsi="Arial" w:cs="Arial"/>
          <w:sz w:val="22"/>
          <w:szCs w:val="22"/>
        </w:rPr>
        <w:t xml:space="preserve"> the</w:t>
      </w:r>
      <w:r w:rsidR="00C1288A">
        <w:rPr>
          <w:rFonts w:ascii="Arial" w:hAnsi="Arial" w:cs="Arial"/>
          <w:sz w:val="22"/>
          <w:szCs w:val="22"/>
        </w:rPr>
        <w:t xml:space="preserve"> </w:t>
      </w:r>
      <w:r w:rsidR="00DB775F">
        <w:rPr>
          <w:rFonts w:ascii="Arial" w:hAnsi="Arial" w:cs="Arial"/>
          <w:sz w:val="22"/>
          <w:szCs w:val="22"/>
        </w:rPr>
        <w:t xml:space="preserve">annual risk of </w:t>
      </w:r>
      <w:proofErr w:type="spellStart"/>
      <w:r w:rsidR="00DB775F">
        <w:rPr>
          <w:rFonts w:ascii="Arial" w:hAnsi="Arial" w:cs="Arial"/>
          <w:i/>
          <w:iCs/>
          <w:sz w:val="22"/>
          <w:szCs w:val="22"/>
        </w:rPr>
        <w:t>Mtb</w:t>
      </w:r>
      <w:proofErr w:type="spellEnd"/>
      <w:r w:rsidR="00DB775F">
        <w:rPr>
          <w:rFonts w:ascii="Arial" w:hAnsi="Arial" w:cs="Arial"/>
          <w:sz w:val="22"/>
          <w:szCs w:val="22"/>
        </w:rPr>
        <w:t xml:space="preserve"> infection</w:t>
      </w:r>
      <w:r w:rsidR="00C1288A">
        <w:rPr>
          <w:rFonts w:ascii="Arial" w:hAnsi="Arial" w:cs="Arial"/>
          <w:sz w:val="22"/>
          <w:szCs w:val="22"/>
        </w:rPr>
        <w:t xml:space="preserve">. </w:t>
      </w:r>
    </w:p>
    <w:p w14:paraId="076143C8" w14:textId="4178FEAB" w:rsidR="00B83292" w:rsidRDefault="008F17FA" w:rsidP="00C6698F">
      <w:pPr>
        <w:spacing w:line="240" w:lineRule="auto"/>
        <w:jc w:val="both"/>
        <w:rPr>
          <w:rFonts w:ascii="Arial" w:eastAsia="Arial" w:hAnsi="Arial" w:cs="Arial"/>
          <w:sz w:val="22"/>
          <w:szCs w:val="22"/>
        </w:rPr>
      </w:pPr>
      <w:commentRangeStart w:id="90"/>
      <w:commentRangeEnd w:id="90"/>
      <w:r>
        <w:rPr>
          <w:rStyle w:val="CommentReference"/>
        </w:rPr>
        <w:commentReference w:id="90"/>
      </w:r>
      <w:r>
        <w:rPr>
          <w:rFonts w:ascii="Arial" w:hAnsi="Arial" w:cs="Arial"/>
          <w:sz w:val="22"/>
          <w:szCs w:val="22"/>
          <w:u w:val="single"/>
        </w:rPr>
        <w:t>Models (Aim 1.2)</w:t>
      </w:r>
      <w:r w:rsidRPr="00976A7E">
        <w:rPr>
          <w:rFonts w:ascii="Arial" w:hAnsi="Arial" w:cs="Arial"/>
          <w:sz w:val="22"/>
          <w:szCs w:val="22"/>
        </w:rPr>
        <w:t>:</w:t>
      </w:r>
      <w:r>
        <w:rPr>
          <w:rFonts w:ascii="Arial" w:hAnsi="Arial" w:cs="Arial"/>
          <w:sz w:val="22"/>
          <w:szCs w:val="22"/>
        </w:rPr>
        <w:t xml:space="preserve"> </w:t>
      </w:r>
      <w:r w:rsidR="00953482">
        <w:rPr>
          <w:rFonts w:ascii="Arial" w:hAnsi="Arial" w:cs="Arial"/>
          <w:sz w:val="22"/>
          <w:szCs w:val="22"/>
        </w:rPr>
        <w:t>In Aim 1.2, w</w:t>
      </w:r>
      <w:r w:rsidR="00E16B56">
        <w:rPr>
          <w:rFonts w:ascii="Arial" w:hAnsi="Arial" w:cs="Arial"/>
          <w:sz w:val="22"/>
          <w:szCs w:val="22"/>
        </w:rPr>
        <w:t xml:space="preserve">e will simulate </w:t>
      </w:r>
      <w:r w:rsidR="00E16B56" w:rsidRPr="7D48B11A">
        <w:rPr>
          <w:rFonts w:ascii="Arial" w:eastAsia="Arial" w:hAnsi="Arial" w:cs="Arial"/>
          <w:sz w:val="22"/>
          <w:szCs w:val="22"/>
        </w:rPr>
        <w:t>TB vaccine trial</w:t>
      </w:r>
      <w:r w:rsidR="00E16B56">
        <w:rPr>
          <w:rFonts w:ascii="Arial" w:eastAsia="Arial" w:hAnsi="Arial" w:cs="Arial"/>
          <w:sz w:val="22"/>
          <w:szCs w:val="22"/>
        </w:rPr>
        <w:t>s</w:t>
      </w:r>
      <w:r w:rsidR="00E16B56">
        <w:rPr>
          <w:rFonts w:ascii="Arial" w:hAnsi="Arial" w:cs="Arial"/>
          <w:sz w:val="22"/>
          <w:szCs w:val="22"/>
        </w:rPr>
        <w:t xml:space="preserve"> to determine the differences in trial sample size required based on whether </w:t>
      </w:r>
      <w:r w:rsidR="00927DD9">
        <w:rPr>
          <w:rFonts w:ascii="Arial" w:hAnsi="Arial" w:cs="Arial"/>
          <w:sz w:val="22"/>
          <w:szCs w:val="22"/>
        </w:rPr>
        <w:t>annual risk of infection</w:t>
      </w:r>
      <w:r w:rsidR="00E16B56">
        <w:rPr>
          <w:rFonts w:ascii="Arial" w:hAnsi="Arial" w:cs="Arial"/>
          <w:sz w:val="22"/>
          <w:szCs w:val="22"/>
        </w:rPr>
        <w:t xml:space="preserve"> is calculated using IGRA or a </w:t>
      </w:r>
      <w:r w:rsidR="00953482">
        <w:rPr>
          <w:rFonts w:ascii="Arial" w:hAnsi="Arial" w:cs="Arial"/>
          <w:sz w:val="22"/>
          <w:szCs w:val="22"/>
        </w:rPr>
        <w:t xml:space="preserve">novel </w:t>
      </w:r>
      <w:r w:rsidR="00E16B56">
        <w:rPr>
          <w:rFonts w:ascii="Arial" w:hAnsi="Arial" w:cs="Arial"/>
          <w:sz w:val="22"/>
          <w:szCs w:val="22"/>
        </w:rPr>
        <w:t xml:space="preserve">test for recent </w:t>
      </w:r>
      <w:proofErr w:type="spellStart"/>
      <w:r w:rsidR="00953482">
        <w:rPr>
          <w:rFonts w:ascii="Arial" w:hAnsi="Arial" w:cs="Arial"/>
          <w:i/>
          <w:iCs/>
          <w:sz w:val="22"/>
          <w:szCs w:val="22"/>
        </w:rPr>
        <w:t>Mtb</w:t>
      </w:r>
      <w:proofErr w:type="spellEnd"/>
      <w:r w:rsidR="00953482">
        <w:rPr>
          <w:rFonts w:ascii="Arial" w:hAnsi="Arial" w:cs="Arial"/>
          <w:i/>
          <w:iCs/>
          <w:sz w:val="22"/>
          <w:szCs w:val="22"/>
        </w:rPr>
        <w:t xml:space="preserve"> </w:t>
      </w:r>
      <w:r w:rsidR="00E16B56">
        <w:rPr>
          <w:rFonts w:ascii="Arial" w:hAnsi="Arial" w:cs="Arial"/>
          <w:sz w:val="22"/>
          <w:szCs w:val="22"/>
        </w:rPr>
        <w:t xml:space="preserve">infection. </w:t>
      </w:r>
      <w:r w:rsidRPr="7D48B11A">
        <w:rPr>
          <w:rFonts w:ascii="Arial" w:eastAsia="Arial" w:hAnsi="Arial" w:cs="Arial"/>
          <w:sz w:val="22"/>
          <w:szCs w:val="22"/>
        </w:rPr>
        <w:t xml:space="preserve">We will assess how different assumptions about </w:t>
      </w:r>
      <w:r w:rsidR="00927DD9">
        <w:rPr>
          <w:rFonts w:ascii="Arial" w:eastAsia="Arial" w:hAnsi="Arial" w:cs="Arial"/>
          <w:sz w:val="22"/>
          <w:szCs w:val="22"/>
        </w:rPr>
        <w:t>the true r</w:t>
      </w:r>
      <w:r w:rsidR="000E4C44">
        <w:rPr>
          <w:rFonts w:ascii="Arial" w:eastAsia="Arial" w:hAnsi="Arial" w:cs="Arial"/>
          <w:sz w:val="22"/>
          <w:szCs w:val="22"/>
        </w:rPr>
        <w:t>isk</w:t>
      </w:r>
      <w:r w:rsidR="00927DD9">
        <w:rPr>
          <w:rFonts w:ascii="Arial" w:eastAsia="Arial" w:hAnsi="Arial" w:cs="Arial"/>
          <w:sz w:val="22"/>
          <w:szCs w:val="22"/>
        </w:rPr>
        <w:t xml:space="preserve"> of infection</w:t>
      </w:r>
      <w:r w:rsidRPr="7D48B11A">
        <w:rPr>
          <w:rFonts w:ascii="Arial" w:eastAsia="Arial" w:hAnsi="Arial" w:cs="Arial"/>
          <w:sz w:val="22"/>
          <w:szCs w:val="22"/>
        </w:rPr>
        <w:t xml:space="preserve">, trial catchment area, trial power, and test </w:t>
      </w:r>
      <w:r w:rsidR="00853B11">
        <w:rPr>
          <w:rFonts w:ascii="Arial" w:eastAsia="Arial" w:hAnsi="Arial" w:cs="Arial"/>
          <w:sz w:val="22"/>
          <w:szCs w:val="22"/>
        </w:rPr>
        <w:t>characteristics</w:t>
      </w:r>
      <w:r w:rsidRPr="7D48B11A">
        <w:rPr>
          <w:rFonts w:ascii="Arial" w:eastAsia="Arial" w:hAnsi="Arial" w:cs="Arial"/>
          <w:sz w:val="22"/>
          <w:szCs w:val="22"/>
        </w:rPr>
        <w:t xml:space="preserve"> (</w:t>
      </w:r>
      <w:r w:rsidRPr="7D48B11A">
        <w:rPr>
          <w:rFonts w:ascii="Arial" w:eastAsia="Arial" w:hAnsi="Arial" w:cs="Arial"/>
          <w:i/>
          <w:iCs/>
          <w:sz w:val="22"/>
          <w:szCs w:val="22"/>
        </w:rPr>
        <w:t>e.g.</w:t>
      </w:r>
      <w:r w:rsidRPr="7D48B11A">
        <w:rPr>
          <w:rFonts w:ascii="Arial" w:eastAsia="Arial" w:hAnsi="Arial" w:cs="Arial"/>
          <w:sz w:val="22"/>
          <w:szCs w:val="22"/>
        </w:rPr>
        <w:t xml:space="preserve">, sensitivity, specificity, and DOP) impact the total number of people screened and enrolled in a trial. We will determine how recruitment effort, measured in terms of the number of people screened and the time </w:t>
      </w:r>
      <w:r w:rsidR="00953482">
        <w:rPr>
          <w:rFonts w:ascii="Arial" w:eastAsia="Arial" w:hAnsi="Arial" w:cs="Arial"/>
          <w:sz w:val="22"/>
          <w:szCs w:val="22"/>
        </w:rPr>
        <w:t>required</w:t>
      </w:r>
      <w:r w:rsidRPr="7D48B11A">
        <w:rPr>
          <w:rFonts w:ascii="Arial" w:eastAsia="Arial" w:hAnsi="Arial" w:cs="Arial"/>
          <w:sz w:val="22"/>
          <w:szCs w:val="22"/>
        </w:rPr>
        <w:t xml:space="preserve"> to reach enrollment targets, varies as a function of the screening test’s DOP, with DOP ranging from</w:t>
      </w:r>
      <w:r w:rsidR="00853B11">
        <w:rPr>
          <w:rFonts w:ascii="Arial" w:eastAsia="Arial" w:hAnsi="Arial" w:cs="Arial"/>
          <w:sz w:val="22"/>
          <w:szCs w:val="22"/>
        </w:rPr>
        <w:t xml:space="preserve"> </w:t>
      </w:r>
      <w:r w:rsidRPr="7D48B11A">
        <w:rPr>
          <w:rFonts w:ascii="Arial" w:eastAsia="Arial" w:hAnsi="Arial" w:cs="Arial"/>
          <w:sz w:val="22"/>
          <w:szCs w:val="22"/>
        </w:rPr>
        <w:t>months (</w:t>
      </w:r>
      <w:r w:rsidR="00F62E3C">
        <w:rPr>
          <w:rFonts w:ascii="Arial" w:eastAsia="Arial" w:hAnsi="Arial" w:cs="Arial"/>
          <w:sz w:val="22"/>
          <w:szCs w:val="22"/>
        </w:rPr>
        <w:t>TB-</w:t>
      </w:r>
      <w:r w:rsidRPr="7D48B11A">
        <w:rPr>
          <w:rFonts w:ascii="Arial" w:eastAsia="Arial" w:hAnsi="Arial" w:cs="Arial"/>
          <w:sz w:val="22"/>
          <w:szCs w:val="22"/>
        </w:rPr>
        <w:t xml:space="preserve">TASA-like) to years (IGRA-like). </w:t>
      </w:r>
      <w:r w:rsidR="00A234F6">
        <w:rPr>
          <w:rFonts w:ascii="Arial" w:eastAsia="Arial" w:hAnsi="Arial" w:cs="Arial"/>
          <w:sz w:val="22"/>
          <w:szCs w:val="22"/>
        </w:rPr>
        <w:t xml:space="preserve">We will extend previous methods to </w:t>
      </w:r>
      <w:r w:rsidR="008304E0">
        <w:rPr>
          <w:rFonts w:ascii="Arial" w:eastAsia="Arial" w:hAnsi="Arial" w:cs="Arial"/>
          <w:sz w:val="22"/>
          <w:szCs w:val="22"/>
        </w:rPr>
        <w:t>determine</w:t>
      </w:r>
      <w:r w:rsidR="00A234F6">
        <w:rPr>
          <w:rFonts w:ascii="Arial" w:eastAsia="Arial" w:hAnsi="Arial" w:cs="Arial"/>
          <w:sz w:val="22"/>
          <w:szCs w:val="22"/>
        </w:rPr>
        <w:t xml:space="preserve"> enrollment targets </w:t>
      </w:r>
      <w:r w:rsidR="00F14F5C">
        <w:rPr>
          <w:rFonts w:ascii="Arial" w:eastAsia="Arial" w:hAnsi="Arial" w:cs="Arial"/>
          <w:sz w:val="22"/>
          <w:szCs w:val="22"/>
        </w:rPr>
        <w:t>that</w:t>
      </w:r>
      <w:r w:rsidR="00A234F6">
        <w:rPr>
          <w:rFonts w:ascii="Arial" w:eastAsia="Arial" w:hAnsi="Arial" w:cs="Arial"/>
          <w:sz w:val="22"/>
          <w:szCs w:val="22"/>
        </w:rPr>
        <w:t xml:space="preserve"> achieve 80% power for detecting a range of vaccine efficacies</w:t>
      </w:r>
      <w:r w:rsidR="008304E0">
        <w:rPr>
          <w:rFonts w:ascii="Arial" w:eastAsia="Arial" w:hAnsi="Arial" w:cs="Arial"/>
          <w:sz w:val="22"/>
          <w:szCs w:val="22"/>
        </w:rPr>
        <w:t xml:space="preserve">, given </w:t>
      </w:r>
      <w:r w:rsidR="00100089">
        <w:rPr>
          <w:rFonts w:ascii="Arial" w:eastAsia="Arial" w:hAnsi="Arial" w:cs="Arial"/>
          <w:sz w:val="22"/>
          <w:szCs w:val="22"/>
        </w:rPr>
        <w:t>screening</w:t>
      </w:r>
      <w:r w:rsidR="008304E0">
        <w:rPr>
          <w:rFonts w:ascii="Arial" w:eastAsia="Arial" w:hAnsi="Arial" w:cs="Arial"/>
          <w:sz w:val="22"/>
          <w:szCs w:val="22"/>
        </w:rPr>
        <w:t xml:space="preserve"> test characteristics</w:t>
      </w:r>
      <w:r w:rsidR="00A234F6">
        <w:rPr>
          <w:rFonts w:ascii="Arial" w:eastAsia="Arial" w:hAnsi="Arial" w:cs="Arial"/>
          <w:sz w:val="22"/>
          <w:szCs w:val="22"/>
        </w:rPr>
        <w:t xml:space="preserve">. </w:t>
      </w:r>
      <w:r w:rsidR="008945E4">
        <w:rPr>
          <w:rFonts w:ascii="Arial" w:eastAsia="Arial" w:hAnsi="Arial" w:cs="Arial"/>
          <w:sz w:val="22"/>
          <w:szCs w:val="22"/>
        </w:rPr>
        <w:fldChar w:fldCharType="begin"/>
      </w:r>
      <w:r w:rsidR="00900AE7">
        <w:rPr>
          <w:rFonts w:ascii="Arial" w:eastAsia="Arial" w:hAnsi="Arial" w:cs="Arial"/>
          <w:sz w:val="22"/>
          <w:szCs w:val="22"/>
        </w:rPr>
        <w:instrText xml:space="preserve"> ADDIN ZOTERO_ITEM CSL_CITATION {"citationID":"wiUmO6T6","properties":{"formattedCitation":"\\super 29\\nosupersub{}","plainCitation":"29","noteIndex":0},"citationItems":[{"id":2056,"uris":["http://zotero.org/users/6528344/items/XIJQ29HP"],"itemData":{"id":2056,"type":"article-journal","abstract":"A recent trial of a leading tuberculosis (TB) vaccine candidate in 3000 South African infants failed to show protection over that from BCG alone, and highlights the difficulties in clinical development of TB vaccines. Progression of vaccine candidates to efficacy trials against TB disease rests on demonstration of safety and immunogenicity in target populations and protection against challenge in preclinical models, but immunologic correlates of protection are unknown, and animal models may not be predictive of results in humans. Even in populations most heavily affected by TB the sample sizes required for Phase 2b efficacy trials using TB disease as an endpoint are in the thousands. Novel clinical trial models have been developed to evaluate candidate TB vaccines in selected populations using biologically relevant outcomes and innovative statistical approaches. Such proof of concept studies can be used to more rationally select vaccine candidates for advancement to large scale trials against TB disease.","container-title":"Tuberculosis","DOI":"10.1016/j.tube.2015.02.036","ISSN":"1472-9792","issue":"3","journalAbbreviation":"Tuberculosis","page":"352-357","source":"ScienceDirect","title":"Innovative clinical trial designs to rationalize TB vaccine development","volume":"95","author":[{"family":"Ellis","given":"R. D."},{"family":"Hatherill","given":"M."},{"family":"Tait","given":"D."},{"family":"Snowden","given":"M."},{"family":"Churchyard","given":"G."},{"family":"Hanekom","given":"W."},{"family":"Evans","given":"T."},{"family":"Ginsberg","given":"A. M."}],"issued":{"date-parts":[["2015",5,1]]}}}],"schema":"https://github.com/citation-style-language/schema/raw/master/csl-citation.json"} </w:instrText>
      </w:r>
      <w:r w:rsidR="008945E4">
        <w:rPr>
          <w:rFonts w:ascii="Arial" w:eastAsia="Arial" w:hAnsi="Arial" w:cs="Arial"/>
          <w:sz w:val="22"/>
          <w:szCs w:val="22"/>
        </w:rPr>
        <w:fldChar w:fldCharType="separate"/>
      </w:r>
      <w:r w:rsidR="00900AE7" w:rsidRPr="00900AE7">
        <w:rPr>
          <w:rFonts w:ascii="Arial" w:eastAsiaTheme="minorHAnsi" w:hAnsi="Arial" w:cs="Arial"/>
          <w:kern w:val="0"/>
          <w:sz w:val="22"/>
          <w:vertAlign w:val="superscript"/>
        </w:rPr>
        <w:t>29</w:t>
      </w:r>
      <w:r w:rsidR="008945E4">
        <w:rPr>
          <w:rFonts w:ascii="Arial" w:eastAsia="Arial" w:hAnsi="Arial" w:cs="Arial"/>
          <w:sz w:val="22"/>
          <w:szCs w:val="22"/>
        </w:rPr>
        <w:fldChar w:fldCharType="end"/>
      </w:r>
      <w:r w:rsidR="008945E4">
        <w:rPr>
          <w:rFonts w:ascii="Arial" w:eastAsia="Arial" w:hAnsi="Arial" w:cs="Arial"/>
          <w:sz w:val="22"/>
          <w:szCs w:val="22"/>
        </w:rPr>
        <w:t xml:space="preserve"> </w:t>
      </w:r>
      <w:r w:rsidR="00953482">
        <w:rPr>
          <w:rFonts w:ascii="Arial" w:eastAsia="Arial" w:hAnsi="Arial" w:cs="Arial"/>
          <w:sz w:val="22"/>
          <w:szCs w:val="22"/>
        </w:rPr>
        <w:t>We</w:t>
      </w:r>
      <w:r w:rsidRPr="7D48B11A">
        <w:rPr>
          <w:rFonts w:ascii="Arial" w:eastAsia="Arial" w:hAnsi="Arial" w:cs="Arial"/>
          <w:sz w:val="22"/>
          <w:szCs w:val="22"/>
        </w:rPr>
        <w:t xml:space="preserve"> will identify </w:t>
      </w:r>
      <w:r w:rsidRPr="002F782B">
        <w:rPr>
          <w:rFonts w:ascii="Arial" w:eastAsia="Arial" w:hAnsi="Arial" w:cs="Arial"/>
          <w:sz w:val="22"/>
          <w:szCs w:val="22"/>
        </w:rPr>
        <w:t>optimal and acceptable screening test</w:t>
      </w:r>
      <w:r w:rsidRPr="7D48B11A">
        <w:rPr>
          <w:rFonts w:ascii="Arial" w:eastAsia="Arial" w:hAnsi="Arial" w:cs="Arial"/>
          <w:sz w:val="22"/>
          <w:szCs w:val="22"/>
        </w:rPr>
        <w:t xml:space="preserve"> characteristics</w:t>
      </w:r>
      <w:r w:rsidR="00853B11">
        <w:rPr>
          <w:rFonts w:ascii="Arial" w:eastAsia="Arial" w:hAnsi="Arial" w:cs="Arial"/>
          <w:sz w:val="22"/>
          <w:szCs w:val="22"/>
        </w:rPr>
        <w:t>, as in Aim 1.1</w:t>
      </w:r>
      <w:commentRangeStart w:id="91"/>
      <w:commentRangeStart w:id="92"/>
      <w:r w:rsidRPr="7D48B11A">
        <w:rPr>
          <w:rFonts w:ascii="Arial" w:eastAsia="Arial" w:hAnsi="Arial" w:cs="Arial"/>
          <w:sz w:val="22"/>
          <w:szCs w:val="22"/>
        </w:rPr>
        <w:t>.</w:t>
      </w:r>
      <w:commentRangeEnd w:id="91"/>
      <w:r w:rsidR="00BA2348">
        <w:rPr>
          <w:rStyle w:val="CommentReference"/>
        </w:rPr>
        <w:commentReference w:id="91"/>
      </w:r>
      <w:commentRangeEnd w:id="92"/>
      <w:r w:rsidR="008304E0">
        <w:rPr>
          <w:rStyle w:val="CommentReference"/>
        </w:rPr>
        <w:commentReference w:id="92"/>
      </w:r>
      <w:r w:rsidRPr="7D48B11A">
        <w:rPr>
          <w:rFonts w:ascii="Arial" w:eastAsia="Arial" w:hAnsi="Arial" w:cs="Arial"/>
          <w:sz w:val="22"/>
          <w:szCs w:val="22"/>
        </w:rPr>
        <w:t xml:space="preserve"> </w:t>
      </w:r>
    </w:p>
    <w:p w14:paraId="3778AA1C" w14:textId="4B7E753F" w:rsidR="002F636A" w:rsidRPr="001A62ED" w:rsidRDefault="00E138C5" w:rsidP="00C6698F">
      <w:pPr>
        <w:spacing w:line="240" w:lineRule="auto"/>
        <w:jc w:val="both"/>
        <w:rPr>
          <w:rFonts w:ascii="Arial" w:eastAsia="Arial" w:hAnsi="Arial" w:cs="Arial"/>
          <w:sz w:val="22"/>
          <w:szCs w:val="22"/>
        </w:rPr>
      </w:pPr>
      <w:r w:rsidRPr="00E138C5">
        <w:rPr>
          <w:rFonts w:ascii="Arial" w:hAnsi="Arial" w:cs="Arial"/>
          <w:sz w:val="22"/>
          <w:szCs w:val="22"/>
          <w:u w:val="single"/>
        </w:rPr>
        <w:t>Evaluation of TB-TASA</w:t>
      </w:r>
      <w:r>
        <w:rPr>
          <w:rFonts w:ascii="Arial" w:hAnsi="Arial" w:cs="Arial"/>
          <w:sz w:val="22"/>
          <w:szCs w:val="22"/>
        </w:rPr>
        <w:t xml:space="preserve">: </w:t>
      </w:r>
      <w:r w:rsidR="002F636A" w:rsidRPr="56C2F250">
        <w:rPr>
          <w:rFonts w:ascii="Arial" w:hAnsi="Arial" w:cs="Arial"/>
          <w:sz w:val="22"/>
          <w:szCs w:val="22"/>
        </w:rPr>
        <w:t xml:space="preserve">Based on </w:t>
      </w:r>
      <w:r w:rsidR="002F636A">
        <w:rPr>
          <w:rFonts w:ascii="Arial" w:hAnsi="Arial" w:cs="Arial"/>
          <w:sz w:val="22"/>
          <w:szCs w:val="22"/>
        </w:rPr>
        <w:t>our modeling results</w:t>
      </w:r>
      <w:r w:rsidR="002F636A" w:rsidRPr="56C2F250">
        <w:rPr>
          <w:rFonts w:ascii="Arial" w:hAnsi="Arial" w:cs="Arial"/>
          <w:sz w:val="22"/>
          <w:szCs w:val="22"/>
        </w:rPr>
        <w:t>, we will</w:t>
      </w:r>
      <w:r w:rsidR="002F636A">
        <w:rPr>
          <w:rFonts w:ascii="Arial" w:hAnsi="Arial" w:cs="Arial"/>
          <w:sz w:val="22"/>
          <w:szCs w:val="22"/>
        </w:rPr>
        <w:t xml:space="preserve"> work closely with Dr. </w:t>
      </w:r>
      <w:proofErr w:type="spellStart"/>
      <w:r w:rsidR="002F636A">
        <w:rPr>
          <w:rFonts w:ascii="Arial" w:hAnsi="Arial" w:cs="Arial"/>
          <w:sz w:val="22"/>
          <w:szCs w:val="22"/>
        </w:rPr>
        <w:t>Musvosvi</w:t>
      </w:r>
      <w:proofErr w:type="spellEnd"/>
      <w:r w:rsidR="00D7507E">
        <w:rPr>
          <w:rFonts w:ascii="Arial" w:hAnsi="Arial" w:cs="Arial"/>
          <w:sz w:val="22"/>
          <w:szCs w:val="22"/>
        </w:rPr>
        <w:t xml:space="preserve"> (SATVI)</w:t>
      </w:r>
      <w:r w:rsidR="002F636A">
        <w:rPr>
          <w:rFonts w:ascii="Arial" w:hAnsi="Arial" w:cs="Arial"/>
          <w:sz w:val="22"/>
          <w:szCs w:val="22"/>
        </w:rPr>
        <w:t xml:space="preserve"> to</w:t>
      </w:r>
      <w:r w:rsidR="002F636A" w:rsidRPr="56C2F250">
        <w:rPr>
          <w:rFonts w:ascii="Arial" w:hAnsi="Arial" w:cs="Arial"/>
          <w:sz w:val="22"/>
          <w:szCs w:val="22"/>
        </w:rPr>
        <w:t xml:space="preserve"> </w:t>
      </w:r>
      <w:r w:rsidR="002F636A">
        <w:rPr>
          <w:rFonts w:ascii="Arial" w:hAnsi="Arial" w:cs="Arial"/>
          <w:sz w:val="22"/>
          <w:szCs w:val="22"/>
        </w:rPr>
        <w:t>evaluate</w:t>
      </w:r>
      <w:r w:rsidR="002F636A" w:rsidRPr="56C2F250">
        <w:rPr>
          <w:rFonts w:ascii="Arial" w:hAnsi="Arial" w:cs="Arial"/>
          <w:sz w:val="22"/>
          <w:szCs w:val="22"/>
        </w:rPr>
        <w:t xml:space="preserve"> whether</w:t>
      </w:r>
      <w:r w:rsidR="00952AF8">
        <w:rPr>
          <w:rFonts w:ascii="Arial" w:hAnsi="Arial" w:cs="Arial"/>
          <w:sz w:val="22"/>
          <w:szCs w:val="22"/>
        </w:rPr>
        <w:t xml:space="preserve"> TB-TASA</w:t>
      </w:r>
      <w:r w:rsidR="002F636A" w:rsidRPr="56C2F250">
        <w:rPr>
          <w:rFonts w:ascii="Arial" w:hAnsi="Arial" w:cs="Arial"/>
          <w:sz w:val="22"/>
          <w:szCs w:val="22"/>
        </w:rPr>
        <w:t xml:space="preserve"> </w:t>
      </w:r>
      <w:r w:rsidR="002F636A">
        <w:rPr>
          <w:rFonts w:ascii="Arial" w:hAnsi="Arial" w:cs="Arial"/>
          <w:sz w:val="22"/>
          <w:szCs w:val="22"/>
        </w:rPr>
        <w:t>is</w:t>
      </w:r>
      <w:r w:rsidR="002F636A" w:rsidRPr="56C2F250">
        <w:rPr>
          <w:rFonts w:ascii="Arial" w:hAnsi="Arial" w:cs="Arial"/>
          <w:sz w:val="22"/>
          <w:szCs w:val="22"/>
        </w:rPr>
        <w:t xml:space="preserve"> potentially suitable for</w:t>
      </w:r>
      <w:r w:rsidR="002F636A">
        <w:rPr>
          <w:rFonts w:ascii="Arial" w:hAnsi="Arial" w:cs="Arial"/>
          <w:sz w:val="22"/>
          <w:szCs w:val="22"/>
        </w:rPr>
        <w:t xml:space="preserve"> site selection</w:t>
      </w:r>
      <w:r w:rsidR="00953482">
        <w:rPr>
          <w:rFonts w:ascii="Arial" w:hAnsi="Arial" w:cs="Arial"/>
          <w:sz w:val="22"/>
          <w:szCs w:val="22"/>
        </w:rPr>
        <w:t xml:space="preserve"> (Aim 1.1)</w:t>
      </w:r>
      <w:r w:rsidR="002F636A">
        <w:rPr>
          <w:rFonts w:ascii="Arial" w:hAnsi="Arial" w:cs="Arial"/>
          <w:sz w:val="22"/>
          <w:szCs w:val="22"/>
        </w:rPr>
        <w:t xml:space="preserve"> and/or trial participant screening</w:t>
      </w:r>
      <w:r w:rsidR="00953482">
        <w:rPr>
          <w:rFonts w:ascii="Arial" w:hAnsi="Arial" w:cs="Arial"/>
          <w:sz w:val="22"/>
          <w:szCs w:val="22"/>
        </w:rPr>
        <w:t xml:space="preserve"> (Aim 1.2)</w:t>
      </w:r>
      <w:r w:rsidR="002F636A" w:rsidRPr="56C2F250">
        <w:rPr>
          <w:rFonts w:ascii="Arial" w:hAnsi="Arial" w:cs="Arial"/>
          <w:sz w:val="22"/>
          <w:szCs w:val="22"/>
        </w:rPr>
        <w:t xml:space="preserve">. </w:t>
      </w:r>
      <w:r w:rsidR="002F636A">
        <w:rPr>
          <w:rFonts w:ascii="Arial" w:hAnsi="Arial" w:cs="Arial"/>
          <w:sz w:val="22"/>
          <w:szCs w:val="22"/>
        </w:rPr>
        <w:t xml:space="preserve">We will </w:t>
      </w:r>
      <w:r w:rsidR="002F636A" w:rsidRPr="00F10FD5">
        <w:rPr>
          <w:rFonts w:ascii="Arial" w:hAnsi="Arial" w:cs="Arial"/>
          <w:sz w:val="22"/>
          <w:szCs w:val="22"/>
          <w:u w:val="single"/>
        </w:rPr>
        <w:t>account for uncertainty in how TB-TASA may perform in HIV-positive persons</w:t>
      </w:r>
      <w:r w:rsidR="00F523F7" w:rsidRPr="00F10FD5">
        <w:rPr>
          <w:rFonts w:ascii="Arial" w:hAnsi="Arial" w:cs="Arial"/>
          <w:sz w:val="22"/>
          <w:szCs w:val="22"/>
          <w:u w:val="single"/>
        </w:rPr>
        <w:t xml:space="preserve"> </w:t>
      </w:r>
      <w:r w:rsidR="002F636A" w:rsidRPr="00F10FD5">
        <w:rPr>
          <w:rFonts w:ascii="Arial" w:hAnsi="Arial" w:cs="Arial"/>
          <w:sz w:val="22"/>
          <w:szCs w:val="22"/>
          <w:u w:val="single"/>
        </w:rPr>
        <w:t>and in o</w:t>
      </w:r>
      <w:r w:rsidR="00457A3C" w:rsidRPr="00F10FD5">
        <w:rPr>
          <w:rFonts w:ascii="Arial" w:hAnsi="Arial" w:cs="Arial"/>
          <w:sz w:val="22"/>
          <w:szCs w:val="22"/>
          <w:u w:val="single"/>
        </w:rPr>
        <w:t>l</w:t>
      </w:r>
      <w:r w:rsidR="002F636A" w:rsidRPr="00F10FD5">
        <w:rPr>
          <w:rFonts w:ascii="Arial" w:hAnsi="Arial" w:cs="Arial"/>
          <w:sz w:val="22"/>
          <w:szCs w:val="22"/>
          <w:u w:val="single"/>
        </w:rPr>
        <w:t>der adults who are more likely to be previously infected</w:t>
      </w:r>
      <w:r w:rsidR="00F523F7">
        <w:rPr>
          <w:rFonts w:ascii="Arial" w:hAnsi="Arial" w:cs="Arial"/>
          <w:sz w:val="22"/>
          <w:szCs w:val="22"/>
        </w:rPr>
        <w:t xml:space="preserve">; both groups may mount weaker immune responses to </w:t>
      </w:r>
      <w:proofErr w:type="spellStart"/>
      <w:r w:rsidR="00F523F7">
        <w:rPr>
          <w:rFonts w:ascii="Arial" w:hAnsi="Arial" w:cs="Arial"/>
          <w:i/>
          <w:iCs/>
          <w:sz w:val="22"/>
          <w:szCs w:val="22"/>
        </w:rPr>
        <w:t>Mtb</w:t>
      </w:r>
      <w:proofErr w:type="spellEnd"/>
      <w:r w:rsidR="00F523F7">
        <w:rPr>
          <w:rFonts w:ascii="Arial" w:hAnsi="Arial" w:cs="Arial"/>
          <w:i/>
          <w:iCs/>
          <w:sz w:val="22"/>
          <w:szCs w:val="22"/>
        </w:rPr>
        <w:t xml:space="preserve"> </w:t>
      </w:r>
      <w:r w:rsidR="00F523F7">
        <w:rPr>
          <w:rFonts w:ascii="Arial" w:hAnsi="Arial" w:cs="Arial"/>
          <w:sz w:val="22"/>
          <w:szCs w:val="22"/>
        </w:rPr>
        <w:t>infection</w:t>
      </w:r>
      <w:r w:rsidR="002F636A">
        <w:rPr>
          <w:rFonts w:ascii="Arial" w:hAnsi="Arial" w:cs="Arial"/>
          <w:sz w:val="22"/>
          <w:szCs w:val="22"/>
        </w:rPr>
        <w:t xml:space="preserve">. We will explore </w:t>
      </w:r>
      <w:r w:rsidR="002F636A" w:rsidRPr="000B6DA9">
        <w:rPr>
          <w:rFonts w:ascii="Arial" w:hAnsi="Arial" w:cs="Arial"/>
          <w:sz w:val="22"/>
          <w:szCs w:val="22"/>
          <w:u w:val="single"/>
        </w:rPr>
        <w:t>different thresholds for TB-TASA positivity</w:t>
      </w:r>
      <w:r w:rsidR="002F636A">
        <w:rPr>
          <w:rFonts w:ascii="Arial" w:hAnsi="Arial" w:cs="Arial"/>
          <w:sz w:val="22"/>
          <w:szCs w:val="22"/>
        </w:rPr>
        <w:t xml:space="preserve"> to determine the benefits of incremental improvements in sensitivity and specificity</w:t>
      </w:r>
      <w:r w:rsidR="002F636A" w:rsidRPr="56C2F250">
        <w:rPr>
          <w:rFonts w:ascii="Arial" w:hAnsi="Arial" w:cs="Arial"/>
          <w:sz w:val="22"/>
          <w:szCs w:val="22"/>
        </w:rPr>
        <w:t>.</w:t>
      </w:r>
      <w:r w:rsidR="002F636A">
        <w:rPr>
          <w:rFonts w:ascii="Arial" w:hAnsi="Arial" w:cs="Arial"/>
          <w:sz w:val="22"/>
          <w:szCs w:val="22"/>
        </w:rPr>
        <w:t xml:space="preserve"> </w:t>
      </w:r>
      <w:r w:rsidR="002F636A" w:rsidRPr="56C2F250">
        <w:rPr>
          <w:rFonts w:ascii="Arial" w:hAnsi="Arial" w:cs="Arial"/>
          <w:sz w:val="22"/>
          <w:szCs w:val="22"/>
        </w:rPr>
        <w:t xml:space="preserve">If </w:t>
      </w:r>
      <w:r w:rsidR="002F636A">
        <w:rPr>
          <w:rFonts w:ascii="Arial" w:hAnsi="Arial" w:cs="Arial"/>
          <w:sz w:val="22"/>
          <w:szCs w:val="22"/>
        </w:rPr>
        <w:t>our analyses show</w:t>
      </w:r>
      <w:r w:rsidR="002F636A" w:rsidRPr="56C2F250">
        <w:rPr>
          <w:rFonts w:ascii="Arial" w:hAnsi="Arial" w:cs="Arial"/>
          <w:sz w:val="22"/>
          <w:szCs w:val="22"/>
        </w:rPr>
        <w:t xml:space="preserve"> that </w:t>
      </w:r>
      <w:r w:rsidR="002F636A">
        <w:rPr>
          <w:rFonts w:ascii="Arial" w:hAnsi="Arial" w:cs="Arial"/>
          <w:sz w:val="22"/>
          <w:szCs w:val="22"/>
        </w:rPr>
        <w:t>TB-</w:t>
      </w:r>
      <w:r w:rsidR="002F636A" w:rsidRPr="56C2F250">
        <w:rPr>
          <w:rFonts w:ascii="Arial" w:hAnsi="Arial" w:cs="Arial"/>
          <w:sz w:val="22"/>
          <w:szCs w:val="22"/>
        </w:rPr>
        <w:t xml:space="preserve">TASA will be useful, we will </w:t>
      </w:r>
      <w:r w:rsidR="002F636A">
        <w:rPr>
          <w:rFonts w:ascii="Arial" w:hAnsi="Arial" w:cs="Arial"/>
          <w:sz w:val="22"/>
          <w:szCs w:val="22"/>
        </w:rPr>
        <w:t xml:space="preserve">work closely with Dr. Pelzer (IAVI) to propose and describe specific trial designs </w:t>
      </w:r>
      <w:r w:rsidR="002807AF">
        <w:rPr>
          <w:rFonts w:ascii="Arial" w:hAnsi="Arial" w:cs="Arial"/>
          <w:sz w:val="22"/>
          <w:szCs w:val="22"/>
        </w:rPr>
        <w:t>which</w:t>
      </w:r>
      <w:r w:rsidR="002F636A">
        <w:rPr>
          <w:rFonts w:ascii="Arial" w:hAnsi="Arial" w:cs="Arial"/>
          <w:sz w:val="22"/>
          <w:szCs w:val="22"/>
        </w:rPr>
        <w:t xml:space="preserve"> leverage TB-TASA.</w:t>
      </w:r>
    </w:p>
    <w:p w14:paraId="6E781F7C" w14:textId="163CB978" w:rsidR="00B83292" w:rsidRDefault="00393EBB" w:rsidP="00B83292">
      <w:pPr>
        <w:spacing w:after="120" w:line="240" w:lineRule="auto"/>
        <w:jc w:val="both"/>
        <w:rPr>
          <w:rFonts w:ascii="Arial" w:hAnsi="Arial" w:cs="Arial"/>
          <w:b/>
          <w:bCs/>
          <w:sz w:val="22"/>
          <w:szCs w:val="22"/>
        </w:rPr>
      </w:pPr>
      <w:r>
        <w:rPr>
          <w:rFonts w:ascii="Arial" w:hAnsi="Arial" w:cs="Arial"/>
          <w:b/>
          <w:bCs/>
          <w:sz w:val="22"/>
          <w:szCs w:val="22"/>
        </w:rPr>
        <w:t xml:space="preserve">C.3. </w:t>
      </w:r>
      <w:r w:rsidR="00B83292" w:rsidRPr="008743A1">
        <w:rPr>
          <w:rFonts w:ascii="Arial" w:hAnsi="Arial"/>
          <w:b/>
          <w:sz w:val="22"/>
        </w:rPr>
        <w:t>Aim 2.</w:t>
      </w:r>
      <w:r w:rsidR="00B83292">
        <w:rPr>
          <w:rFonts w:ascii="Arial" w:hAnsi="Arial" w:cs="Arial"/>
          <w:b/>
          <w:bCs/>
          <w:sz w:val="22"/>
          <w:szCs w:val="22"/>
        </w:rPr>
        <w:t xml:space="preserve"> </w:t>
      </w:r>
      <w:r w:rsidR="00B83292" w:rsidRPr="008743A1">
        <w:rPr>
          <w:rFonts w:ascii="Arial" w:hAnsi="Arial"/>
          <w:b/>
          <w:sz w:val="22"/>
        </w:rPr>
        <w:t xml:space="preserve">Define </w:t>
      </w:r>
      <w:r>
        <w:rPr>
          <w:rFonts w:ascii="Arial" w:hAnsi="Arial" w:cs="Arial"/>
          <w:b/>
          <w:bCs/>
          <w:sz w:val="22"/>
          <w:szCs w:val="22"/>
        </w:rPr>
        <w:t xml:space="preserve">target </w:t>
      </w:r>
      <w:r w:rsidR="00B83292" w:rsidRPr="008743A1">
        <w:rPr>
          <w:rFonts w:ascii="Arial" w:hAnsi="Arial"/>
          <w:b/>
          <w:sz w:val="22"/>
        </w:rPr>
        <w:t xml:space="preserve">performance characteristics </w:t>
      </w:r>
      <w:r>
        <w:rPr>
          <w:rFonts w:ascii="Arial" w:hAnsi="Arial" w:cs="Arial"/>
          <w:b/>
          <w:bCs/>
          <w:sz w:val="22"/>
          <w:szCs w:val="22"/>
        </w:rPr>
        <w:t xml:space="preserve">of a test for recent </w:t>
      </w:r>
      <w:proofErr w:type="spellStart"/>
      <w:r>
        <w:rPr>
          <w:rFonts w:ascii="Arial" w:hAnsi="Arial" w:cs="Arial"/>
          <w:b/>
          <w:bCs/>
          <w:i/>
          <w:iCs/>
          <w:sz w:val="22"/>
          <w:szCs w:val="22"/>
        </w:rPr>
        <w:t>Mtb</w:t>
      </w:r>
      <w:proofErr w:type="spellEnd"/>
      <w:r>
        <w:rPr>
          <w:rFonts w:ascii="Arial" w:hAnsi="Arial" w:cs="Arial"/>
          <w:b/>
          <w:bCs/>
          <w:sz w:val="22"/>
          <w:szCs w:val="22"/>
        </w:rPr>
        <w:t xml:space="preserve"> infection for tracking recent changes in </w:t>
      </w:r>
      <w:proofErr w:type="spellStart"/>
      <w:r>
        <w:rPr>
          <w:rFonts w:ascii="Arial" w:hAnsi="Arial" w:cs="Arial"/>
          <w:b/>
          <w:bCs/>
          <w:i/>
          <w:iCs/>
          <w:sz w:val="22"/>
          <w:szCs w:val="22"/>
        </w:rPr>
        <w:t>Mtb</w:t>
      </w:r>
      <w:proofErr w:type="spellEnd"/>
      <w:r>
        <w:rPr>
          <w:rFonts w:ascii="Arial" w:hAnsi="Arial" w:cs="Arial"/>
          <w:b/>
          <w:bCs/>
          <w:sz w:val="22"/>
          <w:szCs w:val="22"/>
        </w:rPr>
        <w:t xml:space="preserve"> transmission. </w:t>
      </w:r>
    </w:p>
    <w:p w14:paraId="02EFF137" w14:textId="0F582879" w:rsidR="008F17FA" w:rsidRDefault="008F17FA" w:rsidP="000C58E8">
      <w:pPr>
        <w:spacing w:line="240" w:lineRule="auto"/>
        <w:jc w:val="both"/>
        <w:rPr>
          <w:rFonts w:ascii="Arial" w:hAnsi="Arial" w:cs="Arial"/>
          <w:sz w:val="22"/>
          <w:szCs w:val="22"/>
        </w:rPr>
      </w:pPr>
      <w:r w:rsidRPr="006C2FB9">
        <w:rPr>
          <w:rFonts w:ascii="Arial" w:hAnsi="Arial" w:cs="Arial"/>
          <w:sz w:val="22"/>
          <w:szCs w:val="22"/>
          <w:u w:val="single"/>
        </w:rPr>
        <w:t>Rationale:</w:t>
      </w:r>
      <w:r w:rsidRPr="006C2FB9">
        <w:rPr>
          <w:rFonts w:ascii="Arial" w:hAnsi="Arial" w:cs="Arial"/>
          <w:sz w:val="22"/>
          <w:szCs w:val="22"/>
        </w:rPr>
        <w:t xml:space="preserve"> </w:t>
      </w:r>
      <w:r w:rsidRPr="00654623">
        <w:rPr>
          <w:rFonts w:ascii="Arial" w:hAnsi="Arial" w:cs="Arial"/>
          <w:sz w:val="22"/>
          <w:szCs w:val="22"/>
        </w:rPr>
        <w:t>Current approaches</w:t>
      </w:r>
      <w:r>
        <w:rPr>
          <w:rFonts w:ascii="Arial" w:hAnsi="Arial" w:cs="Arial"/>
          <w:b/>
          <w:bCs/>
          <w:sz w:val="22"/>
          <w:szCs w:val="22"/>
        </w:rPr>
        <w:t xml:space="preserve"> </w:t>
      </w:r>
      <w:r w:rsidRPr="00654623">
        <w:rPr>
          <w:rFonts w:ascii="Arial" w:hAnsi="Arial" w:cs="Arial"/>
          <w:sz w:val="22"/>
          <w:szCs w:val="22"/>
        </w:rPr>
        <w:t xml:space="preserve">to </w:t>
      </w:r>
      <w:r w:rsidR="00393EBB">
        <w:rPr>
          <w:rFonts w:ascii="Arial" w:hAnsi="Arial" w:cs="Arial"/>
          <w:sz w:val="22"/>
          <w:szCs w:val="22"/>
        </w:rPr>
        <w:t>measuring</w:t>
      </w:r>
      <w:r w:rsidRPr="00654623">
        <w:rPr>
          <w:rFonts w:ascii="Arial" w:hAnsi="Arial" w:cs="Arial"/>
          <w:sz w:val="22"/>
          <w:szCs w:val="22"/>
        </w:rPr>
        <w:t xml:space="preserve"> </w:t>
      </w:r>
      <w:r w:rsidR="00393EBB">
        <w:rPr>
          <w:rFonts w:ascii="Arial" w:hAnsi="Arial" w:cs="Arial"/>
          <w:sz w:val="22"/>
          <w:szCs w:val="22"/>
        </w:rPr>
        <w:t xml:space="preserve">the </w:t>
      </w:r>
      <w:r w:rsidR="008743A1">
        <w:rPr>
          <w:rFonts w:ascii="Arial" w:hAnsi="Arial" w:cs="Arial"/>
          <w:sz w:val="22"/>
          <w:szCs w:val="22"/>
        </w:rPr>
        <w:t>effectiveness</w:t>
      </w:r>
      <w:r w:rsidR="00393EBB">
        <w:rPr>
          <w:rFonts w:ascii="Arial" w:hAnsi="Arial" w:cs="Arial"/>
          <w:sz w:val="22"/>
          <w:szCs w:val="22"/>
        </w:rPr>
        <w:t xml:space="preserve"> of TB interventions </w:t>
      </w:r>
      <w:r>
        <w:rPr>
          <w:rFonts w:ascii="Arial" w:hAnsi="Arial" w:cs="Arial"/>
          <w:sz w:val="22"/>
          <w:szCs w:val="22"/>
        </w:rPr>
        <w:t>in high-burden settings are limited to tracking TB case rates</w:t>
      </w:r>
      <w:r w:rsidR="00054B8B">
        <w:rPr>
          <w:rFonts w:ascii="Arial" w:hAnsi="Arial" w:cs="Arial"/>
          <w:sz w:val="22"/>
          <w:szCs w:val="22"/>
        </w:rPr>
        <w:t xml:space="preserve">, which lag behind incident infections by months or years, or measuring </w:t>
      </w:r>
      <w:r w:rsidR="006F28A1">
        <w:rPr>
          <w:rFonts w:ascii="Arial" w:hAnsi="Arial" w:cs="Arial"/>
          <w:sz w:val="22"/>
          <w:szCs w:val="22"/>
        </w:rPr>
        <w:t xml:space="preserve">cross-sectional </w:t>
      </w:r>
      <w:r w:rsidR="00054B8B">
        <w:rPr>
          <w:rFonts w:ascii="Arial" w:hAnsi="Arial" w:cs="Arial"/>
          <w:sz w:val="22"/>
          <w:szCs w:val="22"/>
        </w:rPr>
        <w:t>IGRA prevalence, which</w:t>
      </w:r>
      <w:r w:rsidR="006F28A1">
        <w:rPr>
          <w:rFonts w:ascii="Arial" w:hAnsi="Arial" w:cs="Arial"/>
          <w:sz w:val="22"/>
          <w:szCs w:val="22"/>
        </w:rPr>
        <w:t xml:space="preserve"> reflects cumulative infection history and is insensitive to recent changes in infection risk</w:t>
      </w:r>
      <w:r>
        <w:rPr>
          <w:rFonts w:ascii="Arial" w:hAnsi="Arial" w:cs="Arial"/>
          <w:sz w:val="22"/>
          <w:szCs w:val="22"/>
        </w:rPr>
        <w:t>. Tests for recent</w:t>
      </w:r>
      <w:r w:rsidR="006F28A1">
        <w:rPr>
          <w:rFonts w:ascii="Arial" w:hAnsi="Arial" w:cs="Arial"/>
          <w:sz w:val="22"/>
          <w:szCs w:val="22"/>
        </w:rPr>
        <w:t xml:space="preserve"> </w:t>
      </w:r>
      <w:proofErr w:type="spellStart"/>
      <w:r w:rsidR="006F28A1">
        <w:rPr>
          <w:rFonts w:ascii="Arial" w:hAnsi="Arial" w:cs="Arial"/>
          <w:i/>
          <w:iCs/>
          <w:sz w:val="22"/>
          <w:szCs w:val="22"/>
        </w:rPr>
        <w:t>Mtb</w:t>
      </w:r>
      <w:proofErr w:type="spellEnd"/>
      <w:r>
        <w:rPr>
          <w:rFonts w:ascii="Arial" w:hAnsi="Arial" w:cs="Arial"/>
          <w:sz w:val="22"/>
          <w:szCs w:val="22"/>
        </w:rPr>
        <w:t xml:space="preserve"> infection offer a significant improvement in </w:t>
      </w:r>
      <w:r w:rsidR="00D2079E">
        <w:rPr>
          <w:rFonts w:ascii="Arial" w:hAnsi="Arial" w:cs="Arial"/>
          <w:sz w:val="22"/>
          <w:szCs w:val="22"/>
        </w:rPr>
        <w:t>the</w:t>
      </w:r>
      <w:r>
        <w:rPr>
          <w:rFonts w:ascii="Arial" w:hAnsi="Arial" w:cs="Arial"/>
          <w:sz w:val="22"/>
          <w:szCs w:val="22"/>
        </w:rPr>
        <w:t xml:space="preserve"> ability to monitor trends in infection incidence, </w:t>
      </w:r>
      <w:r w:rsidR="007F5093">
        <w:rPr>
          <w:rFonts w:ascii="Arial" w:hAnsi="Arial" w:cs="Arial"/>
          <w:sz w:val="22"/>
          <w:szCs w:val="22"/>
        </w:rPr>
        <w:t>offering a</w:t>
      </w:r>
      <w:r w:rsidR="00EB7052">
        <w:rPr>
          <w:rFonts w:ascii="Arial" w:hAnsi="Arial" w:cs="Arial"/>
          <w:sz w:val="22"/>
          <w:szCs w:val="22"/>
        </w:rPr>
        <w:t xml:space="preserve"> measure of current transmission intensity</w:t>
      </w:r>
      <w:r w:rsidR="00313A55">
        <w:rPr>
          <w:rFonts w:ascii="Arial" w:hAnsi="Arial" w:cs="Arial"/>
          <w:sz w:val="22"/>
          <w:szCs w:val="22"/>
        </w:rPr>
        <w:t xml:space="preserve"> and a</w:t>
      </w:r>
      <w:r w:rsidR="007F5093">
        <w:rPr>
          <w:rFonts w:ascii="Arial" w:hAnsi="Arial" w:cs="Arial"/>
          <w:sz w:val="22"/>
          <w:szCs w:val="22"/>
        </w:rPr>
        <w:t xml:space="preserve"> </w:t>
      </w:r>
      <w:commentRangeStart w:id="93"/>
      <w:r w:rsidR="007F5093" w:rsidRPr="008743A1">
        <w:rPr>
          <w:rFonts w:ascii="Arial" w:hAnsi="Arial"/>
          <w:sz w:val="22"/>
          <w:u w:val="single"/>
        </w:rPr>
        <w:t>leading indicator</w:t>
      </w:r>
      <w:commentRangeEnd w:id="93"/>
      <w:r w:rsidR="00352EE3" w:rsidRPr="008743A1">
        <w:rPr>
          <w:rStyle w:val="CommentReference"/>
          <w:u w:val="single"/>
        </w:rPr>
        <w:commentReference w:id="93"/>
      </w:r>
      <w:r w:rsidR="007F5093" w:rsidRPr="008743A1">
        <w:rPr>
          <w:rFonts w:ascii="Arial" w:hAnsi="Arial"/>
          <w:sz w:val="22"/>
          <w:u w:val="single"/>
        </w:rPr>
        <w:t xml:space="preserve"> of</w:t>
      </w:r>
      <w:r w:rsidRPr="008743A1">
        <w:rPr>
          <w:rFonts w:ascii="Arial" w:hAnsi="Arial"/>
          <w:sz w:val="22"/>
          <w:u w:val="single"/>
        </w:rPr>
        <w:t xml:space="preserve"> clinical case incidence</w:t>
      </w:r>
      <w:r>
        <w:rPr>
          <w:rFonts w:ascii="Arial" w:hAnsi="Arial" w:cs="Arial"/>
          <w:sz w:val="22"/>
          <w:szCs w:val="22"/>
        </w:rPr>
        <w:t>.</w:t>
      </w:r>
    </w:p>
    <w:p w14:paraId="4A057D1B" w14:textId="4D0F24CD" w:rsidR="008F17FA" w:rsidRPr="00CD2698" w:rsidRDefault="008F17FA" w:rsidP="000C58E8">
      <w:pPr>
        <w:spacing w:line="240" w:lineRule="auto"/>
        <w:jc w:val="both"/>
        <w:rPr>
          <w:rFonts w:ascii="Arial" w:hAnsi="Arial" w:cs="Arial"/>
          <w:b/>
          <w:bCs/>
          <w:sz w:val="22"/>
          <w:szCs w:val="22"/>
        </w:rPr>
      </w:pPr>
      <w:r>
        <w:rPr>
          <w:rFonts w:ascii="Arial" w:hAnsi="Arial" w:cs="Arial"/>
          <w:sz w:val="22"/>
          <w:szCs w:val="22"/>
          <w:u w:val="single"/>
        </w:rPr>
        <w:t>Models</w:t>
      </w:r>
      <w:r w:rsidRPr="006C2FB9">
        <w:rPr>
          <w:rFonts w:ascii="Arial" w:hAnsi="Arial" w:cs="Arial"/>
          <w:sz w:val="22"/>
          <w:szCs w:val="22"/>
          <w:u w:val="single"/>
        </w:rPr>
        <w:t>:</w:t>
      </w:r>
      <w:r w:rsidRPr="006C2FB9">
        <w:rPr>
          <w:rFonts w:ascii="Arial" w:hAnsi="Arial" w:cs="Arial"/>
          <w:sz w:val="22"/>
          <w:szCs w:val="22"/>
        </w:rPr>
        <w:t xml:space="preserve"> </w:t>
      </w:r>
      <w:r>
        <w:rPr>
          <w:rFonts w:ascii="Arial" w:hAnsi="Arial" w:cs="Arial"/>
          <w:sz w:val="22"/>
          <w:szCs w:val="22"/>
        </w:rPr>
        <w:t xml:space="preserve">To compare a </w:t>
      </w:r>
      <w:r w:rsidR="00533005">
        <w:rPr>
          <w:rFonts w:ascii="Arial" w:hAnsi="Arial" w:cs="Arial"/>
          <w:sz w:val="22"/>
          <w:szCs w:val="22"/>
        </w:rPr>
        <w:t xml:space="preserve">novel </w:t>
      </w:r>
      <w:r>
        <w:rPr>
          <w:rFonts w:ascii="Arial" w:hAnsi="Arial" w:cs="Arial"/>
          <w:sz w:val="22"/>
          <w:szCs w:val="22"/>
        </w:rPr>
        <w:t>test for recent</w:t>
      </w:r>
      <w:r w:rsidR="007D1D9C">
        <w:rPr>
          <w:rFonts w:ascii="Arial" w:hAnsi="Arial" w:cs="Arial"/>
          <w:sz w:val="22"/>
          <w:szCs w:val="22"/>
        </w:rPr>
        <w:t xml:space="preserve"> </w:t>
      </w:r>
      <w:proofErr w:type="spellStart"/>
      <w:r w:rsidR="007D1D9C">
        <w:rPr>
          <w:rFonts w:ascii="Arial" w:hAnsi="Arial" w:cs="Arial"/>
          <w:i/>
          <w:iCs/>
          <w:sz w:val="22"/>
          <w:szCs w:val="22"/>
        </w:rPr>
        <w:t>Mtb</w:t>
      </w:r>
      <w:proofErr w:type="spellEnd"/>
      <w:r>
        <w:rPr>
          <w:rFonts w:ascii="Arial" w:hAnsi="Arial" w:cs="Arial"/>
          <w:sz w:val="22"/>
          <w:szCs w:val="22"/>
        </w:rPr>
        <w:t xml:space="preserve"> infection against TB case surveillance</w:t>
      </w:r>
      <w:r w:rsidR="00393EBB">
        <w:rPr>
          <w:rFonts w:ascii="Arial" w:hAnsi="Arial" w:cs="Arial"/>
          <w:sz w:val="22"/>
          <w:szCs w:val="22"/>
        </w:rPr>
        <w:t xml:space="preserve"> or cross</w:t>
      </w:r>
      <w:r w:rsidR="00533005">
        <w:rPr>
          <w:rFonts w:ascii="Arial" w:hAnsi="Arial" w:cs="Arial"/>
          <w:sz w:val="22"/>
          <w:szCs w:val="22"/>
        </w:rPr>
        <w:t>-</w:t>
      </w:r>
      <w:r w:rsidR="00393EBB">
        <w:rPr>
          <w:rFonts w:ascii="Arial" w:hAnsi="Arial" w:cs="Arial"/>
          <w:sz w:val="22"/>
          <w:szCs w:val="22"/>
        </w:rPr>
        <w:t>sectional IGRA surveys</w:t>
      </w:r>
      <w:r w:rsidR="008743A1">
        <w:rPr>
          <w:rFonts w:ascii="Arial" w:hAnsi="Arial" w:cs="Arial"/>
          <w:sz w:val="22"/>
          <w:szCs w:val="22"/>
        </w:rPr>
        <w:t xml:space="preserve"> for calculating annual risk of </w:t>
      </w:r>
      <w:proofErr w:type="spellStart"/>
      <w:r w:rsidR="00533005">
        <w:rPr>
          <w:rFonts w:ascii="Arial" w:hAnsi="Arial" w:cs="Arial"/>
          <w:i/>
          <w:iCs/>
          <w:sz w:val="22"/>
          <w:szCs w:val="22"/>
        </w:rPr>
        <w:t>Mtb</w:t>
      </w:r>
      <w:proofErr w:type="spellEnd"/>
      <w:r w:rsidR="00533005">
        <w:rPr>
          <w:rFonts w:ascii="Arial" w:hAnsi="Arial" w:cs="Arial"/>
          <w:i/>
          <w:iCs/>
          <w:sz w:val="22"/>
          <w:szCs w:val="22"/>
        </w:rPr>
        <w:t xml:space="preserve"> </w:t>
      </w:r>
      <w:r w:rsidR="008743A1">
        <w:rPr>
          <w:rFonts w:ascii="Arial" w:hAnsi="Arial" w:cs="Arial"/>
          <w:sz w:val="22"/>
          <w:szCs w:val="22"/>
        </w:rPr>
        <w:t>infection</w:t>
      </w:r>
      <w:r>
        <w:rPr>
          <w:rFonts w:ascii="Arial" w:hAnsi="Arial" w:cs="Arial"/>
          <w:sz w:val="22"/>
          <w:szCs w:val="22"/>
        </w:rPr>
        <w:t xml:space="preserve">, we </w:t>
      </w:r>
      <w:r w:rsidRPr="0086029F">
        <w:rPr>
          <w:rFonts w:ascii="Arial" w:hAnsi="Arial" w:cs="Arial"/>
          <w:sz w:val="22"/>
          <w:szCs w:val="22"/>
        </w:rPr>
        <w:t xml:space="preserve">will </w:t>
      </w:r>
      <w:r>
        <w:rPr>
          <w:rFonts w:ascii="Arial" w:hAnsi="Arial" w:cs="Arial"/>
          <w:sz w:val="22"/>
          <w:szCs w:val="22"/>
        </w:rPr>
        <w:t>fit a dynamic compartmental model</w:t>
      </w:r>
      <w:r w:rsidRPr="00D33711">
        <w:rPr>
          <w:rFonts w:ascii="Arial" w:hAnsi="Arial" w:cs="Arial"/>
          <w:sz w:val="22"/>
          <w:szCs w:val="22"/>
        </w:rPr>
        <w:t xml:space="preserve"> </w:t>
      </w:r>
      <w:r>
        <w:rPr>
          <w:rFonts w:ascii="Arial" w:hAnsi="Arial" w:cs="Arial"/>
          <w:sz w:val="22"/>
          <w:szCs w:val="22"/>
        </w:rPr>
        <w:t xml:space="preserve">of </w:t>
      </w:r>
      <w:proofErr w:type="spellStart"/>
      <w:r>
        <w:rPr>
          <w:rFonts w:ascii="Arial" w:hAnsi="Arial" w:cs="Arial"/>
          <w:i/>
          <w:iCs/>
          <w:sz w:val="22"/>
          <w:szCs w:val="22"/>
        </w:rPr>
        <w:t>Mtb</w:t>
      </w:r>
      <w:proofErr w:type="spellEnd"/>
      <w:r>
        <w:rPr>
          <w:rFonts w:ascii="Arial" w:hAnsi="Arial" w:cs="Arial"/>
          <w:i/>
          <w:iCs/>
          <w:sz w:val="22"/>
          <w:szCs w:val="22"/>
        </w:rPr>
        <w:t xml:space="preserve"> </w:t>
      </w:r>
      <w:r>
        <w:rPr>
          <w:rFonts w:ascii="Arial" w:hAnsi="Arial" w:cs="Arial"/>
          <w:sz w:val="22"/>
          <w:szCs w:val="22"/>
        </w:rPr>
        <w:t xml:space="preserve">transmission to epidemiologic data from high-burden country settings. </w:t>
      </w:r>
      <w:r w:rsidR="00533005">
        <w:rPr>
          <w:rFonts w:ascii="Arial" w:hAnsi="Arial" w:cs="Arial"/>
          <w:sz w:val="22"/>
          <w:szCs w:val="22"/>
        </w:rPr>
        <w:t>M</w:t>
      </w:r>
      <w:r>
        <w:rPr>
          <w:rFonts w:ascii="Arial" w:hAnsi="Arial" w:cs="Arial"/>
          <w:sz w:val="22"/>
          <w:szCs w:val="22"/>
        </w:rPr>
        <w:t xml:space="preserve">odel structure and parameter values will be based on previously published, well-established models. </w:t>
      </w:r>
      <w:r>
        <w:rPr>
          <w:rFonts w:ascii="Arial" w:hAnsi="Arial" w:cs="Arial"/>
          <w:sz w:val="22"/>
          <w:szCs w:val="22"/>
        </w:rPr>
        <w:fldChar w:fldCharType="begin"/>
      </w:r>
      <w:r w:rsidR="00900AE7">
        <w:rPr>
          <w:rFonts w:ascii="Arial" w:hAnsi="Arial" w:cs="Arial"/>
          <w:sz w:val="22"/>
          <w:szCs w:val="22"/>
        </w:rPr>
        <w:instrText xml:space="preserve"> ADDIN ZOTERO_ITEM CSL_CITATION {"citationID":"zAQ473Ro","properties":{"formattedCitation":"\\super 30\\uc0\\u8211{}32\\nosupersub{}","plainCitation":"30–32","noteIndex":0},"citationItems":[{"id":1989,"uris":["http://zotero.org/users/6528344/items/E7HINSBI"],"itemData":{"id":1989,"type":"article-journal","abstract":"Background\nTuberculosis remains a major public health problem in South Africa, with an estimated 300,000 cases and 55,000 deaths in 2021. New tuberculosis vaccines could play an important role in reducing this burden. Phase IIb trials have suggested efficacy of the M72/AS01E vaccine candidate and BCG-revaccination. The potential population impact of these vaccines is unknown.\nMethods\nWe used an age-stratified transmission model of tuberculosis, calibrated to epidemiological data from South Africa, to estimate the potential health and economic impact of M72/AS01E vaccination and BCG-revaccination. We simulated M72/AS01E vaccination scenarios over the period 2030–2050 and BCG-revaccination scenarios over the period 2025–2050. We explored a range of product characteristics and delivery strategies. We calculated reductions in tuberculosis cases and deaths and costs and cost-effectiveness from health-system and societal perspectives.\nFindings\nM72/AS01E vaccination may have a larger impact than BCG-revaccination, averting approximately 80% more cases and deaths by 2050. Both vaccines were found to be cost-effective or cost saving (compared to no new vaccine) across a range of vaccine characteristics and delivery strategies from both the health system and societal perspective. The impact of M72/AS01E is dependent on the assumed efficacy of the vaccine in uninfected individuals. Extending BCG-revaccination to HIV-infected individuals on ART increased health impact by approximately 15%, but increased health system costs by approximately 70%.\nInterpretation\nOur results show that M72/AS01E vaccination or BCG-revaccination could be cost-effective in South Africa. However, there is considerable uncertainty in the estimated impact and costs due to uncertainty in vaccine characteristics and the choice of delivery strategy.\nFunding\nThis work was funded by the Bill &amp; Melinda Gates Foundation (INV-001754). This work used the Cirrus UK National Tier-2 HPC Service at EPCC (https://www.cirrus.ac.uk) funded by the University of Edinburgh and EPSRC (EP/P020267/1).","container-title":"Vaccine","DOI":"10.1016/j.vaccine.2024.01.072","ISSN":"0264-410X","issue":"6","journalAbbreviation":"Vaccine","page":"1311-1318","source":"ScienceDirect","title":"Modelling the health and economic impacts of   M72/AS01E vaccination and BCG-revaccination: Estimates for South Africa","title-short":"Modelling the health and economic impacts of   M72/AS01E vaccination and BCG-revaccination","volume":"42","author":[{"family":"Sumner","given":"Tom"},{"family":"Clark","given":"Rebecca A."},{"family":"Mukandavire","given":"Christinah"},{"family":"Portnoy","given":"Allison"},{"family":"Weerasuriya","given":"Chathika K."},{"family":"Bakker","given":"Roel"},{"family":"Scarponi","given":"Danny"},{"family":"Hatherill","given":"Mark"},{"family":"Menzies","given":"Nicolas A."},{"family":"White","given":"Richard G."}],"issued":{"date-parts":[["2024",2,27]]}}},{"id":1990,"uris":["http://zotero.org/users/6528344/items/V3X5RNRV"],"itemData":{"id":1990,"type":"article-journal","abstract":"Background\nA pan-tuberculosis regimen that could be initiated without knowledge of drug susceptibility has been proposed as an objective of tuberculosis regimen development. We modelled the health and economic benefits of such a regimen and analysed which of its features contribute most to impact and savings.\n\nMethods\nWe constructed a mathematical model of tuberculosis treatment parameterised with data from the published literature specific to three countries with a high tuberculosis burden (India, the Philippines, and South Africa). Our model simulated cohorts of newly diagnosed tuberculosis patients, including drug susceptibility testing if performed, regimen assignment, discontinuation, adherence, costs, and resulting outcomes of durable cure (microbiological cure without relapse), need for retreatment, or death. We compared a pan-tuberculosis regimen meeting the WHO 2023 target regimen profile against the standard of care of separate rifampicin-susceptible and rifampicin-resistant regimens. We estimated incremental cures; averted deaths, secondary cases, and costs; and prices below which a pan-tuberculosis regimen would be cost saving. We also assessed scenarios intended to describe which mechanisms of benefit from a pan-tuberculosis regimen (including improved characteristics compared with the current rifampicin-susceptible and rifampicin-resistant regimens and improved regimen assignment and retention in care for patients with rifampicin-resistant tuberculosis) would be most impactful. Results are presented as a range of means across countries with the most extreme 95% uncertainty intervals (UIs) from the three UI ranges.\n\nFindings\nCompared with the standard of care, a pan-tuberculosis regimen could increase the proportion of patients durably cured after an initial treatment attempt from 69–71% (95% UI 57–80) to 75–76% (68–83), preventing 30–32% of the deaths (20–43) and 17–20% of the transmission (9–29) that occur after initial tuberculosis diagnosis. Considering savings to the health system and patients during and after the initial treatment attempt, the regimen could reduce non-drug costs by 32–42% (22–49) and would be cost saving at prices below US$170–340 (130–510). A rifamycin-containing regimen that otherwise met pan-tuberculosis targets yielded only slightly less impact, indicating that most of the benefits from a pan-tuberculosis regimen resulted from its improvements upon the rifampicin-susceptible standard of care. Eliminating non-adherence and treatment discontinuation, for example via a long-acting injectable regimen, increased health impact and savings.\n\nInterpretation\nIn countries with a high tuberculosis burden, a shorter, highly efficacious, safe, and tolerable regimen to treat all tuberculosis could yield substantial health improvements and savings.\n\nFunding\nBill &amp; Melinda Gates Foundation.","container-title":"The Lancet. Global Health","DOI":"10.1016/S2214-109X(24)00284-5","ISSN":"2214-109X","issue":"10","journalAbbreviation":"Lancet Glob Health","note":"PMID: 39159654\nPMCID: PMC11413512","page":"e1629-e1637","source":"PubMed Central","title":"Projected health and economic effects of a pan-tuberculosis treatment regimen: a modelling study","title-short":"Projected health and economic effects of a pan-tuberculosis treatment regimen","volume":"12","author":[{"family":"Ryckman","given":"Theresa S"},{"family":"McQuaid","given":"C Finn"},{"family":"Cohen","given":"Ted"},{"family":"Menzies","given":"Nicolas A"},{"family":"Kendall","given":"Emily A"}],"issued":{"date-parts":[["2024",8,16]]}}},{"id":1995,"uris":["http://zotero.org/users/6528344/items/9Z4FN3BD"],"itemData":{"id":1995,"type":"article-journal","abstract":"We estimated long-term tuberculosis (TB) trends in the US population and assessed prospects for TB elimination. We used a detailed simulation model allowing for changes in TB transmission, immigration, and other TB risk determinants. Five hypothetical scenarios were evaluated from 2017 to 2100: 1) maintain current TB prevention and treatment activities (base case); 2) provision of latent TB infection testing and treatment for new legal immigrants; 3) increased uptake of latent TB infection screening and treatment among high-risk populations, including a 3-month isoniazid-rifapentine regimen; 4) improved TB case detection; and 5) improved TB treatment quality. Under the base case, we estimate that by 2050, TB incidence will decline to 14 cases per million, a 52% (95% posterior interval (PI): 35, 67) reduction from 2016, and 82% (95% posterior interval: 78, 86) of incident TB will be among persons born outside of the United States. Intensified TB control could reduce incidence by 77% (95% posterior interval: 66, 85) by 2050. We predict TB may be eliminated in US-born but not non–US-born persons by 2100. Results were sensitive to numbers of people entering the United States with latent or active TB, and were robust to alternative interpretations of epidemiologic evidence. TB elimination in the United States remains a distant goal; however, strengthening TB prevention and treatment could produce important health benefits.","container-title":"American Journal of Epidemiology","DOI":"10.1093/aje/kwy094","ISSN":"0002-9262","issue":"9","journalAbbreviation":"Am J Epidemiol","note":"PMID: 29762657\nPMCID: PMC6119121","page":"2011-2020","source":"PubMed Central","title":"Prospects for Tuberculosis Elimination in the United States: Results of a Transmission Dynamic Model","title-short":"Prospects for Tuberculosis Elimination in the United States","volume":"187","author":[{"family":"Menzies","given":"Nicolas A"},{"family":"Cohen","given":"Ted"},{"family":"Hill","given":"Andrew N"},{"family":"Yaesoubi","given":"Reza"},{"family":"Galer","given":"Kara"},{"family":"Wolf","given":"Emory"},{"family":"Marks","given":"Suzanne M"},{"family":"Salomon","given":"Joshua A"}],"issued":{"date-parts":[["2018",9]]}}}],"schema":"https://github.com/citation-style-language/schema/raw/master/csl-citation.json"} </w:instrText>
      </w:r>
      <w:r>
        <w:rPr>
          <w:rFonts w:ascii="Arial" w:hAnsi="Arial" w:cs="Arial"/>
          <w:sz w:val="22"/>
          <w:szCs w:val="22"/>
        </w:rPr>
        <w:fldChar w:fldCharType="separate"/>
      </w:r>
      <w:r w:rsidR="00900AE7" w:rsidRPr="00900AE7">
        <w:rPr>
          <w:rFonts w:ascii="Arial" w:eastAsiaTheme="minorHAnsi" w:hAnsi="Arial" w:cs="Arial"/>
          <w:kern w:val="0"/>
          <w:sz w:val="22"/>
          <w:vertAlign w:val="superscript"/>
        </w:rPr>
        <w:t>30–32</w:t>
      </w:r>
      <w:r>
        <w:rPr>
          <w:rFonts w:ascii="Arial" w:hAnsi="Arial" w:cs="Arial"/>
          <w:sz w:val="22"/>
          <w:szCs w:val="22"/>
        </w:rPr>
        <w:fldChar w:fldCharType="end"/>
      </w:r>
      <w:r>
        <w:rPr>
          <w:rFonts w:ascii="Arial" w:hAnsi="Arial" w:cs="Arial"/>
          <w:sz w:val="22"/>
          <w:szCs w:val="22"/>
        </w:rPr>
        <w:t xml:space="preserve"> We will use this model to simulate community-wide interventions such as active case finding</w:t>
      </w:r>
      <w:r w:rsidR="00737DAB">
        <w:rPr>
          <w:rFonts w:ascii="Arial" w:hAnsi="Arial" w:cs="Arial"/>
          <w:sz w:val="22"/>
          <w:szCs w:val="22"/>
        </w:rPr>
        <w:t>,</w:t>
      </w:r>
      <w:r>
        <w:rPr>
          <w:rFonts w:ascii="Arial" w:hAnsi="Arial" w:cs="Arial"/>
          <w:sz w:val="22"/>
          <w:szCs w:val="22"/>
        </w:rPr>
        <w:t xml:space="preserve"> increased coverage of preventive therapy</w:t>
      </w:r>
      <w:r w:rsidR="0076503B">
        <w:rPr>
          <w:rFonts w:ascii="Arial" w:hAnsi="Arial" w:cs="Arial"/>
          <w:sz w:val="22"/>
          <w:szCs w:val="22"/>
        </w:rPr>
        <w:t xml:space="preserve">, </w:t>
      </w:r>
      <w:r w:rsidR="00CD2698">
        <w:rPr>
          <w:rFonts w:ascii="Arial" w:hAnsi="Arial" w:cs="Arial"/>
          <w:sz w:val="22"/>
          <w:szCs w:val="22"/>
        </w:rPr>
        <w:t xml:space="preserve">and introduction of new vaccines, </w:t>
      </w:r>
      <w:r w:rsidR="0076503B">
        <w:rPr>
          <w:rFonts w:ascii="Arial" w:hAnsi="Arial" w:cs="Arial"/>
          <w:sz w:val="22"/>
          <w:szCs w:val="22"/>
        </w:rPr>
        <w:t xml:space="preserve">which are expected to result in reductions in </w:t>
      </w:r>
      <w:proofErr w:type="spellStart"/>
      <w:r w:rsidR="0076503B">
        <w:rPr>
          <w:rFonts w:ascii="Arial" w:hAnsi="Arial" w:cs="Arial"/>
          <w:i/>
          <w:iCs/>
          <w:sz w:val="22"/>
          <w:szCs w:val="22"/>
        </w:rPr>
        <w:t>Mtb</w:t>
      </w:r>
      <w:proofErr w:type="spellEnd"/>
      <w:r w:rsidR="0076503B">
        <w:rPr>
          <w:rFonts w:ascii="Arial" w:hAnsi="Arial" w:cs="Arial"/>
          <w:i/>
          <w:iCs/>
          <w:sz w:val="22"/>
          <w:szCs w:val="22"/>
        </w:rPr>
        <w:t xml:space="preserve"> </w:t>
      </w:r>
      <w:r w:rsidR="0076503B">
        <w:rPr>
          <w:rFonts w:ascii="Arial" w:hAnsi="Arial" w:cs="Arial"/>
          <w:sz w:val="22"/>
          <w:szCs w:val="22"/>
        </w:rPr>
        <w:t>tran</w:t>
      </w:r>
      <w:r w:rsidR="00D2079E">
        <w:rPr>
          <w:rFonts w:ascii="Arial" w:hAnsi="Arial" w:cs="Arial"/>
          <w:sz w:val="22"/>
          <w:szCs w:val="22"/>
        </w:rPr>
        <w:t>s</w:t>
      </w:r>
      <w:r w:rsidR="0076503B">
        <w:rPr>
          <w:rFonts w:ascii="Arial" w:hAnsi="Arial" w:cs="Arial"/>
          <w:sz w:val="22"/>
          <w:szCs w:val="22"/>
        </w:rPr>
        <w:t>mission</w:t>
      </w:r>
      <w:r>
        <w:rPr>
          <w:rFonts w:ascii="Arial" w:hAnsi="Arial" w:cs="Arial"/>
          <w:sz w:val="22"/>
          <w:szCs w:val="22"/>
        </w:rPr>
        <w:t xml:space="preserve">. </w:t>
      </w:r>
    </w:p>
    <w:p w14:paraId="4F9D6281" w14:textId="3E8363FF" w:rsidR="008F17FA" w:rsidRDefault="008F17FA" w:rsidP="000C58E8">
      <w:pPr>
        <w:spacing w:line="240" w:lineRule="auto"/>
        <w:jc w:val="both"/>
        <w:rPr>
          <w:rFonts w:ascii="Arial" w:hAnsi="Arial" w:cs="Arial"/>
          <w:sz w:val="22"/>
          <w:szCs w:val="22"/>
        </w:rPr>
      </w:pPr>
      <w:r>
        <w:rPr>
          <w:rFonts w:ascii="Arial" w:hAnsi="Arial" w:cs="Arial"/>
          <w:sz w:val="22"/>
          <w:szCs w:val="22"/>
        </w:rPr>
        <w:t xml:space="preserve">We will compare true infection incidence with TB case </w:t>
      </w:r>
      <w:r w:rsidR="00CD2698">
        <w:rPr>
          <w:rFonts w:ascii="Arial" w:hAnsi="Arial" w:cs="Arial"/>
          <w:sz w:val="22"/>
          <w:szCs w:val="22"/>
        </w:rPr>
        <w:t>notification rates</w:t>
      </w:r>
      <w:r>
        <w:rPr>
          <w:rFonts w:ascii="Arial" w:hAnsi="Arial" w:cs="Arial"/>
          <w:sz w:val="22"/>
          <w:szCs w:val="22"/>
        </w:rPr>
        <w:t xml:space="preserve"> </w:t>
      </w:r>
      <w:r w:rsidR="00393EBB">
        <w:rPr>
          <w:rFonts w:ascii="Arial" w:hAnsi="Arial" w:cs="Arial"/>
          <w:sz w:val="22"/>
          <w:szCs w:val="22"/>
        </w:rPr>
        <w:t xml:space="preserve">and IGRA positivity </w:t>
      </w:r>
      <w:r w:rsidR="0082669D">
        <w:rPr>
          <w:rFonts w:ascii="Arial" w:hAnsi="Arial" w:cs="Arial"/>
          <w:sz w:val="22"/>
          <w:szCs w:val="22"/>
        </w:rPr>
        <w:t xml:space="preserve">through time </w:t>
      </w:r>
      <w:r>
        <w:rPr>
          <w:rFonts w:ascii="Arial" w:hAnsi="Arial" w:cs="Arial"/>
          <w:sz w:val="22"/>
          <w:szCs w:val="22"/>
        </w:rPr>
        <w:t xml:space="preserve">and </w:t>
      </w:r>
      <w:r w:rsidR="0082669D">
        <w:rPr>
          <w:rFonts w:ascii="Arial" w:hAnsi="Arial" w:cs="Arial"/>
          <w:sz w:val="22"/>
          <w:szCs w:val="22"/>
        </w:rPr>
        <w:t xml:space="preserve">compare </w:t>
      </w:r>
      <w:r w:rsidR="00294094">
        <w:rPr>
          <w:rFonts w:ascii="Arial" w:hAnsi="Arial" w:cs="Arial"/>
          <w:sz w:val="22"/>
          <w:szCs w:val="22"/>
        </w:rPr>
        <w:t xml:space="preserve">this with </w:t>
      </w:r>
      <w:r>
        <w:rPr>
          <w:rFonts w:ascii="Arial" w:hAnsi="Arial" w:cs="Arial"/>
          <w:sz w:val="22"/>
          <w:szCs w:val="22"/>
        </w:rPr>
        <w:t>infection incidence</w:t>
      </w:r>
      <w:r w:rsidR="00294094">
        <w:rPr>
          <w:rFonts w:ascii="Arial" w:hAnsi="Arial" w:cs="Arial"/>
          <w:sz w:val="22"/>
          <w:szCs w:val="22"/>
        </w:rPr>
        <w:t xml:space="preserve"> that could be estimated</w:t>
      </w:r>
      <w:r>
        <w:rPr>
          <w:rFonts w:ascii="Arial" w:hAnsi="Arial" w:cs="Arial"/>
          <w:sz w:val="22"/>
          <w:szCs w:val="22"/>
        </w:rPr>
        <w:t xml:space="preserve"> using a novel test for recent </w:t>
      </w:r>
      <w:proofErr w:type="spellStart"/>
      <w:r w:rsidR="00240E70">
        <w:rPr>
          <w:rFonts w:ascii="Arial" w:hAnsi="Arial" w:cs="Arial"/>
          <w:i/>
          <w:iCs/>
          <w:sz w:val="22"/>
          <w:szCs w:val="22"/>
        </w:rPr>
        <w:t>Mtb</w:t>
      </w:r>
      <w:proofErr w:type="spellEnd"/>
      <w:r w:rsidR="00240E70">
        <w:rPr>
          <w:rFonts w:ascii="Arial" w:hAnsi="Arial" w:cs="Arial"/>
          <w:i/>
          <w:iCs/>
          <w:sz w:val="22"/>
          <w:szCs w:val="22"/>
        </w:rPr>
        <w:t xml:space="preserve"> </w:t>
      </w:r>
      <w:r>
        <w:rPr>
          <w:rFonts w:ascii="Arial" w:hAnsi="Arial" w:cs="Arial"/>
          <w:sz w:val="22"/>
          <w:szCs w:val="22"/>
        </w:rPr>
        <w:t>infection</w:t>
      </w:r>
      <w:r w:rsidR="002E5981">
        <w:rPr>
          <w:rFonts w:ascii="Arial" w:hAnsi="Arial" w:cs="Arial"/>
          <w:sz w:val="22"/>
          <w:szCs w:val="22"/>
        </w:rPr>
        <w:t>. We will</w:t>
      </w:r>
      <w:r>
        <w:rPr>
          <w:rFonts w:ascii="Arial" w:hAnsi="Arial" w:cs="Arial"/>
          <w:sz w:val="22"/>
          <w:szCs w:val="22"/>
        </w:rPr>
        <w:t xml:space="preserve"> quantify the bias and time to detect changes in transmission</w:t>
      </w:r>
      <w:r w:rsidR="008743A1">
        <w:rPr>
          <w:rFonts w:ascii="Arial" w:hAnsi="Arial" w:cs="Arial"/>
          <w:sz w:val="22"/>
          <w:szCs w:val="22"/>
        </w:rPr>
        <w:t xml:space="preserve"> trajectory</w:t>
      </w:r>
      <w:r>
        <w:rPr>
          <w:rFonts w:ascii="Arial" w:hAnsi="Arial" w:cs="Arial"/>
          <w:sz w:val="22"/>
          <w:szCs w:val="22"/>
        </w:rPr>
        <w:t xml:space="preserve"> under each scenario. We will determine how test characteristics influence the </w:t>
      </w:r>
      <w:r w:rsidR="0076503B">
        <w:rPr>
          <w:rFonts w:ascii="Arial" w:hAnsi="Arial" w:cs="Arial"/>
          <w:sz w:val="22"/>
          <w:szCs w:val="22"/>
        </w:rPr>
        <w:t>extent</w:t>
      </w:r>
      <w:r>
        <w:rPr>
          <w:rFonts w:ascii="Arial" w:hAnsi="Arial" w:cs="Arial"/>
          <w:sz w:val="22"/>
          <w:szCs w:val="22"/>
        </w:rPr>
        <w:t xml:space="preserve"> of bias and detection delays. </w:t>
      </w:r>
      <w:r w:rsidR="00D90B90">
        <w:rPr>
          <w:rFonts w:ascii="Arial" w:hAnsi="Arial" w:cs="Arial"/>
          <w:sz w:val="22"/>
          <w:szCs w:val="22"/>
        </w:rPr>
        <w:t>W</w:t>
      </w:r>
      <w:r>
        <w:rPr>
          <w:rFonts w:ascii="Arial" w:hAnsi="Arial" w:cs="Arial"/>
          <w:sz w:val="22"/>
          <w:szCs w:val="22"/>
        </w:rPr>
        <w:t xml:space="preserve">e will propose optimal and acceptable product characteristics for a novel test of recent </w:t>
      </w:r>
      <w:proofErr w:type="spellStart"/>
      <w:r w:rsidR="00533005">
        <w:rPr>
          <w:rFonts w:ascii="Arial" w:hAnsi="Arial" w:cs="Arial"/>
          <w:i/>
          <w:iCs/>
          <w:sz w:val="22"/>
          <w:szCs w:val="22"/>
        </w:rPr>
        <w:t>Mtb</w:t>
      </w:r>
      <w:proofErr w:type="spellEnd"/>
      <w:r w:rsidR="00533005">
        <w:rPr>
          <w:rFonts w:ascii="Arial" w:hAnsi="Arial" w:cs="Arial"/>
          <w:i/>
          <w:iCs/>
          <w:sz w:val="22"/>
          <w:szCs w:val="22"/>
        </w:rPr>
        <w:t xml:space="preserve"> </w:t>
      </w:r>
      <w:r>
        <w:rPr>
          <w:rFonts w:ascii="Arial" w:hAnsi="Arial" w:cs="Arial"/>
          <w:sz w:val="22"/>
          <w:szCs w:val="22"/>
        </w:rPr>
        <w:t xml:space="preserve">infection for this </w:t>
      </w:r>
      <w:commentRangeStart w:id="94"/>
      <w:r>
        <w:rPr>
          <w:rFonts w:ascii="Arial" w:hAnsi="Arial" w:cs="Arial"/>
          <w:sz w:val="22"/>
          <w:szCs w:val="22"/>
        </w:rPr>
        <w:t>application</w:t>
      </w:r>
      <w:commentRangeEnd w:id="94"/>
      <w:r w:rsidR="00BD714F">
        <w:rPr>
          <w:rStyle w:val="CommentReference"/>
        </w:rPr>
        <w:commentReference w:id="94"/>
      </w:r>
      <w:r>
        <w:rPr>
          <w:rFonts w:ascii="Arial" w:hAnsi="Arial" w:cs="Arial"/>
          <w:sz w:val="22"/>
          <w:szCs w:val="22"/>
        </w:rPr>
        <w:t xml:space="preserve">. </w:t>
      </w:r>
    </w:p>
    <w:p w14:paraId="63D8DCB5" w14:textId="30C66E19" w:rsidR="008F17FA" w:rsidRPr="00FB50C2" w:rsidRDefault="00972DC4" w:rsidP="000C58E8">
      <w:pPr>
        <w:spacing w:line="240" w:lineRule="auto"/>
        <w:jc w:val="both"/>
        <w:rPr>
          <w:rFonts w:ascii="Arial" w:hAnsi="Arial" w:cs="Arial"/>
          <w:sz w:val="22"/>
          <w:szCs w:val="22"/>
        </w:rPr>
      </w:pPr>
      <w:r>
        <w:rPr>
          <w:rFonts w:ascii="Arial" w:hAnsi="Arial" w:cs="Arial"/>
          <w:sz w:val="22"/>
          <w:szCs w:val="22"/>
        </w:rPr>
        <w:t>W</w:t>
      </w:r>
      <w:r w:rsidR="00D90B90">
        <w:rPr>
          <w:rFonts w:ascii="Arial" w:hAnsi="Arial" w:cs="Arial"/>
          <w:sz w:val="22"/>
          <w:szCs w:val="22"/>
        </w:rPr>
        <w:t xml:space="preserve">e </w:t>
      </w:r>
      <w:r w:rsidR="008F17FA" w:rsidRPr="7D48B11A">
        <w:rPr>
          <w:rFonts w:ascii="Arial" w:hAnsi="Arial" w:cs="Arial"/>
          <w:sz w:val="22"/>
          <w:szCs w:val="22"/>
        </w:rPr>
        <w:t xml:space="preserve">will simulate </w:t>
      </w:r>
      <w:r w:rsidR="00D90B90" w:rsidRPr="7D48B11A">
        <w:rPr>
          <w:rFonts w:ascii="Arial" w:hAnsi="Arial" w:cs="Arial"/>
          <w:sz w:val="22"/>
          <w:szCs w:val="22"/>
        </w:rPr>
        <w:t>population-based surveys using tests of recent</w:t>
      </w:r>
      <w:r w:rsidR="00600A47">
        <w:rPr>
          <w:rFonts w:ascii="Arial" w:hAnsi="Arial" w:cs="Arial"/>
          <w:sz w:val="22"/>
          <w:szCs w:val="22"/>
        </w:rPr>
        <w:t xml:space="preserve"> </w:t>
      </w:r>
      <w:proofErr w:type="spellStart"/>
      <w:r w:rsidR="00600A47">
        <w:rPr>
          <w:rFonts w:ascii="Arial" w:hAnsi="Arial" w:cs="Arial"/>
          <w:i/>
          <w:iCs/>
          <w:sz w:val="22"/>
          <w:szCs w:val="22"/>
        </w:rPr>
        <w:t>Mtb</w:t>
      </w:r>
      <w:proofErr w:type="spellEnd"/>
      <w:r w:rsidR="00D90B90" w:rsidDel="00D90B90">
        <w:rPr>
          <w:rFonts w:ascii="Arial" w:hAnsi="Arial" w:cs="Arial"/>
          <w:sz w:val="22"/>
          <w:szCs w:val="22"/>
        </w:rPr>
        <w:t xml:space="preserve"> </w:t>
      </w:r>
      <w:r w:rsidR="00D90B90">
        <w:rPr>
          <w:rFonts w:ascii="Arial" w:hAnsi="Arial" w:cs="Arial"/>
          <w:sz w:val="22"/>
          <w:szCs w:val="22"/>
        </w:rPr>
        <w:t>infection</w:t>
      </w:r>
      <w:r w:rsidR="008F17FA" w:rsidRPr="7D48B11A">
        <w:rPr>
          <w:rFonts w:ascii="Arial" w:hAnsi="Arial" w:cs="Arial"/>
          <w:sz w:val="22"/>
          <w:szCs w:val="22"/>
        </w:rPr>
        <w:t xml:space="preserve"> </w:t>
      </w:r>
      <w:r w:rsidR="00777344">
        <w:rPr>
          <w:rFonts w:ascii="Arial" w:hAnsi="Arial" w:cs="Arial"/>
          <w:sz w:val="22"/>
          <w:szCs w:val="22"/>
        </w:rPr>
        <w:t>and</w:t>
      </w:r>
      <w:r w:rsidR="008F17FA" w:rsidRPr="7D48B11A">
        <w:rPr>
          <w:rFonts w:ascii="Arial" w:hAnsi="Arial" w:cs="Arial"/>
          <w:sz w:val="22"/>
          <w:szCs w:val="22"/>
        </w:rPr>
        <w:t xml:space="preserve"> calculate the required sample size to generate statistically robust estimates of infection incidence </w:t>
      </w:r>
      <w:r w:rsidR="00D90B90">
        <w:rPr>
          <w:rFonts w:ascii="Arial" w:hAnsi="Arial" w:cs="Arial"/>
          <w:sz w:val="22"/>
          <w:szCs w:val="22"/>
        </w:rPr>
        <w:t>and</w:t>
      </w:r>
      <w:r w:rsidR="00777344">
        <w:rPr>
          <w:rFonts w:ascii="Arial" w:hAnsi="Arial" w:cs="Arial"/>
          <w:sz w:val="22"/>
          <w:szCs w:val="22"/>
        </w:rPr>
        <w:t xml:space="preserve"> </w:t>
      </w:r>
      <w:r w:rsidR="004A0BA8">
        <w:rPr>
          <w:rFonts w:ascii="Arial" w:hAnsi="Arial" w:cs="Arial"/>
          <w:sz w:val="22"/>
          <w:szCs w:val="22"/>
        </w:rPr>
        <w:t xml:space="preserve">evaluate population-level intervention effectiveness </w:t>
      </w:r>
      <w:r w:rsidR="00600A47">
        <w:rPr>
          <w:rFonts w:ascii="Arial" w:hAnsi="Arial" w:cs="Arial"/>
          <w:sz w:val="22"/>
          <w:szCs w:val="22"/>
        </w:rPr>
        <w:t xml:space="preserve">assuming </w:t>
      </w:r>
      <w:r w:rsidR="004A0BA8">
        <w:rPr>
          <w:rFonts w:ascii="Arial" w:hAnsi="Arial" w:cs="Arial"/>
          <w:sz w:val="22"/>
          <w:szCs w:val="22"/>
        </w:rPr>
        <w:t xml:space="preserve">a </w:t>
      </w:r>
      <w:r w:rsidR="00600A47">
        <w:rPr>
          <w:rFonts w:ascii="Arial" w:hAnsi="Arial" w:cs="Arial"/>
          <w:sz w:val="22"/>
          <w:szCs w:val="22"/>
        </w:rPr>
        <w:t xml:space="preserve">realistic </w:t>
      </w:r>
      <w:r w:rsidR="004A0BA8">
        <w:rPr>
          <w:rFonts w:ascii="Arial" w:hAnsi="Arial" w:cs="Arial"/>
          <w:sz w:val="22"/>
          <w:szCs w:val="22"/>
        </w:rPr>
        <w:t xml:space="preserve">range of true effectiveness in reducing transmission (e.g., 20-80%). </w:t>
      </w:r>
      <w:r w:rsidR="008F17FA" w:rsidRPr="7D48B11A">
        <w:rPr>
          <w:rFonts w:ascii="Arial" w:hAnsi="Arial" w:cs="Arial"/>
          <w:sz w:val="22"/>
          <w:szCs w:val="22"/>
        </w:rPr>
        <w:t xml:space="preserve">We will </w:t>
      </w:r>
      <w:r w:rsidR="008F17FA" w:rsidRPr="7D48B11A">
        <w:rPr>
          <w:rFonts w:ascii="Arial" w:hAnsi="Arial" w:cs="Arial"/>
          <w:sz w:val="22"/>
          <w:szCs w:val="22"/>
        </w:rPr>
        <w:lastRenderedPageBreak/>
        <w:t xml:space="preserve">assess the sensitivity of </w:t>
      </w:r>
      <w:r w:rsidR="00FE7F6C">
        <w:rPr>
          <w:rFonts w:ascii="Arial" w:hAnsi="Arial" w:cs="Arial"/>
          <w:sz w:val="22"/>
          <w:szCs w:val="22"/>
        </w:rPr>
        <w:t>our</w:t>
      </w:r>
      <w:r w:rsidR="008F17FA" w:rsidRPr="7D48B11A">
        <w:rPr>
          <w:rFonts w:ascii="Arial" w:hAnsi="Arial" w:cs="Arial"/>
          <w:sz w:val="22"/>
          <w:szCs w:val="22"/>
        </w:rPr>
        <w:t xml:space="preserve"> findings to test characteristics</w:t>
      </w:r>
      <w:r w:rsidR="00FE7F6C">
        <w:rPr>
          <w:rFonts w:ascii="Arial" w:hAnsi="Arial" w:cs="Arial"/>
          <w:sz w:val="22"/>
          <w:szCs w:val="22"/>
        </w:rPr>
        <w:t xml:space="preserve"> (sensitivity, specificity, DOP)</w:t>
      </w:r>
      <w:r w:rsidR="00655D6E">
        <w:rPr>
          <w:rFonts w:ascii="Arial" w:hAnsi="Arial" w:cs="Arial"/>
          <w:sz w:val="22"/>
          <w:szCs w:val="22"/>
        </w:rPr>
        <w:t xml:space="preserve"> and epidemiologic contexts (</w:t>
      </w:r>
      <w:r w:rsidR="00F36140">
        <w:rPr>
          <w:rFonts w:ascii="Arial" w:hAnsi="Arial" w:cs="Arial"/>
          <w:sz w:val="22"/>
          <w:szCs w:val="22"/>
        </w:rPr>
        <w:t xml:space="preserve">true </w:t>
      </w:r>
      <w:r w:rsidR="00246F12">
        <w:rPr>
          <w:rFonts w:ascii="Arial" w:hAnsi="Arial" w:cs="Arial"/>
          <w:sz w:val="22"/>
          <w:szCs w:val="22"/>
        </w:rPr>
        <w:t>r</w:t>
      </w:r>
      <w:r w:rsidR="000E4C44">
        <w:rPr>
          <w:rFonts w:ascii="Arial" w:hAnsi="Arial" w:cs="Arial"/>
          <w:sz w:val="22"/>
          <w:szCs w:val="22"/>
        </w:rPr>
        <w:t>isk</w:t>
      </w:r>
      <w:r w:rsidR="00246F12">
        <w:rPr>
          <w:rFonts w:ascii="Arial" w:hAnsi="Arial" w:cs="Arial"/>
          <w:sz w:val="22"/>
          <w:szCs w:val="22"/>
        </w:rPr>
        <w:t xml:space="preserve"> of infection</w:t>
      </w:r>
      <w:r w:rsidR="001B4244">
        <w:rPr>
          <w:rFonts w:ascii="Arial" w:hAnsi="Arial" w:cs="Arial"/>
          <w:sz w:val="22"/>
          <w:szCs w:val="22"/>
        </w:rPr>
        <w:t>, reinfection rates</w:t>
      </w:r>
      <w:r w:rsidR="00F36140">
        <w:rPr>
          <w:rFonts w:ascii="Arial" w:hAnsi="Arial" w:cs="Arial"/>
          <w:sz w:val="22"/>
          <w:szCs w:val="22"/>
        </w:rPr>
        <w:t xml:space="preserve">, </w:t>
      </w:r>
      <w:commentRangeStart w:id="95"/>
      <w:r w:rsidR="00FB1032">
        <w:rPr>
          <w:rFonts w:ascii="Arial" w:hAnsi="Arial" w:cs="Arial"/>
          <w:sz w:val="22"/>
          <w:szCs w:val="22"/>
        </w:rPr>
        <w:t>HIV</w:t>
      </w:r>
      <w:commentRangeEnd w:id="95"/>
      <w:r w:rsidR="006009FF">
        <w:rPr>
          <w:rStyle w:val="CommentReference"/>
        </w:rPr>
        <w:commentReference w:id="95"/>
      </w:r>
      <w:r w:rsidR="00D1388C">
        <w:rPr>
          <w:rFonts w:ascii="Arial" w:hAnsi="Arial" w:cs="Arial"/>
          <w:sz w:val="22"/>
          <w:szCs w:val="22"/>
        </w:rPr>
        <w:t>/TB co-</w:t>
      </w:r>
      <w:r w:rsidR="00FB1032">
        <w:rPr>
          <w:rFonts w:ascii="Arial" w:hAnsi="Arial" w:cs="Arial"/>
          <w:sz w:val="22"/>
          <w:szCs w:val="22"/>
        </w:rPr>
        <w:t>prevalence</w:t>
      </w:r>
      <w:r w:rsidR="00F36140">
        <w:rPr>
          <w:rFonts w:ascii="Arial" w:hAnsi="Arial" w:cs="Arial"/>
          <w:sz w:val="22"/>
          <w:szCs w:val="22"/>
        </w:rPr>
        <w:t>).</w:t>
      </w:r>
      <w:r w:rsidR="00393EBB">
        <w:rPr>
          <w:rFonts w:ascii="Arial" w:hAnsi="Arial" w:cs="Arial"/>
          <w:sz w:val="22"/>
          <w:szCs w:val="22"/>
        </w:rPr>
        <w:t xml:space="preserve"> </w:t>
      </w:r>
      <w:r w:rsidR="00393EBB" w:rsidRPr="00914432">
        <w:rPr>
          <w:rFonts w:ascii="Arial" w:hAnsi="Arial" w:cs="Arial"/>
          <w:sz w:val="22"/>
          <w:szCs w:val="22"/>
        </w:rPr>
        <w:t xml:space="preserve">Lastly, we will outline mathematical methods, following closely </w:t>
      </w:r>
      <w:r w:rsidR="00393EBB" w:rsidRPr="00246F12">
        <w:rPr>
          <w:rFonts w:ascii="Arial" w:hAnsi="Arial" w:cs="Arial"/>
          <w:sz w:val="22"/>
          <w:szCs w:val="22"/>
          <w:highlight w:val="yellow"/>
        </w:rPr>
        <w:t>on earlier work</w:t>
      </w:r>
      <w:commentRangeStart w:id="96"/>
      <w:r w:rsidR="00D90B90" w:rsidRPr="00246F12">
        <w:rPr>
          <w:rFonts w:ascii="Arial" w:hAnsi="Arial" w:cs="Arial"/>
          <w:sz w:val="22"/>
          <w:szCs w:val="22"/>
          <w:highlight w:val="yellow"/>
        </w:rPr>
        <w:t>,</w:t>
      </w:r>
      <w:commentRangeEnd w:id="96"/>
      <w:r w:rsidR="00BD4796">
        <w:rPr>
          <w:rStyle w:val="CommentReference"/>
        </w:rPr>
        <w:commentReference w:id="96"/>
      </w:r>
      <w:r w:rsidR="00D90B90" w:rsidRPr="00914432">
        <w:rPr>
          <w:rFonts w:ascii="Arial" w:hAnsi="Arial" w:cs="Arial"/>
          <w:sz w:val="22"/>
          <w:szCs w:val="22"/>
        </w:rPr>
        <w:t xml:space="preserve"> </w:t>
      </w:r>
      <w:r w:rsidR="00393EBB" w:rsidRPr="00914432">
        <w:rPr>
          <w:rFonts w:ascii="Arial" w:hAnsi="Arial" w:cs="Arial"/>
          <w:sz w:val="22"/>
          <w:szCs w:val="22"/>
        </w:rPr>
        <w:t xml:space="preserve">for producing test characteristic-corrected estimates of </w:t>
      </w:r>
      <w:r w:rsidR="00246F12">
        <w:rPr>
          <w:rFonts w:ascii="Arial" w:hAnsi="Arial" w:cs="Arial"/>
          <w:sz w:val="22"/>
          <w:szCs w:val="22"/>
        </w:rPr>
        <w:t xml:space="preserve">annual risk of </w:t>
      </w:r>
      <w:proofErr w:type="spellStart"/>
      <w:r w:rsidR="00246F12">
        <w:rPr>
          <w:rFonts w:ascii="Arial" w:hAnsi="Arial" w:cs="Arial"/>
          <w:i/>
          <w:iCs/>
          <w:sz w:val="22"/>
          <w:szCs w:val="22"/>
        </w:rPr>
        <w:t>Mtb</w:t>
      </w:r>
      <w:proofErr w:type="spellEnd"/>
      <w:r w:rsidR="00246F12">
        <w:rPr>
          <w:rFonts w:ascii="Arial" w:hAnsi="Arial" w:cs="Arial"/>
          <w:i/>
          <w:iCs/>
          <w:sz w:val="22"/>
          <w:szCs w:val="22"/>
        </w:rPr>
        <w:t xml:space="preserve"> </w:t>
      </w:r>
      <w:r w:rsidR="00246F12">
        <w:rPr>
          <w:rFonts w:ascii="Arial" w:hAnsi="Arial" w:cs="Arial"/>
          <w:sz w:val="22"/>
          <w:szCs w:val="22"/>
        </w:rPr>
        <w:t>infection</w:t>
      </w:r>
      <w:r w:rsidR="00393EBB" w:rsidRPr="00914432">
        <w:rPr>
          <w:rFonts w:ascii="Arial" w:hAnsi="Arial" w:cs="Arial"/>
          <w:sz w:val="22"/>
          <w:szCs w:val="22"/>
        </w:rPr>
        <w:t xml:space="preserve"> derived from cross-sectional testing with a test for recent </w:t>
      </w:r>
      <w:proofErr w:type="spellStart"/>
      <w:r w:rsidR="00393EBB" w:rsidRPr="00914432">
        <w:rPr>
          <w:rFonts w:ascii="Arial" w:hAnsi="Arial" w:cs="Arial"/>
          <w:i/>
          <w:iCs/>
          <w:sz w:val="22"/>
          <w:szCs w:val="22"/>
        </w:rPr>
        <w:t>Mtb</w:t>
      </w:r>
      <w:proofErr w:type="spellEnd"/>
      <w:r w:rsidR="00393EBB" w:rsidRPr="00914432">
        <w:rPr>
          <w:rFonts w:ascii="Arial" w:hAnsi="Arial" w:cs="Arial"/>
          <w:sz w:val="22"/>
          <w:szCs w:val="22"/>
        </w:rPr>
        <w:t xml:space="preserve"> infection.</w:t>
      </w:r>
    </w:p>
    <w:p w14:paraId="1197F089" w14:textId="5C65662B" w:rsidR="008F17FA" w:rsidRPr="00630FED" w:rsidRDefault="00E138C5" w:rsidP="000C58E8">
      <w:pPr>
        <w:spacing w:line="240" w:lineRule="auto"/>
        <w:jc w:val="both"/>
        <w:rPr>
          <w:rFonts w:ascii="Arial" w:hAnsi="Arial" w:cs="Arial"/>
          <w:sz w:val="22"/>
          <w:szCs w:val="22"/>
        </w:rPr>
      </w:pPr>
      <w:r w:rsidRPr="00E138C5">
        <w:rPr>
          <w:rFonts w:ascii="Arial" w:hAnsi="Arial" w:cs="Arial"/>
          <w:sz w:val="22"/>
          <w:szCs w:val="22"/>
          <w:u w:val="single"/>
        </w:rPr>
        <w:t>Evaluation of TB-TASA</w:t>
      </w:r>
      <w:r>
        <w:rPr>
          <w:rFonts w:ascii="Arial" w:hAnsi="Arial" w:cs="Arial"/>
          <w:sz w:val="22"/>
          <w:szCs w:val="22"/>
        </w:rPr>
        <w:t xml:space="preserve">: </w:t>
      </w:r>
      <w:r w:rsidR="008F17FA">
        <w:rPr>
          <w:rFonts w:ascii="Arial" w:hAnsi="Arial" w:cs="Arial"/>
          <w:sz w:val="22"/>
          <w:szCs w:val="22"/>
        </w:rPr>
        <w:t>Based on model results, we will</w:t>
      </w:r>
      <w:r>
        <w:rPr>
          <w:rFonts w:ascii="Arial" w:hAnsi="Arial" w:cs="Arial"/>
          <w:sz w:val="22"/>
          <w:szCs w:val="22"/>
        </w:rPr>
        <w:t xml:space="preserve"> work closely with Dr. </w:t>
      </w:r>
      <w:proofErr w:type="spellStart"/>
      <w:r>
        <w:rPr>
          <w:rFonts w:ascii="Arial" w:hAnsi="Arial" w:cs="Arial"/>
          <w:sz w:val="22"/>
          <w:szCs w:val="22"/>
        </w:rPr>
        <w:t>Musvosvi</w:t>
      </w:r>
      <w:proofErr w:type="spellEnd"/>
      <w:r>
        <w:rPr>
          <w:rFonts w:ascii="Arial" w:hAnsi="Arial" w:cs="Arial"/>
          <w:sz w:val="22"/>
          <w:szCs w:val="22"/>
        </w:rPr>
        <w:t xml:space="preserve"> to</w:t>
      </w:r>
      <w:r w:rsidR="008F17FA">
        <w:rPr>
          <w:rFonts w:ascii="Arial" w:hAnsi="Arial" w:cs="Arial"/>
          <w:sz w:val="22"/>
          <w:szCs w:val="22"/>
        </w:rPr>
        <w:t xml:space="preserve"> evaluate whether </w:t>
      </w:r>
      <w:r w:rsidR="004B265E">
        <w:rPr>
          <w:rFonts w:ascii="Arial" w:hAnsi="Arial" w:cs="Arial"/>
          <w:sz w:val="22"/>
          <w:szCs w:val="22"/>
        </w:rPr>
        <w:t>TB-</w:t>
      </w:r>
      <w:r w:rsidR="008F17FA">
        <w:rPr>
          <w:rFonts w:ascii="Arial" w:hAnsi="Arial" w:cs="Arial"/>
          <w:sz w:val="22"/>
          <w:szCs w:val="22"/>
        </w:rPr>
        <w:t xml:space="preserve">TASA </w:t>
      </w:r>
      <w:r w:rsidR="001C1F65">
        <w:rPr>
          <w:rFonts w:ascii="Arial" w:hAnsi="Arial" w:cs="Arial"/>
          <w:sz w:val="22"/>
          <w:szCs w:val="22"/>
        </w:rPr>
        <w:t>is</w:t>
      </w:r>
      <w:r w:rsidR="008F17FA">
        <w:rPr>
          <w:rFonts w:ascii="Arial" w:hAnsi="Arial" w:cs="Arial"/>
          <w:sz w:val="22"/>
          <w:szCs w:val="22"/>
        </w:rPr>
        <w:t xml:space="preserve"> suitable </w:t>
      </w:r>
      <w:r w:rsidR="001C3F38">
        <w:rPr>
          <w:rFonts w:ascii="Arial" w:hAnsi="Arial" w:cs="Arial"/>
          <w:sz w:val="22"/>
          <w:szCs w:val="22"/>
        </w:rPr>
        <w:t xml:space="preserve">to track </w:t>
      </w:r>
      <w:commentRangeStart w:id="97"/>
      <w:commentRangeStart w:id="98"/>
      <w:r w:rsidR="001C3F38">
        <w:rPr>
          <w:rFonts w:ascii="Arial" w:hAnsi="Arial" w:cs="Arial"/>
          <w:sz w:val="22"/>
          <w:szCs w:val="22"/>
        </w:rPr>
        <w:t>transmission intensity</w:t>
      </w:r>
      <w:commentRangeEnd w:id="97"/>
      <w:r w:rsidR="001C3F38">
        <w:rPr>
          <w:rStyle w:val="CommentReference"/>
        </w:rPr>
        <w:commentReference w:id="97"/>
      </w:r>
      <w:commentRangeEnd w:id="98"/>
      <w:r w:rsidR="008304E0">
        <w:rPr>
          <w:rStyle w:val="CommentReference"/>
        </w:rPr>
        <w:commentReference w:id="98"/>
      </w:r>
      <w:r w:rsidR="008F17FA">
        <w:rPr>
          <w:rFonts w:ascii="Arial" w:hAnsi="Arial" w:cs="Arial"/>
          <w:sz w:val="22"/>
          <w:szCs w:val="22"/>
        </w:rPr>
        <w:t xml:space="preserve">. We will </w:t>
      </w:r>
      <w:r w:rsidR="008F17FA" w:rsidRPr="000D3170">
        <w:rPr>
          <w:rFonts w:ascii="Arial" w:hAnsi="Arial" w:cs="Arial"/>
          <w:sz w:val="22"/>
          <w:szCs w:val="22"/>
          <w:u w:val="single"/>
        </w:rPr>
        <w:t xml:space="preserve">evaluate the sample size of population-based </w:t>
      </w:r>
      <w:r w:rsidR="008F17FA" w:rsidRPr="00433615">
        <w:rPr>
          <w:rFonts w:ascii="Arial" w:hAnsi="Arial" w:cs="Arial"/>
          <w:sz w:val="22"/>
          <w:szCs w:val="22"/>
          <w:u w:val="single"/>
        </w:rPr>
        <w:t xml:space="preserve">surveys required to estimate </w:t>
      </w:r>
      <w:proofErr w:type="spellStart"/>
      <w:r w:rsidR="008F17FA" w:rsidRPr="00433615">
        <w:rPr>
          <w:rFonts w:ascii="Arial" w:hAnsi="Arial" w:cs="Arial"/>
          <w:i/>
          <w:iCs/>
          <w:sz w:val="22"/>
          <w:szCs w:val="22"/>
          <w:u w:val="single"/>
        </w:rPr>
        <w:t>Mtb</w:t>
      </w:r>
      <w:proofErr w:type="spellEnd"/>
      <w:r w:rsidR="008F17FA" w:rsidRPr="00433615">
        <w:rPr>
          <w:rFonts w:ascii="Arial" w:hAnsi="Arial" w:cs="Arial"/>
          <w:i/>
          <w:iCs/>
          <w:sz w:val="22"/>
          <w:szCs w:val="22"/>
          <w:u w:val="single"/>
        </w:rPr>
        <w:t xml:space="preserve"> </w:t>
      </w:r>
      <w:r w:rsidR="008F17FA" w:rsidRPr="00433615">
        <w:rPr>
          <w:rFonts w:ascii="Arial" w:hAnsi="Arial" w:cs="Arial"/>
          <w:sz w:val="22"/>
          <w:szCs w:val="22"/>
          <w:u w:val="single"/>
        </w:rPr>
        <w:t>infection incidence</w:t>
      </w:r>
      <w:r w:rsidR="008F17FA">
        <w:rPr>
          <w:rFonts w:ascii="Arial" w:hAnsi="Arial" w:cs="Arial"/>
          <w:sz w:val="22"/>
          <w:szCs w:val="22"/>
        </w:rPr>
        <w:t xml:space="preserve"> and </w:t>
      </w:r>
      <w:r w:rsidR="006971CA">
        <w:rPr>
          <w:rFonts w:ascii="Arial" w:hAnsi="Arial" w:cs="Arial"/>
          <w:sz w:val="22"/>
          <w:szCs w:val="22"/>
        </w:rPr>
        <w:t>evaluate intervention effectiveness</w:t>
      </w:r>
      <w:r w:rsidR="008F17FA">
        <w:rPr>
          <w:rFonts w:ascii="Arial" w:hAnsi="Arial" w:cs="Arial"/>
          <w:sz w:val="22"/>
          <w:szCs w:val="22"/>
        </w:rPr>
        <w:t xml:space="preserve"> under known </w:t>
      </w:r>
      <w:r w:rsidR="004B265E">
        <w:rPr>
          <w:rFonts w:ascii="Arial" w:hAnsi="Arial" w:cs="Arial"/>
          <w:sz w:val="22"/>
          <w:szCs w:val="22"/>
        </w:rPr>
        <w:t>TB-</w:t>
      </w:r>
      <w:r w:rsidR="008F17FA">
        <w:rPr>
          <w:rFonts w:ascii="Arial" w:hAnsi="Arial" w:cs="Arial"/>
          <w:sz w:val="22"/>
          <w:szCs w:val="22"/>
        </w:rPr>
        <w:t xml:space="preserve">TASA test characteristics. We will also explore </w:t>
      </w:r>
      <w:r w:rsidR="008F17FA" w:rsidRPr="000B6DA9">
        <w:rPr>
          <w:rFonts w:ascii="Arial" w:hAnsi="Arial" w:cs="Arial"/>
          <w:sz w:val="22"/>
          <w:szCs w:val="22"/>
          <w:u w:val="single"/>
        </w:rPr>
        <w:t xml:space="preserve">different thresholds for </w:t>
      </w:r>
      <w:r w:rsidR="004B265E" w:rsidRPr="000B6DA9">
        <w:rPr>
          <w:rFonts w:ascii="Arial" w:hAnsi="Arial" w:cs="Arial"/>
          <w:sz w:val="22"/>
          <w:szCs w:val="22"/>
          <w:u w:val="single"/>
        </w:rPr>
        <w:t>TB-</w:t>
      </w:r>
      <w:r w:rsidR="008F17FA" w:rsidRPr="000B6DA9">
        <w:rPr>
          <w:rFonts w:ascii="Arial" w:hAnsi="Arial" w:cs="Arial"/>
          <w:sz w:val="22"/>
          <w:szCs w:val="22"/>
          <w:u w:val="single"/>
        </w:rPr>
        <w:t>TASA positivity</w:t>
      </w:r>
      <w:r w:rsidR="008F17FA">
        <w:rPr>
          <w:rFonts w:ascii="Arial" w:hAnsi="Arial" w:cs="Arial"/>
          <w:sz w:val="22"/>
          <w:szCs w:val="22"/>
        </w:rPr>
        <w:t xml:space="preserve"> to determine the benefits of incremental improvements in sensitivity and specificity. If it appears that </w:t>
      </w:r>
      <w:r w:rsidR="004B265E">
        <w:rPr>
          <w:rFonts w:ascii="Arial" w:hAnsi="Arial" w:cs="Arial"/>
          <w:sz w:val="22"/>
          <w:szCs w:val="22"/>
        </w:rPr>
        <w:t>TB-</w:t>
      </w:r>
      <w:r w:rsidR="008F17FA">
        <w:rPr>
          <w:rFonts w:ascii="Arial" w:hAnsi="Arial" w:cs="Arial"/>
          <w:sz w:val="22"/>
          <w:szCs w:val="22"/>
        </w:rPr>
        <w:t xml:space="preserve">TASA will be useful, we will </w:t>
      </w:r>
      <w:r w:rsidR="000B6DA9">
        <w:rPr>
          <w:rFonts w:ascii="Arial" w:hAnsi="Arial" w:cs="Arial"/>
          <w:sz w:val="22"/>
          <w:szCs w:val="22"/>
        </w:rPr>
        <w:t>propose</w:t>
      </w:r>
      <w:r w:rsidR="000B6DA9" w:rsidRPr="000B6DA9">
        <w:rPr>
          <w:rFonts w:ascii="Arial" w:hAnsi="Arial" w:cs="Arial"/>
          <w:sz w:val="22"/>
          <w:szCs w:val="22"/>
        </w:rPr>
        <w:t xml:space="preserve"> </w:t>
      </w:r>
      <w:r w:rsidR="000B6DA9">
        <w:rPr>
          <w:rFonts w:ascii="Arial" w:hAnsi="Arial" w:cs="Arial"/>
          <w:sz w:val="22"/>
          <w:szCs w:val="22"/>
        </w:rPr>
        <w:t xml:space="preserve">and describe specific epidemiologic study designs </w:t>
      </w:r>
      <w:r w:rsidR="006971CA">
        <w:rPr>
          <w:rFonts w:ascii="Arial" w:hAnsi="Arial" w:cs="Arial"/>
          <w:sz w:val="22"/>
          <w:szCs w:val="22"/>
        </w:rPr>
        <w:t xml:space="preserve">to evaluate </w:t>
      </w:r>
      <w:r w:rsidR="000B6DA9">
        <w:rPr>
          <w:rFonts w:ascii="Arial" w:hAnsi="Arial" w:cs="Arial"/>
          <w:sz w:val="22"/>
          <w:szCs w:val="22"/>
        </w:rPr>
        <w:t xml:space="preserve">intervention effectiveness that leverage TB-TASA. </w:t>
      </w:r>
    </w:p>
    <w:p w14:paraId="38E3D826" w14:textId="457AB3EF" w:rsidR="00D90B90" w:rsidRPr="00653FE1" w:rsidRDefault="00393EBB" w:rsidP="000C58E8">
      <w:pPr>
        <w:spacing w:line="240" w:lineRule="auto"/>
        <w:jc w:val="both"/>
        <w:rPr>
          <w:rFonts w:ascii="Arial" w:hAnsi="Arial" w:cs="Arial"/>
          <w:sz w:val="22"/>
          <w:szCs w:val="22"/>
        </w:rPr>
      </w:pPr>
      <w:r>
        <w:rPr>
          <w:rFonts w:ascii="Arial" w:hAnsi="Arial" w:cs="Arial"/>
          <w:b/>
          <w:bCs/>
          <w:sz w:val="22"/>
          <w:szCs w:val="22"/>
        </w:rPr>
        <w:t>Anticipated challenges, a</w:t>
      </w:r>
      <w:r w:rsidR="008F17FA" w:rsidRPr="00705829">
        <w:rPr>
          <w:rFonts w:ascii="Arial" w:hAnsi="Arial" w:cs="Arial"/>
          <w:b/>
          <w:bCs/>
          <w:sz w:val="22"/>
          <w:szCs w:val="22"/>
        </w:rPr>
        <w:t xml:space="preserve">lternative </w:t>
      </w:r>
      <w:r>
        <w:rPr>
          <w:rFonts w:ascii="Arial" w:hAnsi="Arial" w:cs="Arial"/>
          <w:b/>
          <w:bCs/>
          <w:sz w:val="22"/>
          <w:szCs w:val="22"/>
        </w:rPr>
        <w:t>approaches, and future directions</w:t>
      </w:r>
      <w:commentRangeStart w:id="99"/>
      <w:r w:rsidR="008F17FA" w:rsidRPr="00705829">
        <w:rPr>
          <w:rFonts w:ascii="Arial" w:hAnsi="Arial" w:cs="Arial"/>
          <w:b/>
          <w:bCs/>
          <w:sz w:val="22"/>
          <w:szCs w:val="22"/>
        </w:rPr>
        <w:t>.</w:t>
      </w:r>
      <w:commentRangeEnd w:id="99"/>
      <w:r w:rsidR="00E5654A">
        <w:rPr>
          <w:rStyle w:val="CommentReference"/>
        </w:rPr>
        <w:commentReference w:id="99"/>
      </w:r>
      <w:r w:rsidR="008F17FA">
        <w:rPr>
          <w:rFonts w:ascii="Arial" w:hAnsi="Arial" w:cs="Arial"/>
          <w:sz w:val="22"/>
          <w:szCs w:val="22"/>
        </w:rPr>
        <w:t xml:space="preserve"> </w:t>
      </w:r>
      <w:r>
        <w:rPr>
          <w:rFonts w:ascii="Arial" w:hAnsi="Arial" w:cs="Arial"/>
          <w:sz w:val="22"/>
          <w:szCs w:val="22"/>
        </w:rPr>
        <w:t>(</w:t>
      </w:r>
      <w:r w:rsidR="00E423C6">
        <w:rPr>
          <w:rFonts w:ascii="Arial" w:hAnsi="Arial" w:cs="Arial"/>
          <w:sz w:val="22"/>
          <w:szCs w:val="22"/>
        </w:rPr>
        <w:t>1</w:t>
      </w:r>
      <w:r w:rsidR="008F17FA">
        <w:rPr>
          <w:rFonts w:ascii="Arial" w:hAnsi="Arial" w:cs="Arial"/>
          <w:sz w:val="22"/>
          <w:szCs w:val="22"/>
        </w:rPr>
        <w:t xml:space="preserve">) Although </w:t>
      </w:r>
      <w:r w:rsidR="004B265E">
        <w:rPr>
          <w:rFonts w:ascii="Arial" w:hAnsi="Arial" w:cs="Arial"/>
          <w:sz w:val="22"/>
          <w:szCs w:val="22"/>
        </w:rPr>
        <w:t>TB-</w:t>
      </w:r>
      <w:r w:rsidR="008F17FA" w:rsidRPr="00A46846">
        <w:rPr>
          <w:rFonts w:ascii="Arial" w:hAnsi="Arial" w:cs="Arial"/>
          <w:sz w:val="22"/>
          <w:szCs w:val="22"/>
        </w:rPr>
        <w:t>TASA</w:t>
      </w:r>
      <w:r w:rsidR="008F17FA">
        <w:rPr>
          <w:rFonts w:ascii="Arial" w:hAnsi="Arial" w:cs="Arial"/>
          <w:sz w:val="22"/>
          <w:szCs w:val="22"/>
        </w:rPr>
        <w:t xml:space="preserve"> is a promising test of recent </w:t>
      </w:r>
      <w:proofErr w:type="spellStart"/>
      <w:r w:rsidR="00C154B6">
        <w:rPr>
          <w:rFonts w:ascii="Arial" w:hAnsi="Arial" w:cs="Arial"/>
          <w:i/>
          <w:iCs/>
          <w:sz w:val="22"/>
          <w:szCs w:val="22"/>
        </w:rPr>
        <w:t>Mtb</w:t>
      </w:r>
      <w:proofErr w:type="spellEnd"/>
      <w:r w:rsidR="00C154B6">
        <w:rPr>
          <w:rFonts w:ascii="Arial" w:hAnsi="Arial" w:cs="Arial"/>
          <w:i/>
          <w:iCs/>
          <w:sz w:val="22"/>
          <w:szCs w:val="22"/>
        </w:rPr>
        <w:t xml:space="preserve"> </w:t>
      </w:r>
      <w:r w:rsidR="008F17FA">
        <w:rPr>
          <w:rFonts w:ascii="Arial" w:hAnsi="Arial" w:cs="Arial"/>
          <w:sz w:val="22"/>
          <w:szCs w:val="22"/>
        </w:rPr>
        <w:t>infection, this assay</w:t>
      </w:r>
      <w:r w:rsidR="006971CA">
        <w:rPr>
          <w:rFonts w:ascii="Arial" w:hAnsi="Arial" w:cs="Arial"/>
          <w:sz w:val="22"/>
          <w:szCs w:val="22"/>
        </w:rPr>
        <w:t xml:space="preserve"> has not been thoroughly validated</w:t>
      </w:r>
      <w:r w:rsidR="00FA0D3F">
        <w:rPr>
          <w:rFonts w:ascii="Arial" w:hAnsi="Arial" w:cs="Arial"/>
          <w:sz w:val="22"/>
          <w:szCs w:val="22"/>
        </w:rPr>
        <w:t xml:space="preserve"> </w:t>
      </w:r>
      <w:r w:rsidR="006971CA">
        <w:rPr>
          <w:rFonts w:ascii="Arial" w:hAnsi="Arial" w:cs="Arial"/>
          <w:sz w:val="22"/>
          <w:szCs w:val="22"/>
        </w:rPr>
        <w:t>in key populations</w:t>
      </w:r>
      <w:r w:rsidR="008F17FA">
        <w:rPr>
          <w:rFonts w:ascii="Arial" w:hAnsi="Arial" w:cs="Arial"/>
          <w:sz w:val="22"/>
          <w:szCs w:val="22"/>
        </w:rPr>
        <w:t xml:space="preserve">. </w:t>
      </w:r>
      <w:r w:rsidR="0019347B">
        <w:rPr>
          <w:rFonts w:ascii="Arial" w:hAnsi="Arial" w:cs="Arial"/>
          <w:sz w:val="22"/>
          <w:szCs w:val="22"/>
        </w:rPr>
        <w:t>In particular, there is currently limited data on how TB-TASA performs in older age groups</w:t>
      </w:r>
      <w:r w:rsidR="003A223A">
        <w:rPr>
          <w:rFonts w:ascii="Arial" w:hAnsi="Arial" w:cs="Arial"/>
          <w:sz w:val="22"/>
          <w:szCs w:val="22"/>
        </w:rPr>
        <w:t>,</w:t>
      </w:r>
      <w:r w:rsidR="0019347B">
        <w:rPr>
          <w:rFonts w:ascii="Arial" w:hAnsi="Arial" w:cs="Arial"/>
          <w:sz w:val="22"/>
          <w:szCs w:val="22"/>
        </w:rPr>
        <w:t xml:space="preserve"> among people living with HIV. Our proposal is uniquely suited to address these potential limitations, by modeling uncertainty in test performance in these groups, and incorporating such uncertainty when making conclusions about applications for which TB-TASA </w:t>
      </w:r>
      <w:r w:rsidR="00775491">
        <w:rPr>
          <w:rFonts w:ascii="Arial" w:hAnsi="Arial" w:cs="Arial"/>
          <w:sz w:val="22"/>
          <w:szCs w:val="22"/>
        </w:rPr>
        <w:t>may be</w:t>
      </w:r>
      <w:r w:rsidR="0019347B">
        <w:rPr>
          <w:rFonts w:ascii="Arial" w:hAnsi="Arial" w:cs="Arial"/>
          <w:sz w:val="22"/>
          <w:szCs w:val="22"/>
        </w:rPr>
        <w:t xml:space="preserve"> suitable.</w:t>
      </w:r>
      <w:r w:rsidR="003A223A">
        <w:rPr>
          <w:rFonts w:ascii="Arial" w:hAnsi="Arial" w:cs="Arial"/>
          <w:sz w:val="22"/>
          <w:szCs w:val="22"/>
        </w:rPr>
        <w:t xml:space="preserve"> Critically, our modeling results could provide the rationale for validation in these key populations</w:t>
      </w:r>
      <w:r w:rsidR="008E024C">
        <w:rPr>
          <w:rFonts w:ascii="Arial" w:hAnsi="Arial" w:cs="Arial"/>
          <w:sz w:val="22"/>
          <w:szCs w:val="22"/>
        </w:rPr>
        <w:t>.</w:t>
      </w:r>
      <w:r w:rsidR="0019347B">
        <w:rPr>
          <w:rFonts w:ascii="Arial" w:hAnsi="Arial" w:cs="Arial"/>
          <w:sz w:val="22"/>
          <w:szCs w:val="22"/>
        </w:rPr>
        <w:t xml:space="preserve"> </w:t>
      </w:r>
      <w:r w:rsidR="00775491">
        <w:rPr>
          <w:rFonts w:ascii="Arial" w:hAnsi="Arial" w:cs="Arial"/>
          <w:sz w:val="22"/>
          <w:szCs w:val="22"/>
        </w:rPr>
        <w:t>If TB-TASA does not reach the minimum acceptable performance</w:t>
      </w:r>
      <w:r w:rsidR="006E131A">
        <w:rPr>
          <w:rFonts w:ascii="Arial" w:hAnsi="Arial" w:cs="Arial"/>
          <w:sz w:val="22"/>
          <w:szCs w:val="22"/>
        </w:rPr>
        <w:t xml:space="preserve"> standards based on our models, </w:t>
      </w:r>
      <w:r w:rsidR="008F17FA">
        <w:rPr>
          <w:rFonts w:ascii="Arial" w:hAnsi="Arial" w:cs="Arial"/>
          <w:sz w:val="22"/>
          <w:szCs w:val="22"/>
        </w:rPr>
        <w:t xml:space="preserve">our modeling results will </w:t>
      </w:r>
      <w:r w:rsidR="00A11EF6">
        <w:rPr>
          <w:rFonts w:ascii="Arial" w:hAnsi="Arial" w:cs="Arial"/>
          <w:sz w:val="22"/>
          <w:szCs w:val="22"/>
        </w:rPr>
        <w:t xml:space="preserve">remain </w:t>
      </w:r>
      <w:r w:rsidR="008F17FA" w:rsidRPr="00A46846">
        <w:rPr>
          <w:rFonts w:ascii="Arial" w:hAnsi="Arial" w:cs="Arial"/>
          <w:sz w:val="22"/>
          <w:szCs w:val="22"/>
        </w:rPr>
        <w:t xml:space="preserve">broadly applicable to other </w:t>
      </w:r>
      <w:r w:rsidR="008F17FA">
        <w:rPr>
          <w:rFonts w:ascii="Arial" w:hAnsi="Arial" w:cs="Arial"/>
          <w:sz w:val="22"/>
          <w:szCs w:val="22"/>
        </w:rPr>
        <w:t>assays under development</w:t>
      </w:r>
      <w:r>
        <w:rPr>
          <w:rFonts w:ascii="Arial" w:hAnsi="Arial" w:cs="Arial"/>
          <w:sz w:val="22"/>
          <w:szCs w:val="22"/>
        </w:rPr>
        <w:t xml:space="preserve">, </w:t>
      </w:r>
      <w:r w:rsidR="008F17FA" w:rsidRPr="00A46846">
        <w:rPr>
          <w:rFonts w:ascii="Arial" w:hAnsi="Arial" w:cs="Arial"/>
          <w:sz w:val="22"/>
          <w:szCs w:val="22"/>
        </w:rPr>
        <w:t xml:space="preserve">which could be </w:t>
      </w:r>
      <w:r w:rsidR="00330D0D">
        <w:rPr>
          <w:rFonts w:ascii="Arial" w:hAnsi="Arial" w:cs="Arial"/>
          <w:sz w:val="22"/>
          <w:szCs w:val="22"/>
        </w:rPr>
        <w:t xml:space="preserve">the </w:t>
      </w:r>
      <w:r w:rsidR="008F17FA" w:rsidRPr="00A46846">
        <w:rPr>
          <w:rFonts w:ascii="Arial" w:hAnsi="Arial" w:cs="Arial"/>
          <w:sz w:val="22"/>
          <w:szCs w:val="22"/>
        </w:rPr>
        <w:t xml:space="preserve">focus </w:t>
      </w:r>
      <w:r w:rsidR="008F17FA">
        <w:rPr>
          <w:rFonts w:ascii="Arial" w:hAnsi="Arial" w:cs="Arial"/>
          <w:sz w:val="22"/>
          <w:szCs w:val="22"/>
        </w:rPr>
        <w:t xml:space="preserve">of </w:t>
      </w:r>
      <w:r w:rsidR="00B507CB">
        <w:rPr>
          <w:rFonts w:ascii="Arial" w:hAnsi="Arial" w:cs="Arial"/>
          <w:sz w:val="22"/>
          <w:szCs w:val="22"/>
        </w:rPr>
        <w:t>future work</w:t>
      </w:r>
      <w:r w:rsidR="008F17FA">
        <w:rPr>
          <w:rFonts w:ascii="Arial" w:hAnsi="Arial" w:cs="Arial"/>
          <w:sz w:val="22"/>
          <w:szCs w:val="22"/>
        </w:rPr>
        <w:t xml:space="preserve"> that builds on the </w:t>
      </w:r>
      <w:r w:rsidR="00462425">
        <w:rPr>
          <w:rFonts w:ascii="Arial" w:hAnsi="Arial" w:cs="Arial"/>
          <w:sz w:val="22"/>
          <w:szCs w:val="22"/>
        </w:rPr>
        <w:t xml:space="preserve">flexible </w:t>
      </w:r>
      <w:r w:rsidR="008F17FA">
        <w:rPr>
          <w:rFonts w:ascii="Arial" w:hAnsi="Arial" w:cs="Arial"/>
          <w:sz w:val="22"/>
          <w:szCs w:val="22"/>
        </w:rPr>
        <w:t xml:space="preserve">modeling framework we will develop in this </w:t>
      </w:r>
      <w:commentRangeStart w:id="100"/>
      <w:r w:rsidR="008F17FA">
        <w:rPr>
          <w:rFonts w:ascii="Arial" w:hAnsi="Arial" w:cs="Arial"/>
          <w:sz w:val="22"/>
          <w:szCs w:val="22"/>
        </w:rPr>
        <w:t>project</w:t>
      </w:r>
      <w:commentRangeEnd w:id="100"/>
      <w:r w:rsidR="009666E8">
        <w:rPr>
          <w:rStyle w:val="CommentReference"/>
        </w:rPr>
        <w:commentReference w:id="100"/>
      </w:r>
      <w:r w:rsidR="008F17FA">
        <w:rPr>
          <w:rFonts w:ascii="Arial" w:hAnsi="Arial" w:cs="Arial"/>
          <w:sz w:val="22"/>
          <w:szCs w:val="22"/>
        </w:rPr>
        <w:t>.</w:t>
      </w:r>
      <w:r w:rsidR="008E024C">
        <w:rPr>
          <w:rFonts w:ascii="Arial" w:hAnsi="Arial" w:cs="Arial"/>
          <w:sz w:val="22"/>
          <w:szCs w:val="22"/>
        </w:rPr>
        <w:t xml:space="preserve"> We will make all of our code and modeling tools fully available and reproducible in order to facilitate similar work.</w:t>
      </w:r>
      <w:r w:rsidR="008F17FA">
        <w:rPr>
          <w:rFonts w:ascii="Arial" w:hAnsi="Arial" w:cs="Arial"/>
          <w:sz w:val="22"/>
          <w:szCs w:val="22"/>
        </w:rPr>
        <w:t xml:space="preserve"> </w:t>
      </w:r>
      <w:r>
        <w:rPr>
          <w:rFonts w:ascii="Arial" w:hAnsi="Arial" w:cs="Arial"/>
          <w:sz w:val="22"/>
          <w:szCs w:val="22"/>
        </w:rPr>
        <w:t>(</w:t>
      </w:r>
      <w:r w:rsidR="00040918">
        <w:rPr>
          <w:rFonts w:ascii="Arial" w:hAnsi="Arial" w:cs="Arial"/>
          <w:sz w:val="22"/>
          <w:szCs w:val="22"/>
        </w:rPr>
        <w:t>2</w:t>
      </w:r>
      <w:r w:rsidR="008F17FA">
        <w:rPr>
          <w:rFonts w:ascii="Arial" w:hAnsi="Arial" w:cs="Arial"/>
          <w:sz w:val="22"/>
          <w:szCs w:val="22"/>
        </w:rPr>
        <w:t xml:space="preserve">) </w:t>
      </w:r>
      <w:r w:rsidR="00A55C73">
        <w:rPr>
          <w:rFonts w:ascii="Arial" w:hAnsi="Arial" w:cs="Arial"/>
          <w:sz w:val="22"/>
          <w:szCs w:val="22"/>
        </w:rPr>
        <w:t>Gating entry in TB vaccine trials by TB-TASA status may have important implications for vaccine licensure and policy recommendations for broad use. We will work in tandem with Dr. Pelzer to understand and address these issues,</w:t>
      </w:r>
      <w:r w:rsidR="00156841">
        <w:rPr>
          <w:rFonts w:ascii="Arial" w:hAnsi="Arial" w:cs="Arial"/>
          <w:sz w:val="22"/>
          <w:szCs w:val="22"/>
        </w:rPr>
        <w:t xml:space="preserve"> including the development phase </w:t>
      </w:r>
      <w:r w:rsidR="001B3C91">
        <w:rPr>
          <w:rFonts w:ascii="Arial" w:hAnsi="Arial" w:cs="Arial"/>
          <w:sz w:val="22"/>
          <w:szCs w:val="22"/>
        </w:rPr>
        <w:t xml:space="preserve">(phase 2 or 3) </w:t>
      </w:r>
      <w:r w:rsidR="00156841">
        <w:rPr>
          <w:rFonts w:ascii="Arial" w:hAnsi="Arial" w:cs="Arial"/>
          <w:sz w:val="22"/>
          <w:szCs w:val="22"/>
        </w:rPr>
        <w:t xml:space="preserve">at which TB-TASA screening </w:t>
      </w:r>
      <w:r w:rsidR="001B3C91">
        <w:rPr>
          <w:rFonts w:ascii="Arial" w:hAnsi="Arial" w:cs="Arial"/>
          <w:sz w:val="22"/>
          <w:szCs w:val="22"/>
        </w:rPr>
        <w:t>is appropriate,</w:t>
      </w:r>
      <w:r w:rsidR="00A55C73">
        <w:rPr>
          <w:rFonts w:ascii="Arial" w:hAnsi="Arial" w:cs="Arial"/>
          <w:sz w:val="22"/>
          <w:szCs w:val="22"/>
        </w:rPr>
        <w:t xml:space="preserve"> </w:t>
      </w:r>
      <w:r w:rsidR="008E042A">
        <w:rPr>
          <w:rFonts w:ascii="Arial" w:hAnsi="Arial" w:cs="Arial"/>
          <w:sz w:val="22"/>
          <w:szCs w:val="22"/>
        </w:rPr>
        <w:t xml:space="preserve">to propose trial designs that </w:t>
      </w:r>
      <w:r w:rsidR="00256E18">
        <w:rPr>
          <w:rFonts w:ascii="Arial" w:hAnsi="Arial" w:cs="Arial"/>
          <w:sz w:val="22"/>
          <w:szCs w:val="22"/>
        </w:rPr>
        <w:t>are likely to lead to successful vaccine approval</w:t>
      </w:r>
      <w:r w:rsidR="00A55C73">
        <w:rPr>
          <w:rFonts w:ascii="Arial" w:hAnsi="Arial" w:cs="Arial"/>
          <w:sz w:val="22"/>
          <w:szCs w:val="22"/>
        </w:rPr>
        <w:t xml:space="preserve">. </w:t>
      </w:r>
      <w:r>
        <w:rPr>
          <w:rFonts w:ascii="Arial" w:hAnsi="Arial" w:cs="Arial"/>
          <w:sz w:val="22"/>
          <w:szCs w:val="22"/>
        </w:rPr>
        <w:t>(</w:t>
      </w:r>
      <w:r w:rsidR="00A55C73">
        <w:rPr>
          <w:rFonts w:ascii="Arial" w:hAnsi="Arial" w:cs="Arial"/>
          <w:sz w:val="22"/>
          <w:szCs w:val="22"/>
        </w:rPr>
        <w:t xml:space="preserve">3) </w:t>
      </w:r>
      <w:r w:rsidR="008F17FA" w:rsidRPr="00653FE1">
        <w:rPr>
          <w:rFonts w:ascii="Arial" w:hAnsi="Arial" w:cs="Arial"/>
          <w:sz w:val="22"/>
          <w:szCs w:val="22"/>
        </w:rPr>
        <w:t xml:space="preserve">Cost and logistical </w:t>
      </w:r>
      <w:r w:rsidR="006F3D82">
        <w:rPr>
          <w:rFonts w:ascii="Arial" w:hAnsi="Arial" w:cs="Arial"/>
          <w:sz w:val="22"/>
          <w:szCs w:val="22"/>
        </w:rPr>
        <w:t>consideration</w:t>
      </w:r>
      <w:r w:rsidR="00A54B8C">
        <w:rPr>
          <w:rFonts w:ascii="Arial" w:hAnsi="Arial" w:cs="Arial"/>
          <w:sz w:val="22"/>
          <w:szCs w:val="22"/>
        </w:rPr>
        <w:t xml:space="preserve">s of implementing </w:t>
      </w:r>
      <w:r w:rsidR="00C154B6">
        <w:rPr>
          <w:rFonts w:ascii="Arial" w:hAnsi="Arial" w:cs="Arial"/>
          <w:sz w:val="22"/>
          <w:szCs w:val="22"/>
        </w:rPr>
        <w:t xml:space="preserve">tests for recent </w:t>
      </w:r>
      <w:proofErr w:type="spellStart"/>
      <w:r w:rsidR="00C154B6">
        <w:rPr>
          <w:rFonts w:ascii="Arial" w:hAnsi="Arial" w:cs="Arial"/>
          <w:i/>
          <w:iCs/>
          <w:sz w:val="22"/>
          <w:szCs w:val="22"/>
        </w:rPr>
        <w:t>Mtb</w:t>
      </w:r>
      <w:proofErr w:type="spellEnd"/>
      <w:r w:rsidR="00C154B6">
        <w:rPr>
          <w:rFonts w:ascii="Arial" w:hAnsi="Arial" w:cs="Arial"/>
          <w:i/>
          <w:iCs/>
          <w:sz w:val="22"/>
          <w:szCs w:val="22"/>
        </w:rPr>
        <w:t xml:space="preserve"> </w:t>
      </w:r>
      <w:r w:rsidR="00C154B6">
        <w:rPr>
          <w:rFonts w:ascii="Arial" w:hAnsi="Arial" w:cs="Arial"/>
          <w:sz w:val="22"/>
          <w:szCs w:val="22"/>
        </w:rPr>
        <w:t>infection</w:t>
      </w:r>
      <w:r w:rsidR="006F3D82">
        <w:rPr>
          <w:rFonts w:ascii="Arial" w:hAnsi="Arial" w:cs="Arial"/>
          <w:sz w:val="22"/>
          <w:szCs w:val="22"/>
        </w:rPr>
        <w:t xml:space="preserve"> </w:t>
      </w:r>
      <w:r w:rsidR="00B469F1">
        <w:rPr>
          <w:rFonts w:ascii="Arial" w:hAnsi="Arial" w:cs="Arial"/>
          <w:sz w:val="22"/>
          <w:szCs w:val="22"/>
        </w:rPr>
        <w:t>will not be</w:t>
      </w:r>
      <w:r w:rsidR="008F17FA" w:rsidRPr="00653FE1">
        <w:rPr>
          <w:rFonts w:ascii="Arial" w:hAnsi="Arial" w:cs="Arial"/>
          <w:sz w:val="22"/>
          <w:szCs w:val="22"/>
        </w:rPr>
        <w:t xml:space="preserve"> explicitly evaluate</w:t>
      </w:r>
      <w:r w:rsidR="008F17FA">
        <w:rPr>
          <w:rFonts w:ascii="Arial" w:hAnsi="Arial" w:cs="Arial"/>
          <w:sz w:val="22"/>
          <w:szCs w:val="22"/>
        </w:rPr>
        <w:t>d</w:t>
      </w:r>
      <w:r w:rsidR="009626D4">
        <w:rPr>
          <w:rFonts w:ascii="Arial" w:hAnsi="Arial" w:cs="Arial"/>
          <w:sz w:val="22"/>
          <w:szCs w:val="22"/>
        </w:rPr>
        <w:t xml:space="preserve">. </w:t>
      </w:r>
      <w:r w:rsidR="005475A7">
        <w:rPr>
          <w:rFonts w:ascii="Arial" w:eastAsia="Arial" w:hAnsi="Arial" w:cs="Arial"/>
          <w:color w:val="000000" w:themeColor="text1"/>
          <w:sz w:val="22"/>
          <w:szCs w:val="22"/>
        </w:rPr>
        <w:t>However, o</w:t>
      </w:r>
      <w:r w:rsidR="009626D4">
        <w:rPr>
          <w:rFonts w:ascii="Arial" w:eastAsia="Arial" w:hAnsi="Arial" w:cs="Arial"/>
          <w:color w:val="000000" w:themeColor="text1"/>
          <w:sz w:val="22"/>
          <w:szCs w:val="22"/>
        </w:rPr>
        <w:t xml:space="preserve">ur proposal coincides with ongoing efforts at SATVI to </w:t>
      </w:r>
      <w:r w:rsidR="00851E42">
        <w:rPr>
          <w:rFonts w:ascii="Arial" w:eastAsia="Arial" w:hAnsi="Arial" w:cs="Arial"/>
          <w:color w:val="000000" w:themeColor="text1"/>
          <w:sz w:val="22"/>
          <w:szCs w:val="22"/>
        </w:rPr>
        <w:t>develop cartridge-based platforms</w:t>
      </w:r>
      <w:r w:rsidR="00DE4F94">
        <w:rPr>
          <w:rFonts w:ascii="Arial" w:eastAsia="Arial" w:hAnsi="Arial" w:cs="Arial"/>
          <w:color w:val="000000" w:themeColor="text1"/>
          <w:sz w:val="22"/>
          <w:szCs w:val="22"/>
        </w:rPr>
        <w:t xml:space="preserve">, emulating similar approaches for IGRA </w:t>
      </w:r>
      <w:r w:rsidR="00DE4F94">
        <w:rPr>
          <w:rFonts w:ascii="Arial" w:eastAsia="Arial" w:hAnsi="Arial" w:cs="Arial"/>
          <w:color w:val="000000" w:themeColor="text1"/>
          <w:sz w:val="22"/>
          <w:szCs w:val="22"/>
        </w:rPr>
        <w:fldChar w:fldCharType="begin"/>
      </w:r>
      <w:r w:rsidR="00900AE7">
        <w:rPr>
          <w:rFonts w:ascii="Arial" w:eastAsia="Arial" w:hAnsi="Arial" w:cs="Arial"/>
          <w:color w:val="000000" w:themeColor="text1"/>
          <w:sz w:val="22"/>
          <w:szCs w:val="22"/>
        </w:rPr>
        <w:instrText xml:space="preserve"> ADDIN ZOTERO_ITEM CSL_CITATION {"citationID":"SpIy1k3y","properties":{"formattedCitation":"\\super 33\\nosupersub{}","plainCitation":"33","noteIndex":0},"citationItems":[{"id":2049,"uris":["http://zotero.org/users/6528344/items/KWT9X3RZ"],"itemData":{"id":2049,"type":"article-journal","abstract":"A microfluidic-based system enables fast screening of Mycobacterium tuberculosis infection through analysis of specific T-cell responses.","container-title":"Nature Biomedical Engineering","DOI":"10.1038/s41551-025-01441-5","ISSN":"2157-846X","journalAbbreviation":"Nat. Biomed. Eng","language":"en","license":"2025 The Author(s)","note":"publisher: Nature Publishing Group","page":"1-11","source":"www-nature-com.proxy.library.emory.edu","title":"Self-powered rapid antigen-specific T-cell response assay for Mycobacterium tuberculosis infections","author":[{"family":"Ning","given":"Bo"},{"family":"Chandra","given":"Sutapa"},{"family":"Pan","given":"Yongchun"},{"family":"Sharan","given":"Riti"},{"family":"Ha","given":"Ngan"},{"family":"Singh","given":"Sanjay"},{"family":"Portillo Varela","given":"Alexandra"},{"family":"Li","given":"Lin"},{"family":"Wu","given":"Qingli"},{"family":"Kay","given":"Alexander"},{"family":"Maphalala","given":"Gugu P."},{"family":"Adu-Gyamfi","given":"Clement"},{"family":"Carrero Longlax","given":"Santiago"},{"family":"Mandalakas","given":"Anna M."},{"family":"Mehra","given":"Smriti"},{"family":"Lyon","given":"Christopher J."},{"family":"Graviss","given":"Edward A."},{"family":"DiNardo","given":"Andrew R."},{"family":"Hu","given":"Tony"}],"issued":{"date-parts":[["2025",6,27]]}}}],"schema":"https://github.com/citation-style-language/schema/raw/master/csl-citation.json"} </w:instrText>
      </w:r>
      <w:r w:rsidR="00DE4F94">
        <w:rPr>
          <w:rFonts w:ascii="Arial" w:eastAsia="Arial" w:hAnsi="Arial" w:cs="Arial"/>
          <w:color w:val="000000" w:themeColor="text1"/>
          <w:sz w:val="22"/>
          <w:szCs w:val="22"/>
        </w:rPr>
        <w:fldChar w:fldCharType="separate"/>
      </w:r>
      <w:r w:rsidR="00900AE7" w:rsidRPr="00900AE7">
        <w:rPr>
          <w:rFonts w:ascii="Arial" w:eastAsiaTheme="minorHAnsi" w:hAnsi="Arial" w:cs="Arial"/>
          <w:color w:val="000000"/>
          <w:kern w:val="0"/>
          <w:sz w:val="22"/>
          <w:vertAlign w:val="superscript"/>
        </w:rPr>
        <w:t>33</w:t>
      </w:r>
      <w:r w:rsidR="00DE4F94">
        <w:rPr>
          <w:rFonts w:ascii="Arial" w:eastAsia="Arial" w:hAnsi="Arial" w:cs="Arial"/>
          <w:color w:val="000000" w:themeColor="text1"/>
          <w:sz w:val="22"/>
          <w:szCs w:val="22"/>
        </w:rPr>
        <w:fldChar w:fldCharType="end"/>
      </w:r>
      <w:r w:rsidR="00DE4F94">
        <w:rPr>
          <w:rFonts w:ascii="Arial" w:eastAsia="Arial" w:hAnsi="Arial" w:cs="Arial"/>
          <w:color w:val="000000" w:themeColor="text1"/>
          <w:sz w:val="22"/>
          <w:szCs w:val="22"/>
        </w:rPr>
        <w:t>,</w:t>
      </w:r>
      <w:r w:rsidR="00851E42">
        <w:rPr>
          <w:rFonts w:ascii="Arial" w:eastAsia="Arial" w:hAnsi="Arial" w:cs="Arial"/>
          <w:color w:val="000000" w:themeColor="text1"/>
          <w:sz w:val="22"/>
          <w:szCs w:val="22"/>
        </w:rPr>
        <w:t xml:space="preserve"> that would allow</w:t>
      </w:r>
      <w:r w:rsidR="009626D4">
        <w:rPr>
          <w:rFonts w:ascii="Arial" w:eastAsia="Arial" w:hAnsi="Arial" w:cs="Arial"/>
          <w:color w:val="000000" w:themeColor="text1"/>
          <w:sz w:val="22"/>
          <w:szCs w:val="22"/>
        </w:rPr>
        <w:t xml:space="preserve"> for broader use</w:t>
      </w:r>
      <w:r w:rsidR="00851E42">
        <w:rPr>
          <w:rFonts w:ascii="Arial" w:eastAsia="Arial" w:hAnsi="Arial" w:cs="Arial"/>
          <w:color w:val="000000" w:themeColor="text1"/>
          <w:sz w:val="22"/>
          <w:szCs w:val="22"/>
        </w:rPr>
        <w:t xml:space="preserve"> of TB-TASA and</w:t>
      </w:r>
      <w:r w:rsidR="009626D4">
        <w:rPr>
          <w:rFonts w:ascii="Arial" w:eastAsia="Arial" w:hAnsi="Arial" w:cs="Arial"/>
          <w:color w:val="000000" w:themeColor="text1"/>
          <w:sz w:val="22"/>
          <w:szCs w:val="22"/>
        </w:rPr>
        <w:t xml:space="preserve"> bring the assay closer to point-of-care</w:t>
      </w:r>
      <w:r w:rsidR="00DE4F94">
        <w:rPr>
          <w:rFonts w:ascii="Arial" w:eastAsia="Arial" w:hAnsi="Arial" w:cs="Arial"/>
          <w:color w:val="000000" w:themeColor="text1"/>
          <w:sz w:val="22"/>
          <w:szCs w:val="22"/>
        </w:rPr>
        <w:t>.</w:t>
      </w:r>
      <w:r w:rsidR="00BD4796">
        <w:rPr>
          <w:rFonts w:ascii="Arial" w:eastAsia="Arial" w:hAnsi="Arial" w:cs="Arial"/>
          <w:color w:val="000000" w:themeColor="text1"/>
          <w:sz w:val="22"/>
          <w:szCs w:val="22"/>
        </w:rPr>
        <w:t xml:space="preserve"> </w:t>
      </w:r>
      <w:r w:rsidR="00851E42">
        <w:rPr>
          <w:rFonts w:ascii="Arial" w:hAnsi="Arial" w:cs="Arial"/>
          <w:sz w:val="22"/>
          <w:szCs w:val="22"/>
        </w:rPr>
        <w:t>F</w:t>
      </w:r>
      <w:r w:rsidR="00121505">
        <w:rPr>
          <w:rFonts w:ascii="Arial" w:hAnsi="Arial" w:cs="Arial"/>
          <w:sz w:val="22"/>
          <w:szCs w:val="22"/>
        </w:rPr>
        <w:t>uture work should comprehensively</w:t>
      </w:r>
      <w:r w:rsidR="008F17FA">
        <w:rPr>
          <w:rFonts w:ascii="Arial" w:hAnsi="Arial" w:cs="Arial"/>
          <w:sz w:val="22"/>
          <w:szCs w:val="22"/>
        </w:rPr>
        <w:t xml:space="preserve"> assess practical and financial considerations of implementation. </w:t>
      </w:r>
    </w:p>
    <w:p w14:paraId="5A66ED74" w14:textId="79373CC7" w:rsidR="00393EBB" w:rsidRPr="002A1471" w:rsidRDefault="008F17FA" w:rsidP="000C58E8">
      <w:pPr>
        <w:spacing w:line="240" w:lineRule="auto"/>
        <w:jc w:val="both"/>
        <w:rPr>
          <w:rFonts w:ascii="Arial" w:hAnsi="Arial"/>
          <w:b/>
          <w:sz w:val="22"/>
        </w:rPr>
      </w:pPr>
      <w:r w:rsidRPr="002A1471">
        <w:rPr>
          <w:rFonts w:ascii="Arial" w:hAnsi="Arial" w:cs="Arial"/>
          <w:b/>
          <w:bCs/>
          <w:sz w:val="22"/>
          <w:szCs w:val="22"/>
        </w:rPr>
        <w:t>Public health significance</w:t>
      </w:r>
      <w:commentRangeStart w:id="101"/>
      <w:r w:rsidRPr="002A1471">
        <w:rPr>
          <w:rFonts w:ascii="Arial" w:hAnsi="Arial" w:cs="Arial"/>
          <w:b/>
          <w:bCs/>
          <w:sz w:val="22"/>
          <w:szCs w:val="22"/>
        </w:rPr>
        <w:t>.</w:t>
      </w:r>
      <w:commentRangeEnd w:id="101"/>
      <w:r w:rsidR="00A67B45">
        <w:rPr>
          <w:rStyle w:val="CommentReference"/>
        </w:rPr>
        <w:commentReference w:id="101"/>
      </w:r>
      <w:r w:rsidRPr="002A1471">
        <w:rPr>
          <w:rFonts w:ascii="Arial" w:hAnsi="Arial" w:cs="Arial"/>
          <w:b/>
          <w:bCs/>
          <w:sz w:val="22"/>
          <w:szCs w:val="22"/>
        </w:rPr>
        <w:t xml:space="preserve"> </w:t>
      </w:r>
      <w:r w:rsidR="003472E7" w:rsidRPr="002A1471">
        <w:rPr>
          <w:rFonts w:ascii="Arial" w:hAnsi="Arial" w:cs="Arial"/>
          <w:sz w:val="22"/>
          <w:szCs w:val="22"/>
        </w:rPr>
        <w:t>N</w:t>
      </w:r>
      <w:r w:rsidRPr="002A1471">
        <w:rPr>
          <w:rFonts w:ascii="Arial" w:hAnsi="Arial" w:cs="Arial"/>
          <w:sz w:val="22"/>
          <w:szCs w:val="22"/>
        </w:rPr>
        <w:t xml:space="preserve">ew diagnostics and new vaccines offer immense promise to reduce the global burden of TB. </w:t>
      </w:r>
      <w:commentRangeStart w:id="102"/>
      <w:r w:rsidR="002A1471" w:rsidRPr="002A1471">
        <w:rPr>
          <w:rFonts w:ascii="Arial" w:hAnsi="Arial"/>
          <w:sz w:val="22"/>
        </w:rPr>
        <w:t>The field of TB</w:t>
      </w:r>
      <w:commentRangeEnd w:id="102"/>
      <w:r w:rsidR="00D527BA">
        <w:rPr>
          <w:rStyle w:val="CommentReference"/>
        </w:rPr>
        <w:commentReference w:id="102"/>
      </w:r>
      <w:r w:rsidR="002A1471" w:rsidRPr="002A1471">
        <w:rPr>
          <w:rFonts w:ascii="Arial" w:hAnsi="Arial"/>
          <w:sz w:val="22"/>
        </w:rPr>
        <w:t xml:space="preserve"> has become accustomed to suboptimal tools (</w:t>
      </w:r>
      <w:r w:rsidR="002A1471" w:rsidRPr="002A1471">
        <w:rPr>
          <w:rFonts w:ascii="Arial" w:hAnsi="Arial"/>
          <w:i/>
          <w:sz w:val="22"/>
        </w:rPr>
        <w:t>i.e.,</w:t>
      </w:r>
      <w:r w:rsidR="002A1471" w:rsidRPr="002A1471">
        <w:rPr>
          <w:rFonts w:ascii="Arial" w:hAnsi="Arial"/>
          <w:sz w:val="22"/>
        </w:rPr>
        <w:t xml:space="preserve"> IGRA) to assess infection status and lagged metrics based on TB case incidence to monitor intervention efficacy</w:t>
      </w:r>
      <w:r w:rsidR="002A1471" w:rsidRPr="002A1471">
        <w:rPr>
          <w:rFonts w:ascii="Arial" w:hAnsi="Arial" w:cs="Arial"/>
          <w:sz w:val="22"/>
          <w:szCs w:val="22"/>
        </w:rPr>
        <w:t xml:space="preserve">. </w:t>
      </w:r>
      <w:r>
        <w:rPr>
          <w:rFonts w:ascii="Arial" w:hAnsi="Arial" w:cs="Arial"/>
          <w:sz w:val="22"/>
          <w:szCs w:val="22"/>
        </w:rPr>
        <w:t xml:space="preserve">Approaches towards developing new tools should be bold, fast, and rigorous. To that end, we propose to model the potential use-cases of innovative new diagnostics </w:t>
      </w:r>
      <w:r w:rsidRPr="00B469F1">
        <w:rPr>
          <w:rFonts w:ascii="Arial" w:hAnsi="Arial" w:cs="Arial"/>
          <w:i/>
          <w:iCs/>
          <w:sz w:val="22"/>
          <w:szCs w:val="22"/>
        </w:rPr>
        <w:t>alongside their development</w:t>
      </w:r>
      <w:r>
        <w:rPr>
          <w:rFonts w:ascii="Arial" w:hAnsi="Arial" w:cs="Arial"/>
          <w:sz w:val="22"/>
          <w:szCs w:val="22"/>
        </w:rPr>
        <w:t>, parallelizing key steps in th</w:t>
      </w:r>
      <w:r w:rsidR="00271A56">
        <w:rPr>
          <w:rFonts w:ascii="Arial" w:hAnsi="Arial" w:cs="Arial"/>
          <w:sz w:val="22"/>
          <w:szCs w:val="22"/>
        </w:rPr>
        <w:t>is</w:t>
      </w:r>
      <w:r>
        <w:rPr>
          <w:rFonts w:ascii="Arial" w:hAnsi="Arial" w:cs="Arial"/>
          <w:sz w:val="22"/>
          <w:szCs w:val="22"/>
        </w:rPr>
        <w:t xml:space="preserve"> process to accelerate adoption and implementation. This project will deliver (1) a target profile for key public health application of tests for recent infection which will guide their further development; and (2) practical insights into the potential impact of these tools for use in vaccine trials and </w:t>
      </w:r>
      <w:r w:rsidR="00DE4F94">
        <w:rPr>
          <w:rFonts w:ascii="Arial" w:hAnsi="Arial" w:cs="Arial"/>
          <w:sz w:val="22"/>
          <w:szCs w:val="22"/>
        </w:rPr>
        <w:t xml:space="preserve">for evaluation of interventions aiming to disrupt </w:t>
      </w:r>
      <w:proofErr w:type="spellStart"/>
      <w:r w:rsidR="00DE4F94">
        <w:rPr>
          <w:rFonts w:ascii="Arial" w:hAnsi="Arial" w:cs="Arial"/>
          <w:i/>
          <w:iCs/>
          <w:sz w:val="22"/>
          <w:szCs w:val="22"/>
        </w:rPr>
        <w:t>Mtb</w:t>
      </w:r>
      <w:proofErr w:type="spellEnd"/>
      <w:r w:rsidR="00DE4F94">
        <w:rPr>
          <w:rFonts w:ascii="Arial" w:hAnsi="Arial" w:cs="Arial"/>
          <w:i/>
          <w:iCs/>
          <w:sz w:val="22"/>
          <w:szCs w:val="22"/>
        </w:rPr>
        <w:t xml:space="preserve"> </w:t>
      </w:r>
      <w:r w:rsidR="00DE4F94">
        <w:rPr>
          <w:rFonts w:ascii="Arial" w:hAnsi="Arial" w:cs="Arial"/>
          <w:sz w:val="22"/>
          <w:szCs w:val="22"/>
        </w:rPr>
        <w:t>transmission</w:t>
      </w:r>
      <w:r>
        <w:rPr>
          <w:rFonts w:ascii="Arial" w:hAnsi="Arial" w:cs="Arial"/>
          <w:sz w:val="22"/>
          <w:szCs w:val="22"/>
        </w:rPr>
        <w:t>. Together, these outputs will create a roadmap for the rapid implementation of these tools in curbing the TB epidemic</w:t>
      </w:r>
      <w:r w:rsidR="0031424C">
        <w:rPr>
          <w:rFonts w:ascii="Arial" w:hAnsi="Arial" w:cs="Arial"/>
          <w:sz w:val="22"/>
          <w:szCs w:val="22"/>
        </w:rPr>
        <w:t>, providing opportunities for improved health outcomes globally and in the U.S</w:t>
      </w:r>
      <w:r>
        <w:rPr>
          <w:rFonts w:ascii="Arial" w:hAnsi="Arial" w:cs="Arial"/>
          <w:sz w:val="22"/>
          <w:szCs w:val="22"/>
        </w:rPr>
        <w:t xml:space="preserve">. </w:t>
      </w:r>
    </w:p>
    <w:p w14:paraId="344E75D8" w14:textId="77777777" w:rsidR="00393EBB" w:rsidRDefault="00393EBB" w:rsidP="00132655">
      <w:pPr>
        <w:spacing w:after="0" w:line="240" w:lineRule="auto"/>
        <w:jc w:val="both"/>
        <w:rPr>
          <w:rFonts w:ascii="Arial" w:hAnsi="Arial" w:cs="Arial"/>
          <w:color w:val="EE0000"/>
          <w:sz w:val="22"/>
          <w:szCs w:val="22"/>
        </w:rPr>
      </w:pPr>
    </w:p>
    <w:p w14:paraId="2171BBAB" w14:textId="77777777" w:rsidR="008F17FA" w:rsidRDefault="008F17FA" w:rsidP="00C61B94">
      <w:pPr>
        <w:spacing w:line="240" w:lineRule="auto"/>
        <w:jc w:val="both"/>
        <w:rPr>
          <w:rFonts w:ascii="Arial" w:hAnsi="Arial" w:cs="Arial"/>
          <w:b/>
          <w:bCs/>
          <w:sz w:val="22"/>
          <w:szCs w:val="22"/>
        </w:rPr>
      </w:pPr>
      <w:r>
        <w:rPr>
          <w:rFonts w:ascii="Arial" w:hAnsi="Arial" w:cs="Arial"/>
          <w:b/>
          <w:bCs/>
          <w:sz w:val="22"/>
          <w:szCs w:val="22"/>
        </w:rPr>
        <w:t>REFERENCES</w:t>
      </w:r>
    </w:p>
    <w:p w14:paraId="59C40A71" w14:textId="77777777" w:rsidR="00900AE7" w:rsidRPr="00900AE7" w:rsidRDefault="008F17FA" w:rsidP="00900AE7">
      <w:pPr>
        <w:pStyle w:val="Bibliography"/>
        <w:rPr>
          <w:rFonts w:ascii="Arial" w:eastAsiaTheme="minorHAnsi" w:hAnsi="Arial" w:cs="Arial"/>
          <w:sz w:val="22"/>
        </w:rPr>
      </w:pPr>
      <w:r>
        <w:rPr>
          <w:rFonts w:ascii="Arial" w:hAnsi="Arial" w:cs="Arial"/>
          <w:b/>
          <w:bCs/>
          <w:sz w:val="22"/>
          <w:szCs w:val="22"/>
        </w:rPr>
        <w:fldChar w:fldCharType="begin"/>
      </w:r>
      <w:r w:rsidR="00900AE7">
        <w:rPr>
          <w:rFonts w:ascii="Arial" w:hAnsi="Arial" w:cs="Arial"/>
          <w:b/>
          <w:bCs/>
          <w:sz w:val="22"/>
          <w:szCs w:val="22"/>
        </w:rPr>
        <w:instrText xml:space="preserve"> ADDIN ZOTERO_BIBL {"uncited":[],"omitted":[],"custom":[]} CSL_BIBLIOGRAPHY </w:instrText>
      </w:r>
      <w:r>
        <w:rPr>
          <w:rFonts w:ascii="Arial" w:hAnsi="Arial" w:cs="Arial"/>
          <w:b/>
          <w:bCs/>
          <w:sz w:val="22"/>
          <w:szCs w:val="22"/>
        </w:rPr>
        <w:fldChar w:fldCharType="separate"/>
      </w:r>
      <w:r w:rsidR="00900AE7" w:rsidRPr="00900AE7">
        <w:rPr>
          <w:rFonts w:ascii="Arial" w:eastAsiaTheme="minorHAnsi" w:hAnsi="Arial" w:cs="Arial"/>
          <w:sz w:val="22"/>
        </w:rPr>
        <w:t>1.</w:t>
      </w:r>
      <w:r w:rsidR="00900AE7" w:rsidRPr="00900AE7">
        <w:rPr>
          <w:rFonts w:ascii="Arial" w:eastAsiaTheme="minorHAnsi" w:hAnsi="Arial" w:cs="Arial"/>
          <w:sz w:val="22"/>
        </w:rPr>
        <w:tab/>
        <w:t>Global Tuberculosis Report 2024. Accessed February 19, 2025. https://www.who.int/teams/global-tuberculosis-programme/tb-reports/global-tuberculosis-report-2024</w:t>
      </w:r>
    </w:p>
    <w:p w14:paraId="50D18890"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2.</w:t>
      </w:r>
      <w:r w:rsidRPr="00900AE7">
        <w:rPr>
          <w:rFonts w:ascii="Arial" w:eastAsiaTheme="minorHAnsi" w:hAnsi="Arial" w:cs="Arial"/>
          <w:sz w:val="22"/>
        </w:rPr>
        <w:tab/>
        <w:t>CDC. Provisional 2024 Tuberculosis Data, United States. Tuberculosis Data. March 12, 2025. Accessed August 14, 2025. https://www.cdc.gov/tb-data/2024-provisional/index.html</w:t>
      </w:r>
    </w:p>
    <w:p w14:paraId="1170CB4A"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3.</w:t>
      </w:r>
      <w:r w:rsidRPr="00900AE7">
        <w:rPr>
          <w:rFonts w:ascii="Arial" w:eastAsiaTheme="minorHAnsi" w:hAnsi="Arial" w:cs="Arial"/>
          <w:sz w:val="22"/>
        </w:rPr>
        <w:tab/>
        <w:t xml:space="preserve">Menzies NA, Swartwood NA, Cohen T, et al. The long-term effects of domestic and international tuberculosis service improvements on tuberculosis trends within the USA: a mathematical modelling study. </w:t>
      </w:r>
      <w:r w:rsidRPr="00900AE7">
        <w:rPr>
          <w:rFonts w:ascii="Arial" w:eastAsiaTheme="minorHAnsi" w:hAnsi="Arial" w:cs="Arial"/>
          <w:i/>
          <w:iCs/>
          <w:sz w:val="22"/>
        </w:rPr>
        <w:t>Lancet Public Health</w:t>
      </w:r>
      <w:r w:rsidRPr="00900AE7">
        <w:rPr>
          <w:rFonts w:ascii="Arial" w:eastAsiaTheme="minorHAnsi" w:hAnsi="Arial" w:cs="Arial"/>
          <w:sz w:val="22"/>
        </w:rPr>
        <w:t>. 2024;9(8):e573-e582. doi:10.1016/S2468-2667(24)00150-6</w:t>
      </w:r>
    </w:p>
    <w:p w14:paraId="2F339A98"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4.</w:t>
      </w:r>
      <w:r w:rsidRPr="00900AE7">
        <w:rPr>
          <w:rFonts w:ascii="Arial" w:eastAsiaTheme="minorHAnsi" w:hAnsi="Arial" w:cs="Arial"/>
          <w:sz w:val="22"/>
        </w:rPr>
        <w:tab/>
        <w:t>CDC. Provisional 2024 Tuberculosis Data, United States. Tuberculosis Data. March 12, 2025. Accessed October 2, 2025. https://www.cdc.gov/tb-data/2024-provisional/index.html</w:t>
      </w:r>
    </w:p>
    <w:p w14:paraId="69BE8259"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lastRenderedPageBreak/>
        <w:t>5.</w:t>
      </w:r>
      <w:r w:rsidRPr="00900AE7">
        <w:rPr>
          <w:rFonts w:ascii="Arial" w:eastAsiaTheme="minorHAnsi" w:hAnsi="Arial" w:cs="Arial"/>
          <w:sz w:val="22"/>
        </w:rPr>
        <w:tab/>
        <w:t xml:space="preserve">Menzies NA, Swartwood N, Testa C, et al. Time Since Infection and Risks of Future Disease for Individuals with Mycobacterium tuberculosis Infection in the United States. </w:t>
      </w:r>
      <w:r w:rsidRPr="00900AE7">
        <w:rPr>
          <w:rFonts w:ascii="Arial" w:eastAsiaTheme="minorHAnsi" w:hAnsi="Arial" w:cs="Arial"/>
          <w:i/>
          <w:iCs/>
          <w:sz w:val="22"/>
        </w:rPr>
        <w:t>Epidemiol Camb Mass</w:t>
      </w:r>
      <w:r w:rsidRPr="00900AE7">
        <w:rPr>
          <w:rFonts w:ascii="Arial" w:eastAsiaTheme="minorHAnsi" w:hAnsi="Arial" w:cs="Arial"/>
          <w:sz w:val="22"/>
        </w:rPr>
        <w:t>. 2021;32(1):70-78. doi:10.1097/EDE.0000000000001271</w:t>
      </w:r>
    </w:p>
    <w:p w14:paraId="4C9B74F6"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6.</w:t>
      </w:r>
      <w:r w:rsidRPr="00900AE7">
        <w:rPr>
          <w:rFonts w:ascii="Arial" w:eastAsiaTheme="minorHAnsi" w:hAnsi="Arial" w:cs="Arial"/>
          <w:sz w:val="22"/>
        </w:rPr>
        <w:tab/>
        <w:t xml:space="preserve">Lu LL, Smith MT, Yu KKQ, et al. IFN-γ-independent immune markers of Mycobacterium tuberculosis exposure. </w:t>
      </w:r>
      <w:r w:rsidRPr="00900AE7">
        <w:rPr>
          <w:rFonts w:ascii="Arial" w:eastAsiaTheme="minorHAnsi" w:hAnsi="Arial" w:cs="Arial"/>
          <w:i/>
          <w:iCs/>
          <w:sz w:val="22"/>
        </w:rPr>
        <w:t>Nat Med</w:t>
      </w:r>
      <w:r w:rsidRPr="00900AE7">
        <w:rPr>
          <w:rFonts w:ascii="Arial" w:eastAsiaTheme="minorHAnsi" w:hAnsi="Arial" w:cs="Arial"/>
          <w:sz w:val="22"/>
        </w:rPr>
        <w:t>. 2019;25(6):977-987. doi:10.1038/s41591-019-0441-3</w:t>
      </w:r>
    </w:p>
    <w:p w14:paraId="02E2D90A"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7.</w:t>
      </w:r>
      <w:r w:rsidRPr="00900AE7">
        <w:rPr>
          <w:rFonts w:ascii="Arial" w:eastAsiaTheme="minorHAnsi" w:hAnsi="Arial" w:cs="Arial"/>
          <w:sz w:val="22"/>
        </w:rPr>
        <w:tab/>
        <w:t xml:space="preserve">Stein CM, Nsereko M, Malone LL, et al. Long-term Stability of Resistance to Latent Mycobacterium tuberculosis Infection in Highly Exposed Tuberculosis Household Contacts in Kampala, Uganda. </w:t>
      </w:r>
      <w:r w:rsidRPr="00900AE7">
        <w:rPr>
          <w:rFonts w:ascii="Arial" w:eastAsiaTheme="minorHAnsi" w:hAnsi="Arial" w:cs="Arial"/>
          <w:i/>
          <w:iCs/>
          <w:sz w:val="22"/>
        </w:rPr>
        <w:t>Clin Infect Dis Off Publ Infect Dis Soc Am</w:t>
      </w:r>
      <w:r w:rsidRPr="00900AE7">
        <w:rPr>
          <w:rFonts w:ascii="Arial" w:eastAsiaTheme="minorHAnsi" w:hAnsi="Arial" w:cs="Arial"/>
          <w:sz w:val="22"/>
        </w:rPr>
        <w:t>. 2019;68(10):1705-1712. doi:10.1093/cid/ciy751</w:t>
      </w:r>
    </w:p>
    <w:p w14:paraId="53ACF5AD"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8.</w:t>
      </w:r>
      <w:r w:rsidRPr="00900AE7">
        <w:rPr>
          <w:rFonts w:ascii="Arial" w:eastAsiaTheme="minorHAnsi" w:hAnsi="Arial" w:cs="Arial"/>
          <w:sz w:val="22"/>
        </w:rPr>
        <w:tab/>
        <w:t>An investment case for new tuberculosis vaccines. Accessed February 8, 2023. https://www.who.int/publications-detail-redirect/9789240064690</w:t>
      </w:r>
    </w:p>
    <w:p w14:paraId="2D59CBA9"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9.</w:t>
      </w:r>
      <w:r w:rsidRPr="00900AE7">
        <w:rPr>
          <w:rFonts w:ascii="Arial" w:eastAsiaTheme="minorHAnsi" w:hAnsi="Arial" w:cs="Arial"/>
          <w:sz w:val="22"/>
        </w:rPr>
        <w:tab/>
        <w:t xml:space="preserve">Andrews JR, Hatherill M, Mahomed H, et al. The dynamics of QuantiFERON-TB gold in-tube conversion and reversion in a cohort of South African adolescents. </w:t>
      </w:r>
      <w:r w:rsidRPr="00900AE7">
        <w:rPr>
          <w:rFonts w:ascii="Arial" w:eastAsiaTheme="minorHAnsi" w:hAnsi="Arial" w:cs="Arial"/>
          <w:i/>
          <w:iCs/>
          <w:sz w:val="22"/>
        </w:rPr>
        <w:t>Am J Respir Crit Care Med</w:t>
      </w:r>
      <w:r w:rsidRPr="00900AE7">
        <w:rPr>
          <w:rFonts w:ascii="Arial" w:eastAsiaTheme="minorHAnsi" w:hAnsi="Arial" w:cs="Arial"/>
          <w:sz w:val="22"/>
        </w:rPr>
        <w:t>. 2015;191(5):584-591. doi:10.1164/rccm.201409-1704OC</w:t>
      </w:r>
    </w:p>
    <w:p w14:paraId="68E6ECC2"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10.</w:t>
      </w:r>
      <w:r w:rsidRPr="00900AE7">
        <w:rPr>
          <w:rFonts w:ascii="Arial" w:eastAsiaTheme="minorHAnsi" w:hAnsi="Arial" w:cs="Arial"/>
          <w:sz w:val="22"/>
        </w:rPr>
        <w:tab/>
        <w:t xml:space="preserve">Dowdy DW, Behr MA. Are we underestimating the annual risk of infection with Mycobacterium tuberculosis in high-burden settings? </w:t>
      </w:r>
      <w:r w:rsidRPr="00900AE7">
        <w:rPr>
          <w:rFonts w:ascii="Arial" w:eastAsiaTheme="minorHAnsi" w:hAnsi="Arial" w:cs="Arial"/>
          <w:i/>
          <w:iCs/>
          <w:sz w:val="22"/>
        </w:rPr>
        <w:t>Lancet Infect Dis</w:t>
      </w:r>
      <w:r w:rsidRPr="00900AE7">
        <w:rPr>
          <w:rFonts w:ascii="Arial" w:eastAsiaTheme="minorHAnsi" w:hAnsi="Arial" w:cs="Arial"/>
          <w:sz w:val="22"/>
        </w:rPr>
        <w:t>. 2022;22(9):e271-e278. doi:10.1016/S1473-3099(22)00153-0</w:t>
      </w:r>
    </w:p>
    <w:p w14:paraId="7E15AA8F"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11.</w:t>
      </w:r>
      <w:r w:rsidRPr="00900AE7">
        <w:rPr>
          <w:rFonts w:ascii="Arial" w:eastAsiaTheme="minorHAnsi" w:hAnsi="Arial" w:cs="Arial"/>
          <w:sz w:val="22"/>
        </w:rPr>
        <w:tab/>
        <w:t xml:space="preserve">Patterson B, Hermans S, Wood R, Cobelens F. Quantification of tuberculosis exposure in a high-burdened setting. </w:t>
      </w:r>
      <w:r w:rsidRPr="00900AE7">
        <w:rPr>
          <w:rFonts w:ascii="Arial" w:eastAsiaTheme="minorHAnsi" w:hAnsi="Arial" w:cs="Arial"/>
          <w:i/>
          <w:iCs/>
          <w:sz w:val="22"/>
        </w:rPr>
        <w:t>Sci Rep</w:t>
      </w:r>
      <w:r w:rsidRPr="00900AE7">
        <w:rPr>
          <w:rFonts w:ascii="Arial" w:eastAsiaTheme="minorHAnsi" w:hAnsi="Arial" w:cs="Arial"/>
          <w:sz w:val="22"/>
        </w:rPr>
        <w:t>. 2025;15(1):22687. doi:10.1038/s41598-024-81558-w</w:t>
      </w:r>
    </w:p>
    <w:p w14:paraId="203D3938"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12.</w:t>
      </w:r>
      <w:r w:rsidRPr="00900AE7">
        <w:rPr>
          <w:rFonts w:ascii="Arial" w:eastAsiaTheme="minorHAnsi" w:hAnsi="Arial" w:cs="Arial"/>
          <w:sz w:val="22"/>
        </w:rPr>
        <w:tab/>
        <w:t xml:space="preserve">Rieder HL. Socialization patterns are key to the transmission dynamics of tuberculosis. </w:t>
      </w:r>
      <w:r w:rsidRPr="00900AE7">
        <w:rPr>
          <w:rFonts w:ascii="Arial" w:eastAsiaTheme="minorHAnsi" w:hAnsi="Arial" w:cs="Arial"/>
          <w:i/>
          <w:iCs/>
          <w:sz w:val="22"/>
        </w:rPr>
        <w:t>Int J Tuberc Lung Dis</w:t>
      </w:r>
      <w:r w:rsidRPr="00900AE7">
        <w:rPr>
          <w:rFonts w:ascii="Arial" w:eastAsiaTheme="minorHAnsi" w:hAnsi="Arial" w:cs="Arial"/>
          <w:sz w:val="22"/>
        </w:rPr>
        <w:t>. 1999;3(3):177-178.</w:t>
      </w:r>
    </w:p>
    <w:p w14:paraId="67C8EA30"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13.</w:t>
      </w:r>
      <w:r w:rsidRPr="00900AE7">
        <w:rPr>
          <w:rFonts w:ascii="Arial" w:eastAsiaTheme="minorHAnsi" w:hAnsi="Arial" w:cs="Arial"/>
          <w:sz w:val="22"/>
        </w:rPr>
        <w:tab/>
        <w:t xml:space="preserve">Cobelens F, Pelzer PT, Churchyard GJ, et al. Sample size efficiency of restricting participation in tuberculosis vaccine trials to interferon-gamma release assay-positive participants. </w:t>
      </w:r>
      <w:r w:rsidRPr="00900AE7">
        <w:rPr>
          <w:rFonts w:ascii="Arial" w:eastAsiaTheme="minorHAnsi" w:hAnsi="Arial" w:cs="Arial"/>
          <w:i/>
          <w:iCs/>
          <w:sz w:val="22"/>
        </w:rPr>
        <w:t>Vaccine</w:t>
      </w:r>
      <w:r w:rsidRPr="00900AE7">
        <w:rPr>
          <w:rFonts w:ascii="Arial" w:eastAsiaTheme="minorHAnsi" w:hAnsi="Arial" w:cs="Arial"/>
          <w:sz w:val="22"/>
        </w:rPr>
        <w:t>. 2025;61:127301. doi:10.1016/j.vaccine.2025.127301</w:t>
      </w:r>
    </w:p>
    <w:p w14:paraId="21CD3344"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14.</w:t>
      </w:r>
      <w:r w:rsidRPr="00900AE7">
        <w:rPr>
          <w:rFonts w:ascii="Arial" w:eastAsiaTheme="minorHAnsi" w:hAnsi="Arial" w:cs="Arial"/>
          <w:sz w:val="22"/>
        </w:rPr>
        <w:tab/>
        <w:t xml:space="preserve">Sreeramareddy CT, Panduru KV, Menten J, Van den Ende J. Time delays in diagnosis of pulmonary tuberculosis: a systematic review of literature. </w:t>
      </w:r>
      <w:r w:rsidRPr="00900AE7">
        <w:rPr>
          <w:rFonts w:ascii="Arial" w:eastAsiaTheme="minorHAnsi" w:hAnsi="Arial" w:cs="Arial"/>
          <w:i/>
          <w:iCs/>
          <w:sz w:val="22"/>
        </w:rPr>
        <w:t>BMC Infect Dis</w:t>
      </w:r>
      <w:r w:rsidRPr="00900AE7">
        <w:rPr>
          <w:rFonts w:ascii="Arial" w:eastAsiaTheme="minorHAnsi" w:hAnsi="Arial" w:cs="Arial"/>
          <w:sz w:val="22"/>
        </w:rPr>
        <w:t>. 2009;9(1):91. doi:10.1186/1471-2334-9-91</w:t>
      </w:r>
    </w:p>
    <w:p w14:paraId="58348CE5"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15.</w:t>
      </w:r>
      <w:r w:rsidRPr="00900AE7">
        <w:rPr>
          <w:rFonts w:ascii="Arial" w:eastAsiaTheme="minorHAnsi" w:hAnsi="Arial" w:cs="Arial"/>
          <w:sz w:val="22"/>
        </w:rPr>
        <w:tab/>
        <w:t xml:space="preserve">Emery JC, Dodd PJ, Banu S, et al. Estimating the contribution of subclinical tuberculosis disease to transmission – an individual patient data analysis from prevalence surveys. </w:t>
      </w:r>
      <w:r w:rsidRPr="00900AE7">
        <w:rPr>
          <w:rFonts w:ascii="Arial" w:eastAsiaTheme="minorHAnsi" w:hAnsi="Arial" w:cs="Arial"/>
          <w:i/>
          <w:iCs/>
          <w:sz w:val="22"/>
        </w:rPr>
        <w:t>medRxiv</w:t>
      </w:r>
      <w:r w:rsidRPr="00900AE7">
        <w:rPr>
          <w:rFonts w:ascii="Arial" w:eastAsiaTheme="minorHAnsi" w:hAnsi="Arial" w:cs="Arial"/>
          <w:sz w:val="22"/>
        </w:rPr>
        <w:t>. Preprint posted online June 14, 2022:2022.06.09.22276188. doi:10.1101/2022.06.09.22276188</w:t>
      </w:r>
    </w:p>
    <w:p w14:paraId="730E1B2F"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16.</w:t>
      </w:r>
      <w:r w:rsidRPr="00900AE7">
        <w:rPr>
          <w:rFonts w:ascii="Arial" w:eastAsiaTheme="minorHAnsi" w:hAnsi="Arial" w:cs="Arial"/>
          <w:sz w:val="22"/>
        </w:rPr>
        <w:tab/>
        <w:t xml:space="preserve">Teo AKJ, Singh SR, Prem K, Hsu LY, Yi S. Duration and determinants of delayed tuberculosis diagnosis and treatment in high-burden countries: a mixed-methods systematic review and meta-analysis. </w:t>
      </w:r>
      <w:r w:rsidRPr="00900AE7">
        <w:rPr>
          <w:rFonts w:ascii="Arial" w:eastAsiaTheme="minorHAnsi" w:hAnsi="Arial" w:cs="Arial"/>
          <w:i/>
          <w:iCs/>
          <w:sz w:val="22"/>
        </w:rPr>
        <w:t>Respir Res</w:t>
      </w:r>
      <w:r w:rsidRPr="00900AE7">
        <w:rPr>
          <w:rFonts w:ascii="Arial" w:eastAsiaTheme="minorHAnsi" w:hAnsi="Arial" w:cs="Arial"/>
          <w:sz w:val="22"/>
        </w:rPr>
        <w:t>. 2021;22(1):251. doi:10.1186/s12931-021-01841-6</w:t>
      </w:r>
    </w:p>
    <w:p w14:paraId="7F35CCC9"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17.</w:t>
      </w:r>
      <w:r w:rsidRPr="00900AE7">
        <w:rPr>
          <w:rFonts w:ascii="Arial" w:eastAsiaTheme="minorHAnsi" w:hAnsi="Arial" w:cs="Arial"/>
          <w:sz w:val="22"/>
        </w:rPr>
        <w:tab/>
        <w:t xml:space="preserve">Getnet F, Demissie M, Assefa N, Mengistie B, Worku A. Delay in diagnosis of pulmonary tuberculosis in low-and middle-income settings: systematic review and meta-analysis. </w:t>
      </w:r>
      <w:r w:rsidRPr="00900AE7">
        <w:rPr>
          <w:rFonts w:ascii="Arial" w:eastAsiaTheme="minorHAnsi" w:hAnsi="Arial" w:cs="Arial"/>
          <w:i/>
          <w:iCs/>
          <w:sz w:val="22"/>
        </w:rPr>
        <w:t>BMC Pulm Med</w:t>
      </w:r>
      <w:r w:rsidRPr="00900AE7">
        <w:rPr>
          <w:rFonts w:ascii="Arial" w:eastAsiaTheme="minorHAnsi" w:hAnsi="Arial" w:cs="Arial"/>
          <w:sz w:val="22"/>
        </w:rPr>
        <w:t>. 2017;17(1):202. doi:10.1186/s12890-017-0551-y</w:t>
      </w:r>
    </w:p>
    <w:p w14:paraId="4DFE3ED1"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18.</w:t>
      </w:r>
      <w:r w:rsidRPr="00900AE7">
        <w:rPr>
          <w:rFonts w:ascii="Arial" w:eastAsiaTheme="minorHAnsi" w:hAnsi="Arial" w:cs="Arial"/>
          <w:sz w:val="22"/>
        </w:rPr>
        <w:tab/>
        <w:t xml:space="preserve">Ayles H, Muyoyeta M, Du Toit E, et al. Effect of household and community interventions on the burden of tuberculosis in southern Africa: the ZAMSTAR community-randomised trial. </w:t>
      </w:r>
      <w:r w:rsidRPr="00900AE7">
        <w:rPr>
          <w:rFonts w:ascii="Arial" w:eastAsiaTheme="minorHAnsi" w:hAnsi="Arial" w:cs="Arial"/>
          <w:i/>
          <w:iCs/>
          <w:sz w:val="22"/>
        </w:rPr>
        <w:t>Lancet Lond Engl</w:t>
      </w:r>
      <w:r w:rsidRPr="00900AE7">
        <w:rPr>
          <w:rFonts w:ascii="Arial" w:eastAsiaTheme="minorHAnsi" w:hAnsi="Arial" w:cs="Arial"/>
          <w:sz w:val="22"/>
        </w:rPr>
        <w:t>. 2013;382(9899):1183-1194. doi:10.1016/S0140-6736(13)61131-9</w:t>
      </w:r>
    </w:p>
    <w:p w14:paraId="2DBCC53F"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19.</w:t>
      </w:r>
      <w:r w:rsidRPr="00900AE7">
        <w:rPr>
          <w:rFonts w:ascii="Arial" w:eastAsiaTheme="minorHAnsi" w:hAnsi="Arial" w:cs="Arial"/>
          <w:sz w:val="22"/>
        </w:rPr>
        <w:tab/>
        <w:t xml:space="preserve">Ding YE, Wong MTJ, Norazmi MN, Balakrishnan V, Tye GJ. Advancement in diagnostic approaches for latent tuberculosis: distinguishing recent from remote infections. </w:t>
      </w:r>
      <w:r w:rsidRPr="00900AE7">
        <w:rPr>
          <w:rFonts w:ascii="Arial" w:eastAsiaTheme="minorHAnsi" w:hAnsi="Arial" w:cs="Arial"/>
          <w:i/>
          <w:iCs/>
          <w:sz w:val="22"/>
        </w:rPr>
        <w:t>One Health Outlook</w:t>
      </w:r>
      <w:r w:rsidRPr="00900AE7">
        <w:rPr>
          <w:rFonts w:ascii="Arial" w:eastAsiaTheme="minorHAnsi" w:hAnsi="Arial" w:cs="Arial"/>
          <w:sz w:val="22"/>
        </w:rPr>
        <w:t>. 2025;7(1):19. doi:10.1186/s42522-025-00144-w</w:t>
      </w:r>
    </w:p>
    <w:p w14:paraId="3DE7DC40"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20.</w:t>
      </w:r>
      <w:r w:rsidRPr="00900AE7">
        <w:rPr>
          <w:rFonts w:ascii="Arial" w:eastAsiaTheme="minorHAnsi" w:hAnsi="Arial" w:cs="Arial"/>
          <w:sz w:val="22"/>
        </w:rPr>
        <w:tab/>
        <w:t xml:space="preserve">Mpande CAM, Musvosvi M, Rozot V, et al. Antigen-Specific T-Cell Activation Distinguishes between Recent and Remote Tuberculosis Infection. </w:t>
      </w:r>
      <w:r w:rsidRPr="00900AE7">
        <w:rPr>
          <w:rFonts w:ascii="Arial" w:eastAsiaTheme="minorHAnsi" w:hAnsi="Arial" w:cs="Arial"/>
          <w:i/>
          <w:iCs/>
          <w:sz w:val="22"/>
        </w:rPr>
        <w:t>Am J Respir Crit Care Med</w:t>
      </w:r>
      <w:r w:rsidRPr="00900AE7">
        <w:rPr>
          <w:rFonts w:ascii="Arial" w:eastAsiaTheme="minorHAnsi" w:hAnsi="Arial" w:cs="Arial"/>
          <w:sz w:val="22"/>
        </w:rPr>
        <w:t>. 2021;203(12):1556-1565. doi:10.1164/rccm.202007-2686OC</w:t>
      </w:r>
    </w:p>
    <w:p w14:paraId="02F95F57"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lastRenderedPageBreak/>
        <w:t>21.</w:t>
      </w:r>
      <w:r w:rsidRPr="00900AE7">
        <w:rPr>
          <w:rFonts w:ascii="Arial" w:eastAsiaTheme="minorHAnsi" w:hAnsi="Arial" w:cs="Arial"/>
          <w:sz w:val="22"/>
        </w:rPr>
        <w:tab/>
        <w:t xml:space="preserve">Musvosvi M, Duffy D, Filander E, et al. T-cell biomarkers for diagnosis of tuberculosis: candidate evaluation by a simple whole blood assay for clinical translation. </w:t>
      </w:r>
      <w:r w:rsidRPr="00900AE7">
        <w:rPr>
          <w:rFonts w:ascii="Arial" w:eastAsiaTheme="minorHAnsi" w:hAnsi="Arial" w:cs="Arial"/>
          <w:i/>
          <w:iCs/>
          <w:sz w:val="22"/>
        </w:rPr>
        <w:t>Eur Respir J</w:t>
      </w:r>
      <w:r w:rsidRPr="00900AE7">
        <w:rPr>
          <w:rFonts w:ascii="Arial" w:eastAsiaTheme="minorHAnsi" w:hAnsi="Arial" w:cs="Arial"/>
          <w:sz w:val="22"/>
        </w:rPr>
        <w:t>. 2018;51(3):1800153. doi:10.1183/13993003.00153-2018</w:t>
      </w:r>
    </w:p>
    <w:p w14:paraId="33CB4926"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22.</w:t>
      </w:r>
      <w:r w:rsidRPr="00900AE7">
        <w:rPr>
          <w:rFonts w:ascii="Arial" w:eastAsiaTheme="minorHAnsi" w:hAnsi="Arial" w:cs="Arial"/>
          <w:sz w:val="22"/>
        </w:rPr>
        <w:tab/>
        <w:t xml:space="preserve">Musvosvi M, Huang H, Wang C, et al. T cell receptor repertoires associated with control and disease progression following Mycobacterium tuberculosis infection. </w:t>
      </w:r>
      <w:r w:rsidRPr="00900AE7">
        <w:rPr>
          <w:rFonts w:ascii="Arial" w:eastAsiaTheme="minorHAnsi" w:hAnsi="Arial" w:cs="Arial"/>
          <w:i/>
          <w:iCs/>
          <w:sz w:val="22"/>
        </w:rPr>
        <w:t>Nat Med</w:t>
      </w:r>
      <w:r w:rsidRPr="00900AE7">
        <w:rPr>
          <w:rFonts w:ascii="Arial" w:eastAsiaTheme="minorHAnsi" w:hAnsi="Arial" w:cs="Arial"/>
          <w:sz w:val="22"/>
        </w:rPr>
        <w:t>. 2023;29(1):258-269. doi:10.1038/s41591-022-02110-9</w:t>
      </w:r>
    </w:p>
    <w:p w14:paraId="18C207A8"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23.</w:t>
      </w:r>
      <w:r w:rsidRPr="00900AE7">
        <w:rPr>
          <w:rFonts w:ascii="Arial" w:eastAsiaTheme="minorHAnsi" w:hAnsi="Arial" w:cs="Arial"/>
          <w:sz w:val="22"/>
        </w:rPr>
        <w:tab/>
        <w:t>Optimization and Application of a T cell Antigen-Specific ... | VeriXiv. Accessed October 2, 2025. https://verixiv.org/articles/2-95/v1</w:t>
      </w:r>
    </w:p>
    <w:p w14:paraId="66AC8222"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24.</w:t>
      </w:r>
      <w:r w:rsidRPr="00900AE7">
        <w:rPr>
          <w:rFonts w:ascii="Arial" w:eastAsiaTheme="minorHAnsi" w:hAnsi="Arial" w:cs="Arial"/>
          <w:sz w:val="22"/>
        </w:rPr>
        <w:tab/>
        <w:t xml:space="preserve">Mendelsohn SC, Mbandi SK, Fiore-Gartland A, et al. Prospective multicentre head-to-head validation of host blood transcriptomic biomarkers for pulmonary tuberculosis by real-time PCR. </w:t>
      </w:r>
      <w:r w:rsidRPr="00900AE7">
        <w:rPr>
          <w:rFonts w:ascii="Arial" w:eastAsiaTheme="minorHAnsi" w:hAnsi="Arial" w:cs="Arial"/>
          <w:i/>
          <w:iCs/>
          <w:sz w:val="22"/>
        </w:rPr>
        <w:t>Commun Med</w:t>
      </w:r>
      <w:r w:rsidRPr="00900AE7">
        <w:rPr>
          <w:rFonts w:ascii="Arial" w:eastAsiaTheme="minorHAnsi" w:hAnsi="Arial" w:cs="Arial"/>
          <w:sz w:val="22"/>
        </w:rPr>
        <w:t>. 2022;2(1):26. doi:10.1038/s43856-022-00086-8</w:t>
      </w:r>
    </w:p>
    <w:p w14:paraId="030944D9"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25.</w:t>
      </w:r>
      <w:r w:rsidRPr="00900AE7">
        <w:rPr>
          <w:rFonts w:ascii="Arial" w:eastAsiaTheme="minorHAnsi" w:hAnsi="Arial" w:cs="Arial"/>
          <w:sz w:val="22"/>
        </w:rPr>
        <w:tab/>
        <w:t xml:space="preserve">Warsinske HC, Rao AM, Moreira FMF, et al. Assessment of Validity of a Blood-Based 3-Gene Signature Score for Progression and Diagnosis of Tuberculosis, Disease Severity, and Treatment Response. </w:t>
      </w:r>
      <w:r w:rsidRPr="00900AE7">
        <w:rPr>
          <w:rFonts w:ascii="Arial" w:eastAsiaTheme="minorHAnsi" w:hAnsi="Arial" w:cs="Arial"/>
          <w:i/>
          <w:iCs/>
          <w:sz w:val="22"/>
        </w:rPr>
        <w:t>JAMA Netw Open</w:t>
      </w:r>
      <w:r w:rsidRPr="00900AE7">
        <w:rPr>
          <w:rFonts w:ascii="Arial" w:eastAsiaTheme="minorHAnsi" w:hAnsi="Arial" w:cs="Arial"/>
          <w:sz w:val="22"/>
        </w:rPr>
        <w:t>. 2018;1(6):e183779. doi:10.1001/jamanetworkopen.2018.3779</w:t>
      </w:r>
    </w:p>
    <w:p w14:paraId="15A2DAED"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26.</w:t>
      </w:r>
      <w:r w:rsidRPr="00900AE7">
        <w:rPr>
          <w:rFonts w:ascii="Arial" w:eastAsiaTheme="minorHAnsi" w:hAnsi="Arial" w:cs="Arial"/>
          <w:sz w:val="22"/>
        </w:rPr>
        <w:tab/>
        <w:t>FIND DxConnect Test Directory. Accessed October 2, 2025. https://finddx.shinyapps.io/testdirexplorer_beta/</w:t>
      </w:r>
    </w:p>
    <w:p w14:paraId="23B58261"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27.</w:t>
      </w:r>
      <w:r w:rsidRPr="00900AE7">
        <w:rPr>
          <w:rFonts w:ascii="Arial" w:eastAsiaTheme="minorHAnsi" w:hAnsi="Arial" w:cs="Arial"/>
          <w:sz w:val="22"/>
        </w:rPr>
        <w:tab/>
        <w:t xml:space="preserve">Middleton C, Larremore DB. Modeling the transmission mitigation impact of testing for infectious diseases. </w:t>
      </w:r>
      <w:r w:rsidRPr="00900AE7">
        <w:rPr>
          <w:rFonts w:ascii="Arial" w:eastAsiaTheme="minorHAnsi" w:hAnsi="Arial" w:cs="Arial"/>
          <w:i/>
          <w:iCs/>
          <w:sz w:val="22"/>
        </w:rPr>
        <w:t>Sci Adv</w:t>
      </w:r>
      <w:r w:rsidRPr="00900AE7">
        <w:rPr>
          <w:rFonts w:ascii="Arial" w:eastAsiaTheme="minorHAnsi" w:hAnsi="Arial" w:cs="Arial"/>
          <w:sz w:val="22"/>
        </w:rPr>
        <w:t>. 2024;10(24):eadk5108. doi:10.1126/sciadv.adk5108</w:t>
      </w:r>
    </w:p>
    <w:p w14:paraId="05578A46"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28.</w:t>
      </w:r>
      <w:r w:rsidRPr="00900AE7">
        <w:rPr>
          <w:rFonts w:ascii="Arial" w:eastAsiaTheme="minorHAnsi" w:hAnsi="Arial" w:cs="Arial"/>
          <w:sz w:val="22"/>
        </w:rPr>
        <w:tab/>
        <w:t xml:space="preserve">White RG, Churchyard GJ, Horton KC, et al. Evidence required to evaluate the use of bacteriologically confirmed asymptomatic tuberculosis disease as a primary endpoint in prevention of tuberculosis disease vaccine licensure trials. </w:t>
      </w:r>
      <w:r w:rsidRPr="00900AE7">
        <w:rPr>
          <w:rFonts w:ascii="Arial" w:eastAsiaTheme="minorHAnsi" w:hAnsi="Arial" w:cs="Arial"/>
          <w:i/>
          <w:iCs/>
          <w:sz w:val="22"/>
        </w:rPr>
        <w:t>Lancet Respir Med</w:t>
      </w:r>
      <w:r w:rsidRPr="00900AE7">
        <w:rPr>
          <w:rFonts w:ascii="Arial" w:eastAsiaTheme="minorHAnsi" w:hAnsi="Arial" w:cs="Arial"/>
          <w:sz w:val="22"/>
        </w:rPr>
        <w:t>. 2025;13(10):933-942. doi:10.1016/S2213-2600(25)00164-X</w:t>
      </w:r>
    </w:p>
    <w:p w14:paraId="0A605A67"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29.</w:t>
      </w:r>
      <w:r w:rsidRPr="00900AE7">
        <w:rPr>
          <w:rFonts w:ascii="Arial" w:eastAsiaTheme="minorHAnsi" w:hAnsi="Arial" w:cs="Arial"/>
          <w:sz w:val="22"/>
        </w:rPr>
        <w:tab/>
        <w:t xml:space="preserve">Ellis RD, Hatherill M, Tait D, et al. Innovative clinical trial designs to rationalize TB vaccine development. </w:t>
      </w:r>
      <w:r w:rsidRPr="00900AE7">
        <w:rPr>
          <w:rFonts w:ascii="Arial" w:eastAsiaTheme="minorHAnsi" w:hAnsi="Arial" w:cs="Arial"/>
          <w:i/>
          <w:iCs/>
          <w:sz w:val="22"/>
        </w:rPr>
        <w:t>Tuberculosis</w:t>
      </w:r>
      <w:r w:rsidRPr="00900AE7">
        <w:rPr>
          <w:rFonts w:ascii="Arial" w:eastAsiaTheme="minorHAnsi" w:hAnsi="Arial" w:cs="Arial"/>
          <w:sz w:val="22"/>
        </w:rPr>
        <w:t>. 2015;95(3):352-357. doi:10.1016/j.tube.2015.02.036</w:t>
      </w:r>
    </w:p>
    <w:p w14:paraId="2D78D306"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30.</w:t>
      </w:r>
      <w:r w:rsidRPr="00900AE7">
        <w:rPr>
          <w:rFonts w:ascii="Arial" w:eastAsiaTheme="minorHAnsi" w:hAnsi="Arial" w:cs="Arial"/>
          <w:sz w:val="22"/>
        </w:rPr>
        <w:tab/>
        <w:t xml:space="preserve">Sumner T, Clark RA, Mukandavire C, et al. Modelling the health and economic impacts of   M72/AS01E vaccination and BCG-revaccination: Estimates for South Africa. </w:t>
      </w:r>
      <w:r w:rsidRPr="00900AE7">
        <w:rPr>
          <w:rFonts w:ascii="Arial" w:eastAsiaTheme="minorHAnsi" w:hAnsi="Arial" w:cs="Arial"/>
          <w:i/>
          <w:iCs/>
          <w:sz w:val="22"/>
        </w:rPr>
        <w:t>Vaccine</w:t>
      </w:r>
      <w:r w:rsidRPr="00900AE7">
        <w:rPr>
          <w:rFonts w:ascii="Arial" w:eastAsiaTheme="minorHAnsi" w:hAnsi="Arial" w:cs="Arial"/>
          <w:sz w:val="22"/>
        </w:rPr>
        <w:t>. 2024;42(6):1311-1318. doi:10.1016/j.vaccine.2024.01.072</w:t>
      </w:r>
    </w:p>
    <w:p w14:paraId="0F444A1A"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31.</w:t>
      </w:r>
      <w:r w:rsidRPr="00900AE7">
        <w:rPr>
          <w:rFonts w:ascii="Arial" w:eastAsiaTheme="minorHAnsi" w:hAnsi="Arial" w:cs="Arial"/>
          <w:sz w:val="22"/>
        </w:rPr>
        <w:tab/>
        <w:t xml:space="preserve">Ryckman TS, McQuaid CF, Cohen T, Menzies NA, Kendall EA. Projected health and economic effects of a pan-tuberculosis treatment regimen: a modelling study. </w:t>
      </w:r>
      <w:r w:rsidRPr="00900AE7">
        <w:rPr>
          <w:rFonts w:ascii="Arial" w:eastAsiaTheme="minorHAnsi" w:hAnsi="Arial" w:cs="Arial"/>
          <w:i/>
          <w:iCs/>
          <w:sz w:val="22"/>
        </w:rPr>
        <w:t>Lancet Glob Health</w:t>
      </w:r>
      <w:r w:rsidRPr="00900AE7">
        <w:rPr>
          <w:rFonts w:ascii="Arial" w:eastAsiaTheme="minorHAnsi" w:hAnsi="Arial" w:cs="Arial"/>
          <w:sz w:val="22"/>
        </w:rPr>
        <w:t>. 2024;12(10):e1629-e1637. doi:10.1016/S2214-109X(24)00284-5</w:t>
      </w:r>
    </w:p>
    <w:p w14:paraId="49DB6E68"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32.</w:t>
      </w:r>
      <w:r w:rsidRPr="00900AE7">
        <w:rPr>
          <w:rFonts w:ascii="Arial" w:eastAsiaTheme="minorHAnsi" w:hAnsi="Arial" w:cs="Arial"/>
          <w:sz w:val="22"/>
        </w:rPr>
        <w:tab/>
        <w:t xml:space="preserve">Menzies NA, Cohen T, Hill AN, et al. Prospects for Tuberculosis Elimination in the United States: Results of a Transmission Dynamic Model. </w:t>
      </w:r>
      <w:r w:rsidRPr="00900AE7">
        <w:rPr>
          <w:rFonts w:ascii="Arial" w:eastAsiaTheme="minorHAnsi" w:hAnsi="Arial" w:cs="Arial"/>
          <w:i/>
          <w:iCs/>
          <w:sz w:val="22"/>
        </w:rPr>
        <w:t>Am J Epidemiol</w:t>
      </w:r>
      <w:r w:rsidRPr="00900AE7">
        <w:rPr>
          <w:rFonts w:ascii="Arial" w:eastAsiaTheme="minorHAnsi" w:hAnsi="Arial" w:cs="Arial"/>
          <w:sz w:val="22"/>
        </w:rPr>
        <w:t>. 2018;187(9):2011-2020. doi:10.1093/aje/kwy094</w:t>
      </w:r>
    </w:p>
    <w:p w14:paraId="02277702" w14:textId="77777777" w:rsidR="00900AE7" w:rsidRPr="00900AE7" w:rsidRDefault="00900AE7" w:rsidP="00900AE7">
      <w:pPr>
        <w:pStyle w:val="Bibliography"/>
        <w:rPr>
          <w:rFonts w:ascii="Arial" w:eastAsiaTheme="minorHAnsi" w:hAnsi="Arial" w:cs="Arial"/>
          <w:sz w:val="22"/>
        </w:rPr>
      </w:pPr>
      <w:r w:rsidRPr="00900AE7">
        <w:rPr>
          <w:rFonts w:ascii="Arial" w:eastAsiaTheme="minorHAnsi" w:hAnsi="Arial" w:cs="Arial"/>
          <w:sz w:val="22"/>
        </w:rPr>
        <w:t>33.</w:t>
      </w:r>
      <w:r w:rsidRPr="00900AE7">
        <w:rPr>
          <w:rFonts w:ascii="Arial" w:eastAsiaTheme="minorHAnsi" w:hAnsi="Arial" w:cs="Arial"/>
          <w:sz w:val="22"/>
        </w:rPr>
        <w:tab/>
        <w:t xml:space="preserve">Ning B, Chandra S, Pan Y, et al. Self-powered rapid antigen-specific T-cell response assay for Mycobacterium tuberculosis infections. </w:t>
      </w:r>
      <w:r w:rsidRPr="00900AE7">
        <w:rPr>
          <w:rFonts w:ascii="Arial" w:eastAsiaTheme="minorHAnsi" w:hAnsi="Arial" w:cs="Arial"/>
          <w:i/>
          <w:iCs/>
          <w:sz w:val="22"/>
        </w:rPr>
        <w:t>Nat Biomed Eng</w:t>
      </w:r>
      <w:r w:rsidRPr="00900AE7">
        <w:rPr>
          <w:rFonts w:ascii="Arial" w:eastAsiaTheme="minorHAnsi" w:hAnsi="Arial" w:cs="Arial"/>
          <w:sz w:val="22"/>
        </w:rPr>
        <w:t>. Published online June 27, 2025:1-11. doi:10.1038/s41551-025-01441-5</w:t>
      </w:r>
    </w:p>
    <w:p w14:paraId="3FC27C7E" w14:textId="3F0D386E" w:rsidR="008F17FA" w:rsidRDefault="008F17FA" w:rsidP="00900AE7">
      <w:pPr>
        <w:pStyle w:val="Bibliography"/>
        <w:rPr>
          <w:rFonts w:ascii="Arial" w:hAnsi="Arial" w:cs="Arial"/>
          <w:b/>
          <w:bCs/>
          <w:sz w:val="22"/>
          <w:szCs w:val="22"/>
        </w:rPr>
      </w:pPr>
      <w:r>
        <w:rPr>
          <w:rFonts w:ascii="Arial" w:hAnsi="Arial" w:cs="Arial"/>
          <w:b/>
          <w:bCs/>
          <w:sz w:val="22"/>
          <w:szCs w:val="22"/>
        </w:rPr>
        <w:fldChar w:fldCharType="end"/>
      </w:r>
    </w:p>
    <w:p w14:paraId="303C89F8" w14:textId="77777777" w:rsidR="00573CCE" w:rsidRDefault="00573CCE" w:rsidP="00573CCE"/>
    <w:p w14:paraId="4B299350" w14:textId="4A4A08FB" w:rsidR="00573CCE" w:rsidRPr="00FF1FB5" w:rsidRDefault="00573CCE" w:rsidP="00FF1FB5"/>
    <w:p w14:paraId="232EC00C" w14:textId="77777777" w:rsidR="008F17FA" w:rsidRDefault="008F17FA" w:rsidP="00C61B94">
      <w:pPr>
        <w:spacing w:line="240" w:lineRule="auto"/>
        <w:jc w:val="both"/>
        <w:rPr>
          <w:rFonts w:ascii="Arial" w:hAnsi="Arial" w:cs="Arial"/>
          <w:b/>
          <w:bCs/>
          <w:sz w:val="22"/>
          <w:szCs w:val="22"/>
        </w:rPr>
      </w:pPr>
    </w:p>
    <w:p w14:paraId="538A50C5" w14:textId="77777777" w:rsidR="008F17FA" w:rsidRDefault="008F17FA" w:rsidP="00C61B94">
      <w:pPr>
        <w:spacing w:line="240" w:lineRule="auto"/>
        <w:jc w:val="both"/>
        <w:rPr>
          <w:rFonts w:ascii="Arial" w:hAnsi="Arial" w:cs="Arial"/>
          <w:b/>
          <w:bCs/>
          <w:sz w:val="22"/>
          <w:szCs w:val="22"/>
        </w:rPr>
      </w:pPr>
    </w:p>
    <w:p w14:paraId="7C49692F" w14:textId="77777777" w:rsidR="008F17FA" w:rsidRDefault="008F17FA" w:rsidP="00C61B94">
      <w:pPr>
        <w:spacing w:line="240" w:lineRule="auto"/>
        <w:jc w:val="both"/>
        <w:rPr>
          <w:rFonts w:ascii="Arial" w:hAnsi="Arial" w:cs="Arial"/>
          <w:b/>
          <w:bCs/>
          <w:sz w:val="22"/>
          <w:szCs w:val="22"/>
        </w:rPr>
      </w:pPr>
    </w:p>
    <w:p w14:paraId="27552530" w14:textId="77777777" w:rsidR="008F17FA" w:rsidRDefault="008F17FA" w:rsidP="00C61B94">
      <w:pPr>
        <w:spacing w:line="240" w:lineRule="auto"/>
        <w:jc w:val="both"/>
        <w:rPr>
          <w:rFonts w:ascii="Arial" w:hAnsi="Arial" w:cs="Arial"/>
          <w:b/>
          <w:bCs/>
          <w:sz w:val="22"/>
          <w:szCs w:val="22"/>
        </w:rPr>
      </w:pPr>
    </w:p>
    <w:p w14:paraId="088078AF" w14:textId="77777777" w:rsidR="008F17FA" w:rsidRDefault="008F17FA" w:rsidP="00C61B94">
      <w:pPr>
        <w:spacing w:line="240" w:lineRule="auto"/>
        <w:jc w:val="both"/>
        <w:rPr>
          <w:rFonts w:ascii="Arial" w:hAnsi="Arial" w:cs="Arial"/>
          <w:b/>
          <w:bCs/>
          <w:sz w:val="22"/>
          <w:szCs w:val="22"/>
        </w:rPr>
      </w:pPr>
    </w:p>
    <w:p w14:paraId="43A287AC" w14:textId="77777777" w:rsidR="008F17FA" w:rsidRDefault="008F17FA" w:rsidP="00C61B94">
      <w:pPr>
        <w:spacing w:line="240" w:lineRule="auto"/>
        <w:jc w:val="both"/>
        <w:rPr>
          <w:rFonts w:ascii="Arial" w:hAnsi="Arial" w:cs="Arial"/>
          <w:b/>
          <w:bCs/>
          <w:sz w:val="22"/>
          <w:szCs w:val="22"/>
        </w:rPr>
      </w:pPr>
    </w:p>
    <w:p w14:paraId="4D3BB0DE" w14:textId="77777777" w:rsidR="008F17FA" w:rsidRDefault="008F17FA" w:rsidP="00C61B94">
      <w:pPr>
        <w:spacing w:line="240" w:lineRule="auto"/>
        <w:jc w:val="both"/>
        <w:rPr>
          <w:rFonts w:ascii="Arial" w:hAnsi="Arial" w:cs="Arial"/>
          <w:b/>
          <w:bCs/>
          <w:sz w:val="22"/>
          <w:szCs w:val="22"/>
        </w:rPr>
      </w:pPr>
    </w:p>
    <w:p w14:paraId="05FD1742" w14:textId="77777777" w:rsidR="008F17FA" w:rsidRDefault="008F17FA" w:rsidP="00C61B94">
      <w:pPr>
        <w:spacing w:line="240" w:lineRule="auto"/>
        <w:jc w:val="both"/>
        <w:rPr>
          <w:rFonts w:ascii="Arial" w:hAnsi="Arial" w:cs="Arial"/>
          <w:b/>
          <w:bCs/>
          <w:sz w:val="22"/>
          <w:szCs w:val="22"/>
        </w:rPr>
      </w:pPr>
    </w:p>
    <w:p w14:paraId="5971F3F3" w14:textId="77777777" w:rsidR="008F17FA" w:rsidRDefault="008F17FA" w:rsidP="00C61B94">
      <w:pPr>
        <w:spacing w:line="240" w:lineRule="auto"/>
        <w:jc w:val="both"/>
        <w:rPr>
          <w:rFonts w:ascii="Arial" w:hAnsi="Arial" w:cs="Arial"/>
          <w:b/>
          <w:bCs/>
          <w:sz w:val="22"/>
          <w:szCs w:val="22"/>
        </w:rPr>
      </w:pPr>
    </w:p>
    <w:p w14:paraId="03A89B3B" w14:textId="77777777" w:rsidR="008F17FA" w:rsidRPr="00B3552B" w:rsidRDefault="008F17FA" w:rsidP="00C61B94">
      <w:pPr>
        <w:spacing w:line="240" w:lineRule="auto"/>
        <w:jc w:val="both"/>
        <w:rPr>
          <w:rFonts w:ascii="Arial" w:hAnsi="Arial" w:cs="Arial"/>
          <w:sz w:val="22"/>
          <w:szCs w:val="22"/>
        </w:rPr>
      </w:pPr>
    </w:p>
    <w:p w14:paraId="7FEF8AA3" w14:textId="77777777" w:rsidR="00B363B9" w:rsidRDefault="00B363B9" w:rsidP="00C61B94">
      <w:pPr>
        <w:jc w:val="both"/>
      </w:pPr>
    </w:p>
    <w:sectPr w:rsidR="00B363B9" w:rsidSect="008F17FA">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Brown, Tyler" w:date="2025-08-21T14:09:00Z" w:initials="TB">
    <w:p w14:paraId="1855F34C" w14:textId="77777777" w:rsidR="00AC0A15" w:rsidRDefault="00AC0A15" w:rsidP="00AC0A15">
      <w:r>
        <w:rPr>
          <w:rStyle w:val="CommentReference"/>
        </w:rPr>
        <w:annotationRef/>
      </w:r>
      <w:r>
        <w:rPr>
          <w:color w:val="000000"/>
          <w:sz w:val="20"/>
          <w:szCs w:val="20"/>
        </w:rPr>
        <w:t>Maybe repeat here again that WHO generates national level incidence estimates each year by  taking the case notification rate and multiplying by 1/case detection rate - and they JUST GUESS AT what the case detection rate is</w:t>
      </w:r>
    </w:p>
  </w:comment>
  <w:comment w:id="23" w:author="Nelson, Kristin" w:date="2025-09-25T14:28:00Z" w:initials="NK">
    <w:p w14:paraId="346367FA" w14:textId="77777777" w:rsidR="00AC0A15" w:rsidRDefault="00AC0A15" w:rsidP="00AC0A15">
      <w:r>
        <w:rPr>
          <w:rStyle w:val="CommentReference"/>
        </w:rPr>
        <w:annotationRef/>
      </w:r>
      <w:r>
        <w:rPr>
          <w:sz w:val="20"/>
          <w:szCs w:val="20"/>
        </w:rPr>
        <w:t>I think maybe we want to make the case that these could be useful for assessing interventions expected to reduce transmission, which is easier than saying they should be used in routine programs (much more challenging to say this is feasible). What do you think?</w:t>
      </w:r>
    </w:p>
  </w:comment>
  <w:comment w:id="27" w:author="Brown, Tyler" w:date="2025-08-21T13:07:00Z" w:initials="TB">
    <w:p w14:paraId="650916B3" w14:textId="77777777" w:rsidR="009A2FE6" w:rsidRDefault="009A2FE6" w:rsidP="009A2FE6">
      <w:r>
        <w:rPr>
          <w:rStyle w:val="CommentReference"/>
        </w:rPr>
        <w:annotationRef/>
      </w:r>
      <w:r>
        <w:rPr>
          <w:color w:val="000000"/>
          <w:sz w:val="20"/>
          <w:szCs w:val="20"/>
        </w:rPr>
        <w:t>This is so key!</w:t>
      </w:r>
    </w:p>
  </w:comment>
  <w:comment w:id="63" w:author="Brown, Tyler" w:date="2025-08-21T14:00:00Z" w:initials="TB">
    <w:p w14:paraId="27FF3326" w14:textId="77777777" w:rsidR="00743027" w:rsidRDefault="00743027" w:rsidP="00743027">
      <w:r>
        <w:rPr>
          <w:rStyle w:val="CommentReference"/>
        </w:rPr>
        <w:annotationRef/>
      </w:r>
      <w:r>
        <w:rPr>
          <w:color w:val="000000"/>
          <w:sz w:val="20"/>
          <w:szCs w:val="20"/>
        </w:rPr>
        <w:t>I wonder if this would be a non-approach preliminary data that we discuss briefly in the context of multiple other tests, in the significance section?</w:t>
      </w:r>
    </w:p>
  </w:comment>
  <w:comment w:id="68" w:author="Nelson, Kristin" w:date="2025-09-25T09:53:00Z" w:initials="NK">
    <w:p w14:paraId="0C2B90E8" w14:textId="77777777" w:rsidR="004D45EF" w:rsidRDefault="00743027" w:rsidP="004D45EF">
      <w:r>
        <w:rPr>
          <w:rStyle w:val="CommentReference"/>
        </w:rPr>
        <w:annotationRef/>
      </w:r>
      <w:r w:rsidR="004D45EF">
        <w:rPr>
          <w:sz w:val="20"/>
          <w:szCs w:val="20"/>
        </w:rPr>
        <w:t>From mock ss: Edit text to be clear about whether this is published / not</w:t>
      </w:r>
    </w:p>
  </w:comment>
  <w:comment w:id="69" w:author="Nelson, Kristin" w:date="2025-09-25T21:03:00Z" w:initials="NK">
    <w:p w14:paraId="2E1186AD" w14:textId="3CD62B9A" w:rsidR="00A607CA" w:rsidRDefault="00A607CA" w:rsidP="00A607CA">
      <w:r>
        <w:rPr>
          <w:rStyle w:val="CommentReference"/>
        </w:rPr>
        <w:annotationRef/>
      </w:r>
      <w:r>
        <w:rPr>
          <w:sz w:val="20"/>
          <w:szCs w:val="20"/>
        </w:rPr>
        <w:t xml:space="preserve">Munya to add on: </w:t>
      </w:r>
    </w:p>
    <w:p w14:paraId="71686FE3" w14:textId="77777777" w:rsidR="00A607CA" w:rsidRDefault="00A607CA" w:rsidP="00A607CA">
      <w:r>
        <w:rPr>
          <w:sz w:val="20"/>
          <w:szCs w:val="20"/>
        </w:rPr>
        <w:t xml:space="preserve">cold chain and other lab requirements for current procedures </w:t>
      </w:r>
    </w:p>
    <w:p w14:paraId="4E995DE3" w14:textId="77777777" w:rsidR="00A607CA" w:rsidRDefault="00A607CA" w:rsidP="00A607CA">
      <w:r>
        <w:rPr>
          <w:sz w:val="20"/>
          <w:szCs w:val="20"/>
        </w:rPr>
        <w:t>and</w:t>
      </w:r>
    </w:p>
    <w:p w14:paraId="028481A6" w14:textId="77777777" w:rsidR="00A607CA" w:rsidRDefault="00A607CA" w:rsidP="00A607CA">
      <w:r>
        <w:rPr>
          <w:sz w:val="20"/>
          <w:szCs w:val="20"/>
        </w:rPr>
        <w:t>feasibility of scaling for surveillance/trials applications / ongoing work</w:t>
      </w:r>
    </w:p>
  </w:comment>
  <w:comment w:id="70" w:author="Nelson, Kristin" w:date="2025-09-25T09:35:00Z" w:initials="NK">
    <w:p w14:paraId="7E62BA7E" w14:textId="028AA9AC" w:rsidR="00743027" w:rsidRDefault="00743027" w:rsidP="00743027">
      <w:r>
        <w:rPr>
          <w:rStyle w:val="CommentReference"/>
        </w:rPr>
        <w:annotationRef/>
      </w:r>
      <w:r>
        <w:rPr>
          <w:sz w:val="20"/>
          <w:szCs w:val="20"/>
        </w:rPr>
        <w:t>TTP likely similar for IGRA/TASA - acknowledge this?</w:t>
      </w:r>
    </w:p>
  </w:comment>
  <w:comment w:id="71" w:author="Brown, Tyler" w:date="2025-08-21T13:58:00Z" w:initials="TB">
    <w:p w14:paraId="2C99660A" w14:textId="77777777" w:rsidR="00743027" w:rsidRDefault="00743027" w:rsidP="00743027">
      <w:r>
        <w:rPr>
          <w:rStyle w:val="CommentReference"/>
        </w:rPr>
        <w:annotationRef/>
      </w:r>
      <w:r>
        <w:rPr>
          <w:color w:val="000000"/>
          <w:sz w:val="20"/>
          <w:szCs w:val="20"/>
        </w:rPr>
        <w:t>Would this be visualized better on a log scale? This this first very steep part on the far right? I think blowing up the smaller value parts of x-axis would be easier to understand?</w:t>
      </w:r>
    </w:p>
  </w:comment>
  <w:comment w:id="72" w:author="Nelson, Kristin" w:date="2025-09-25T08:29:00Z" w:initials="NK">
    <w:p w14:paraId="13EC67A0" w14:textId="77777777" w:rsidR="00743027" w:rsidRDefault="00743027" w:rsidP="00743027">
      <w:r>
        <w:rPr>
          <w:rStyle w:val="CommentReference"/>
        </w:rPr>
        <w:annotationRef/>
      </w:r>
      <w:r>
        <w:rPr>
          <w:sz w:val="20"/>
          <w:szCs w:val="20"/>
        </w:rPr>
        <w:t>@Stephen?</w:t>
      </w:r>
    </w:p>
  </w:comment>
  <w:comment w:id="73" w:author="Stephen Kissler" w:date="2025-10-01T11:48:00Z" w:initials="SK">
    <w:p w14:paraId="7351E6C0" w14:textId="77777777" w:rsidR="00573CCE" w:rsidRDefault="00573CCE" w:rsidP="00573CCE">
      <w:r>
        <w:rPr>
          <w:rStyle w:val="CommentReference"/>
        </w:rPr>
        <w:annotationRef/>
      </w:r>
      <w:r>
        <w:rPr>
          <w:sz w:val="20"/>
          <w:szCs w:val="20"/>
        </w:rPr>
        <w:t xml:space="preserve">I think I prefer the linear scale; I find it easier to interpret linear scales in general, and it shows that there's a clear near-linear decrease in trial enrollment with each unit reduction in DOP. That said, I also made a log-scaled version of the plot and pasted it at the end of this document. I think you're the tie-breaking vote Kristin, so whichever you prefer is fine! </w:t>
      </w:r>
    </w:p>
  </w:comment>
  <w:comment w:id="74" w:author="Nelson, Kristin" w:date="2025-09-25T09:38:00Z" w:initials="NK">
    <w:p w14:paraId="6F501E5E" w14:textId="0331EA26" w:rsidR="00A02A34" w:rsidRDefault="00743027" w:rsidP="00A02A34">
      <w:r>
        <w:rPr>
          <w:rStyle w:val="CommentReference"/>
        </w:rPr>
        <w:annotationRef/>
      </w:r>
      <w:r w:rsidR="00A02A34">
        <w:rPr>
          <w:sz w:val="20"/>
          <w:szCs w:val="20"/>
        </w:rPr>
        <w:t xml:space="preserve">@Stephen from mock ss: these results already strong - what additional insights do we expect? </w:t>
      </w:r>
    </w:p>
  </w:comment>
  <w:comment w:id="75" w:author="Stephen Kissler" w:date="2025-10-01T12:40:00Z" w:initials="SK">
    <w:p w14:paraId="42DFE30E" w14:textId="77777777" w:rsidR="005B52E1" w:rsidRDefault="005B52E1" w:rsidP="005B52E1">
      <w:r>
        <w:rPr>
          <w:rStyle w:val="CommentReference"/>
        </w:rPr>
        <w:annotationRef/>
      </w:r>
      <w:r>
        <w:rPr>
          <w:sz w:val="20"/>
          <w:szCs w:val="20"/>
        </w:rPr>
        <w:t>I've added a bit about model limitations to highlight what we can add if we're funded</w:t>
      </w:r>
    </w:p>
  </w:comment>
  <w:comment w:id="76" w:author="Brown, Tyler" w:date="2025-08-21T13:33:00Z" w:initials="TB">
    <w:p w14:paraId="226B4C4F" w14:textId="35691971" w:rsidR="00352EE3" w:rsidRDefault="00352EE3" w:rsidP="00352EE3">
      <w:r>
        <w:rPr>
          <w:rStyle w:val="CommentReference"/>
        </w:rPr>
        <w:annotationRef/>
      </w:r>
      <w:r>
        <w:rPr>
          <w:color w:val="000000"/>
          <w:sz w:val="20"/>
          <w:szCs w:val="20"/>
        </w:rPr>
        <w:t>Great section - punchy and short, which is I think how they are supposed to look now?</w:t>
      </w:r>
    </w:p>
    <w:p w14:paraId="69B6A428" w14:textId="77777777" w:rsidR="00352EE3" w:rsidRDefault="00352EE3" w:rsidP="00352EE3"/>
  </w:comment>
  <w:comment w:id="77" w:author="stephen.kissler@colorado.edu" w:date="2025-08-13T09:53:00Z" w:initials="st">
    <w:p w14:paraId="5A6AFD00" w14:textId="0992157D" w:rsidR="008F17FA" w:rsidRDefault="008F17FA" w:rsidP="008F17FA">
      <w:pPr>
        <w:pStyle w:val="CommentText"/>
      </w:pPr>
      <w:r>
        <w:rPr>
          <w:rStyle w:val="CommentReference"/>
        </w:rPr>
        <w:annotationRef/>
      </w:r>
      <w:r w:rsidRPr="555ABC40">
        <w:t>four</w:t>
      </w:r>
    </w:p>
  </w:comment>
  <w:comment w:id="78" w:author="Brown, Tyler" w:date="2025-08-21T13:28:00Z" w:initials="TB">
    <w:p w14:paraId="2649FC7B" w14:textId="77777777" w:rsidR="00352EE3" w:rsidRDefault="00352EE3" w:rsidP="00352EE3">
      <w:r>
        <w:rPr>
          <w:rStyle w:val="CommentReference"/>
        </w:rPr>
        <w:annotationRef/>
      </w:r>
      <w:r>
        <w:rPr>
          <w:color w:val="000000"/>
          <w:sz w:val="20"/>
          <w:szCs w:val="20"/>
        </w:rPr>
        <w:t>Feedback from Barun re: not being too focused on a single assay - wondering if we want a section in significance (maybe a table) about all possible tools here, their validation/evaluation status, etc? Could be a nice homework project</w:t>
      </w:r>
    </w:p>
  </w:comment>
  <w:comment w:id="79" w:author="Nelson, Kristin" w:date="2025-09-25T08:08:00Z" w:initials="NK">
    <w:p w14:paraId="4B2207B5" w14:textId="77777777" w:rsidR="008728F8" w:rsidRDefault="00E709D1" w:rsidP="008728F8">
      <w:r>
        <w:rPr>
          <w:rStyle w:val="CommentReference"/>
        </w:rPr>
        <w:annotationRef/>
      </w:r>
      <w:r w:rsidR="008728F8">
        <w:rPr>
          <w:sz w:val="20"/>
          <w:szCs w:val="20"/>
        </w:rPr>
        <w:t>@Tyler: agree some text and perhaps a table on this (if room) would be great for Limitations section. That way we can turn it around and pitch as a strength: TASA has some pitfalls, but look at all these other tests that the general modeling results are relevant for. Can you work on adding this?</w:t>
      </w:r>
    </w:p>
  </w:comment>
  <w:comment w:id="80" w:author="Nelson, Kristin" w:date="2025-09-25T09:30:00Z" w:initials="NK">
    <w:p w14:paraId="747AEC75" w14:textId="77777777" w:rsidR="00CF3813" w:rsidRDefault="00EC4C4D" w:rsidP="00CF3813">
      <w:r>
        <w:rPr>
          <w:rStyle w:val="CommentReference"/>
        </w:rPr>
        <w:annotationRef/>
      </w:r>
      <w:r w:rsidR="00CF3813">
        <w:rPr>
          <w:sz w:val="20"/>
          <w:szCs w:val="20"/>
        </w:rPr>
        <w:t>From mock ss: seems TPT would be first use-case (and it is). Can we briefly mention here or in TASA section any ongoing modeling work for TPT, to show this work is complementary/non-overlappping?</w:t>
      </w:r>
    </w:p>
  </w:comment>
  <w:comment w:id="81" w:author="Nelson, Kristin" w:date="2025-09-25T11:42:00Z" w:initials="NK">
    <w:p w14:paraId="74B0BECE" w14:textId="77777777" w:rsidR="00505C22" w:rsidRDefault="00054AEF" w:rsidP="00505C22">
      <w:r>
        <w:rPr>
          <w:rStyle w:val="CommentReference"/>
        </w:rPr>
        <w:annotationRef/>
      </w:r>
      <w:r w:rsidR="00505C22">
        <w:rPr>
          <w:sz w:val="20"/>
          <w:szCs w:val="20"/>
        </w:rPr>
        <w:t xml:space="preserve">From mock ss: Make sure to address rigor and reproducibility standards: </w:t>
      </w:r>
    </w:p>
    <w:p w14:paraId="3B94CB0A" w14:textId="77777777" w:rsidR="00505C22" w:rsidRDefault="00505C22" w:rsidP="00505C22"/>
    <w:p w14:paraId="563E0F2E" w14:textId="77777777" w:rsidR="00505C22" w:rsidRDefault="00505C22" w:rsidP="00505C22">
      <w:r>
        <w:rPr>
          <w:sz w:val="20"/>
          <w:szCs w:val="20"/>
        </w:rPr>
        <w:t>(From NIH)</w:t>
      </w:r>
    </w:p>
    <w:p w14:paraId="25D93BAB" w14:textId="77777777" w:rsidR="00505C22" w:rsidRDefault="00505C22" w:rsidP="00505C22"/>
    <w:p w14:paraId="19D2CE70" w14:textId="77777777" w:rsidR="00505C22" w:rsidRDefault="00505C22" w:rsidP="00505C22">
      <w:r>
        <w:rPr>
          <w:sz w:val="20"/>
          <w:szCs w:val="20"/>
        </w:rPr>
        <w:t>Have the investigators included plans to address weaknesses in the rigor of prior research that serves as the key support for the proposed project?</w:t>
      </w:r>
    </w:p>
    <w:p w14:paraId="474664D2" w14:textId="77777777" w:rsidR="00505C22" w:rsidRDefault="00505C22" w:rsidP="00505C22"/>
    <w:p w14:paraId="73DB5CE0" w14:textId="77777777" w:rsidR="00505C22" w:rsidRDefault="00505C22" w:rsidP="00505C22">
      <w:r>
        <w:rPr>
          <w:sz w:val="20"/>
          <w:szCs w:val="20"/>
        </w:rPr>
        <w:t>Have the investigators presented strategies to ensure a robust and unbiased approach, as appropriate for the work proposed?</w:t>
      </w:r>
    </w:p>
  </w:comment>
  <w:comment w:id="82" w:author="Nelson, Kristin" w:date="2025-09-25T12:46:00Z" w:initials="NK">
    <w:p w14:paraId="7763008B" w14:textId="15A04F14" w:rsidR="00800C07" w:rsidRDefault="007B1C52" w:rsidP="00800C07">
      <w:r>
        <w:rPr>
          <w:rStyle w:val="CommentReference"/>
        </w:rPr>
        <w:annotationRef/>
      </w:r>
      <w:r w:rsidR="00800C07">
        <w:rPr>
          <w:sz w:val="20"/>
          <w:szCs w:val="20"/>
        </w:rPr>
        <w:t xml:space="preserve">@Tyler: we use the terms  transmission intensity / ARI / incident infection rate / force of infection interchangeably - what's the best term? </w:t>
      </w:r>
    </w:p>
    <w:p w14:paraId="2C18C39E" w14:textId="77777777" w:rsidR="00800C07" w:rsidRDefault="00800C07" w:rsidP="00800C07"/>
    <w:p w14:paraId="27C3E8E0" w14:textId="77777777" w:rsidR="00800C07" w:rsidRDefault="00800C07" w:rsidP="00800C07">
      <w:r>
        <w:rPr>
          <w:sz w:val="20"/>
          <w:szCs w:val="20"/>
        </w:rPr>
        <w:t>ARI has a specific meaning but the others are more colloquial and I think we should stick with one to avoid confusion.</w:t>
      </w:r>
    </w:p>
  </w:comment>
  <w:comment w:id="83" w:author="Brown, Tyler" w:date="2025-10-01T14:51:00Z" w:initials="BT">
    <w:p w14:paraId="4C9A6BC5" w14:textId="77777777" w:rsidR="00393EBB" w:rsidRDefault="00393EBB" w:rsidP="00393EBB">
      <w:r>
        <w:rPr>
          <w:rStyle w:val="CommentReference"/>
        </w:rPr>
        <w:annotationRef/>
      </w:r>
      <w:r>
        <w:rPr>
          <w:sz w:val="20"/>
          <w:szCs w:val="20"/>
        </w:rPr>
        <w:t>Yes - let's use ARI throughout - and on first use maybe emphasize why we're using this term and not others?</w:t>
      </w:r>
    </w:p>
  </w:comment>
  <w:comment w:id="84" w:author="Nelson, Kristin" w:date="2025-10-02T19:43:00Z" w:initials="NK">
    <w:p w14:paraId="344D4D96" w14:textId="77777777" w:rsidR="00624BCF" w:rsidRDefault="00624BCF" w:rsidP="00624BCF">
      <w:r>
        <w:rPr>
          <w:rStyle w:val="CommentReference"/>
        </w:rPr>
        <w:annotationRef/>
      </w:r>
      <w:r>
        <w:rPr>
          <w:sz w:val="20"/>
          <w:szCs w:val="20"/>
        </w:rPr>
        <w:t>I was worried about the acronym, so went with ARI but spelling it out</w:t>
      </w:r>
    </w:p>
  </w:comment>
  <w:comment w:id="85" w:author="Brown, Tyler" w:date="2025-08-21T14:07:00Z" w:initials="TB">
    <w:p w14:paraId="5ECFCA1D" w14:textId="17D8CBBC" w:rsidR="00352EE3" w:rsidRDefault="00352EE3" w:rsidP="00352EE3">
      <w:r>
        <w:rPr>
          <w:rStyle w:val="CommentReference"/>
        </w:rPr>
        <w:annotationRef/>
      </w:r>
      <w:r>
        <w:rPr>
          <w:sz w:val="20"/>
          <w:szCs w:val="20"/>
        </w:rPr>
        <w:t>How do we want to generate the “synthetic populations” here for the simulated vaccine trials etc? Run a transmission model? Empirically generate an age-of-infection distribution given some known parameters (which I believe Dan suggested we could do?)</w:t>
      </w:r>
    </w:p>
  </w:comment>
  <w:comment w:id="86" w:author="Nelson, Kristin" w:date="2025-09-25T15:31:00Z" w:initials="NK">
    <w:p w14:paraId="15399046" w14:textId="77777777" w:rsidR="002052B4" w:rsidRDefault="002052B4" w:rsidP="002052B4">
      <w:r>
        <w:rPr>
          <w:rStyle w:val="CommentReference"/>
        </w:rPr>
        <w:annotationRef/>
      </w:r>
      <w:r>
        <w:rPr>
          <w:sz w:val="20"/>
          <w:szCs w:val="20"/>
        </w:rPr>
        <w:t>@Stephen?</w:t>
      </w:r>
    </w:p>
  </w:comment>
  <w:comment w:id="87" w:author="Nelson, Kristin" w:date="2025-09-25T22:04:00Z" w:initials="NK">
    <w:p w14:paraId="5B0BD46F" w14:textId="77777777" w:rsidR="000F132C" w:rsidRDefault="000F132C" w:rsidP="000F132C">
      <w:r>
        <w:rPr>
          <w:rStyle w:val="CommentReference"/>
        </w:rPr>
        <w:annotationRef/>
      </w:r>
      <w:r>
        <w:rPr>
          <w:sz w:val="20"/>
          <w:szCs w:val="20"/>
        </w:rPr>
        <w:t>@Stephen/@Tyler from mock ss: how will we deal with reinfection in models (is TASA less sensitive/specific?)</w:t>
      </w:r>
    </w:p>
  </w:comment>
  <w:comment w:id="88" w:author="Lau, Max" w:date="2025-09-17T19:53:00Z" w:initials="LM">
    <w:p w14:paraId="62185D95" w14:textId="6F03B7CF" w:rsidR="004A07FD" w:rsidRDefault="004A07FD" w:rsidP="004A07FD">
      <w:r>
        <w:rPr>
          <w:rStyle w:val="CommentReference"/>
        </w:rPr>
        <w:annotationRef/>
      </w:r>
      <w:r>
        <w:rPr>
          <w:sz w:val="20"/>
          <w:szCs w:val="20"/>
        </w:rPr>
        <w:t>Can provide more details? Also, preliminary data and rationael probably can be shortened to make space?</w:t>
      </w:r>
    </w:p>
  </w:comment>
  <w:comment w:id="89" w:author="Nelson, Kristin" w:date="2025-09-25T08:24:00Z" w:initials="NK">
    <w:p w14:paraId="72115539" w14:textId="77777777" w:rsidR="00161717" w:rsidRDefault="002E5CC0" w:rsidP="00161717">
      <w:r>
        <w:rPr>
          <w:rStyle w:val="CommentReference"/>
        </w:rPr>
        <w:annotationRef/>
      </w:r>
      <w:r w:rsidR="00161717">
        <w:rPr>
          <w:sz w:val="20"/>
          <w:szCs w:val="20"/>
        </w:rPr>
        <w:t>@Stephen, let's add a little more detail here on the structure of the models, data sources for parameters, details of how long we will simulate, any model checks/validation etc.</w:t>
      </w:r>
    </w:p>
  </w:comment>
  <w:comment w:id="90" w:author="Nelson, Kristin" w:date="2025-08-13T06:39:00Z" w:initials="NK">
    <w:p w14:paraId="2F491278" w14:textId="70DD622D" w:rsidR="008F17FA" w:rsidRDefault="008F17FA" w:rsidP="008F17FA">
      <w:r>
        <w:rPr>
          <w:rStyle w:val="CommentReference"/>
        </w:rPr>
        <w:annotationRef/>
      </w:r>
      <w:r>
        <w:rPr>
          <w:sz w:val="20"/>
          <w:szCs w:val="20"/>
        </w:rPr>
        <w:t>@Stephen, could you add some text here to describe the models for this aim based on the work you've already done?</w:t>
      </w:r>
    </w:p>
  </w:comment>
  <w:comment w:id="91" w:author="Nelson, Kristin" w:date="2025-09-25T22:05:00Z" w:initials="NK">
    <w:p w14:paraId="3C2E4C44" w14:textId="0193589F" w:rsidR="00BA2348" w:rsidRDefault="00BA2348" w:rsidP="00BA2348">
      <w:r>
        <w:rPr>
          <w:rStyle w:val="CommentReference"/>
        </w:rPr>
        <w:annotationRef/>
      </w:r>
      <w:r>
        <w:rPr>
          <w:sz w:val="20"/>
          <w:szCs w:val="20"/>
        </w:rPr>
        <w:t>@Stephen, how do you usually address that reviewers expect to see power calculations? Is there any way to address?</w:t>
      </w:r>
    </w:p>
  </w:comment>
  <w:comment w:id="92" w:author="Stephen Kissler" w:date="2025-10-01T13:48:00Z" w:initials="SK">
    <w:p w14:paraId="5E2ED644" w14:textId="77777777" w:rsidR="008304E0" w:rsidRDefault="008304E0" w:rsidP="008304E0">
      <w:r>
        <w:rPr>
          <w:rStyle w:val="CommentReference"/>
        </w:rPr>
        <w:annotationRef/>
      </w:r>
      <w:r>
        <w:rPr>
          <w:sz w:val="20"/>
          <w:szCs w:val="20"/>
        </w:rPr>
        <w:t xml:space="preserve">I usually just refer to power calculations from the literature and say we'll do something similar – I've added something to that effect here. </w:t>
      </w:r>
    </w:p>
  </w:comment>
  <w:comment w:id="93" w:author="Brown, Tyler" w:date="2025-08-21T14:11:00Z" w:initials="TB">
    <w:p w14:paraId="013CF0A3" w14:textId="77777777" w:rsidR="00352EE3" w:rsidRDefault="00352EE3" w:rsidP="00352EE3">
      <w:r>
        <w:rPr>
          <w:rStyle w:val="CommentReference"/>
        </w:rPr>
        <w:annotationRef/>
      </w:r>
      <w:r>
        <w:rPr>
          <w:color w:val="000000"/>
          <w:sz w:val="20"/>
          <w:szCs w:val="20"/>
        </w:rPr>
        <w:t>Love this</w:t>
      </w:r>
    </w:p>
  </w:comment>
  <w:comment w:id="94" w:author="Nelson, Kristin" w:date="2025-09-25T08:55:00Z" w:initials="NK">
    <w:p w14:paraId="1E8434BD" w14:textId="77777777" w:rsidR="00FE7456" w:rsidRDefault="00BD714F" w:rsidP="00FE7456">
      <w:r>
        <w:rPr>
          <w:rStyle w:val="CommentReference"/>
        </w:rPr>
        <w:annotationRef/>
      </w:r>
      <w:r w:rsidR="00FE7456">
        <w:rPr>
          <w:sz w:val="20"/>
          <w:szCs w:val="20"/>
        </w:rPr>
        <w:t xml:space="preserve">@Tyler, can you add text about combining IGRA/TASA to calculate ARI? </w:t>
      </w:r>
    </w:p>
  </w:comment>
  <w:comment w:id="95" w:author="Nelson, Kristin" w:date="2025-10-02T06:55:00Z" w:initials="NK">
    <w:p w14:paraId="0BCF9980" w14:textId="77777777" w:rsidR="006009FF" w:rsidRDefault="006009FF" w:rsidP="006009FF">
      <w:r>
        <w:rPr>
          <w:rStyle w:val="CommentReference"/>
        </w:rPr>
        <w:annotationRef/>
      </w:r>
      <w:r>
        <w:rPr>
          <w:sz w:val="20"/>
          <w:szCs w:val="20"/>
        </w:rPr>
        <w:t>Need to add more</w:t>
      </w:r>
    </w:p>
  </w:comment>
  <w:comment w:id="96" w:author="Nelson, Kristin" w:date="2025-10-02T20:30:00Z" w:initials="NK">
    <w:p w14:paraId="7ABBF17F" w14:textId="77777777" w:rsidR="00BD4796" w:rsidRDefault="00BD4796" w:rsidP="00BD4796">
      <w:r>
        <w:rPr>
          <w:rStyle w:val="CommentReference"/>
        </w:rPr>
        <w:annotationRef/>
      </w:r>
      <w:r>
        <w:rPr>
          <w:sz w:val="20"/>
          <w:szCs w:val="20"/>
        </w:rPr>
        <w:t>@Tyler, was your thought here to cite Dowdy work?</w:t>
      </w:r>
    </w:p>
  </w:comment>
  <w:comment w:id="97" w:author="Nelson, Kristin" w:date="2025-09-25T14:24:00Z" w:initials="NK">
    <w:p w14:paraId="36FCD633" w14:textId="15C7A311" w:rsidR="001C3F38" w:rsidRDefault="001C3F38" w:rsidP="001C3F38">
      <w:r>
        <w:rPr>
          <w:rStyle w:val="CommentReference"/>
        </w:rPr>
        <w:annotationRef/>
      </w:r>
      <w:r>
        <w:rPr>
          <w:sz w:val="20"/>
          <w:szCs w:val="20"/>
        </w:rPr>
        <w:t>transmission trajectory?</w:t>
      </w:r>
    </w:p>
  </w:comment>
  <w:comment w:id="98" w:author="Stephen Kissler" w:date="2025-10-01T13:49:00Z" w:initials="SK">
    <w:p w14:paraId="75B98E99" w14:textId="77777777" w:rsidR="008304E0" w:rsidRDefault="008304E0" w:rsidP="008304E0">
      <w:r>
        <w:rPr>
          <w:rStyle w:val="CommentReference"/>
        </w:rPr>
        <w:annotationRef/>
      </w:r>
      <w:r>
        <w:rPr>
          <w:sz w:val="20"/>
          <w:szCs w:val="20"/>
        </w:rPr>
        <w:t xml:space="preserve">I think "transmission intensity" is good </w:t>
      </w:r>
    </w:p>
  </w:comment>
  <w:comment w:id="99" w:author="Nelson, Kristin" w:date="2025-09-18T08:28:00Z" w:initials="NK">
    <w:p w14:paraId="6E31449D" w14:textId="77777777" w:rsidR="006E1285" w:rsidRDefault="00E5654A" w:rsidP="006E1285">
      <w:r>
        <w:rPr>
          <w:rStyle w:val="CommentReference"/>
        </w:rPr>
        <w:annotationRef/>
      </w:r>
      <w:r w:rsidR="006E1285">
        <w:rPr>
          <w:sz w:val="20"/>
          <w:szCs w:val="20"/>
        </w:rPr>
        <w:t xml:space="preserve">From Munya (via email): </w:t>
      </w:r>
      <w:r w:rsidR="006E1285">
        <w:rPr>
          <w:color w:val="202020"/>
          <w:sz w:val="20"/>
          <w:szCs w:val="20"/>
        </w:rPr>
        <w:t>In both the children and adolescent studies, recent infection was defined by QFT conversion. My comment about the difference between household contacts and healthy adolescents in the community is that, in the household setting, exposure may have been more sustained—perhaps explaining the higher sensitivity observed in that study.</w:t>
      </w:r>
    </w:p>
    <w:p w14:paraId="73223C5C" w14:textId="77777777" w:rsidR="006E1285" w:rsidRDefault="006E1285" w:rsidP="006E1285"/>
    <w:p w14:paraId="037282E5" w14:textId="77777777" w:rsidR="006E1285" w:rsidRDefault="006E1285" w:rsidP="006E1285">
      <w:r>
        <w:rPr>
          <w:color w:val="202020"/>
          <w:sz w:val="20"/>
          <w:szCs w:val="20"/>
        </w:rPr>
        <w:t xml:space="preserve">We don’t currently have TASA data assessing recent infection in individuals already sensitised. This would be challenging to do since they would already be QFT+ because we can't use QFT conversion to define recent infection. However, comparing TASA scores in QFT+ household contacts versus QFT+ community members without a known contact could help answer this question. I hypothesise that even among QFT+ individuals, those with recent infection will have higher TASA scores even though it's not the primary infection. They may be TASA+ for a shorter duration compared to persons with a primary recent infection. I think this aligns with what we have observed in QFT+ progressors, who show higher TASA scores than non-progressors, despite both groups being QFT+ at enrollment (Figure below </w:t>
      </w:r>
      <w:hyperlink r:id="rId1" w:history="1">
        <w:r w:rsidRPr="006D33B6">
          <w:rPr>
            <w:rStyle w:val="Hyperlink"/>
            <w:sz w:val="20"/>
            <w:szCs w:val="20"/>
          </w:rPr>
          <w:t>https://www.atsjournals.org/doi/full/10.1164/rccm.202007-2686OC</w:t>
        </w:r>
      </w:hyperlink>
      <w:r>
        <w:rPr>
          <w:color w:val="202020"/>
          <w:sz w:val="20"/>
          <w:szCs w:val="20"/>
        </w:rPr>
        <w:t>). </w:t>
      </w:r>
    </w:p>
    <w:p w14:paraId="5B144D34" w14:textId="77777777" w:rsidR="006E1285" w:rsidRDefault="006E1285" w:rsidP="006E1285"/>
    <w:p w14:paraId="69075D02" w14:textId="77777777" w:rsidR="006E1285" w:rsidRDefault="006E1285" w:rsidP="006E1285">
      <w:r>
        <w:rPr>
          <w:color w:val="202020"/>
          <w:sz w:val="20"/>
          <w:szCs w:val="20"/>
        </w:rPr>
        <w:t>Would you want me to include this wording in the proposal? I think the details about progressors vs non-progressors may not be necessary and may complicate the narrative of the proposal.</w:t>
      </w:r>
    </w:p>
  </w:comment>
  <w:comment w:id="100" w:author="Nelson, Kristin" w:date="2025-08-29T06:32:00Z" w:initials="NK">
    <w:p w14:paraId="1EB5E640" w14:textId="77777777" w:rsidR="00272D99" w:rsidRDefault="009666E8" w:rsidP="00272D99">
      <w:r>
        <w:rPr>
          <w:rStyle w:val="CommentReference"/>
        </w:rPr>
        <w:annotationRef/>
      </w:r>
      <w:r w:rsidR="00272D99">
        <w:rPr>
          <w:sz w:val="20"/>
          <w:szCs w:val="20"/>
        </w:rPr>
        <w:t>Cite FINDx tool</w:t>
      </w:r>
    </w:p>
    <w:p w14:paraId="434EE756" w14:textId="77777777" w:rsidR="00272D99" w:rsidRDefault="00272D99" w:rsidP="00272D99"/>
    <w:p w14:paraId="7EAD09F6" w14:textId="77777777" w:rsidR="00272D99" w:rsidRDefault="00272D99" w:rsidP="00272D99">
      <w:hyperlink r:id="rId2" w:history="1">
        <w:r w:rsidRPr="00151F01">
          <w:rPr>
            <w:rStyle w:val="Hyperlink"/>
            <w:sz w:val="20"/>
            <w:szCs w:val="20"/>
          </w:rPr>
          <w:t>https://finddx.shinyapps.io/testdirexplorer_beta/</w:t>
        </w:r>
      </w:hyperlink>
    </w:p>
  </w:comment>
  <w:comment w:id="101" w:author="Nelson, Kristin" w:date="2025-09-05T13:53:00Z" w:initials="NK">
    <w:p w14:paraId="22201DDC" w14:textId="5DC9E537" w:rsidR="000A02DB" w:rsidRDefault="00A67B45" w:rsidP="000A02DB">
      <w:r>
        <w:rPr>
          <w:rStyle w:val="CommentReference"/>
        </w:rPr>
        <w:annotationRef/>
      </w:r>
      <w:r w:rsidR="000A02DB">
        <w:rPr>
          <w:sz w:val="20"/>
          <w:szCs w:val="20"/>
        </w:rPr>
        <w:t xml:space="preserve">From Karen L: </w:t>
      </w:r>
      <w:r w:rsidR="000A02DB">
        <w:rPr>
          <w:color w:val="202020"/>
          <w:sz w:val="20"/>
          <w:szCs w:val="20"/>
        </w:rPr>
        <w:t>need to say that this has relevance to US health (esp in outbreak settings!)</w:t>
      </w:r>
    </w:p>
  </w:comment>
  <w:comment w:id="102" w:author="Stephen Kissler" w:date="2025-10-08T09:02:00Z" w:initials="SK">
    <w:p w14:paraId="3AD5ABB9" w14:textId="77777777" w:rsidR="00D527BA" w:rsidRDefault="00D527BA" w:rsidP="00D527BA">
      <w:r>
        <w:rPr>
          <w:rStyle w:val="CommentReference"/>
        </w:rPr>
        <w:annotationRef/>
      </w:r>
      <w:r>
        <w:rPr>
          <w:sz w:val="20"/>
          <w:szCs w:val="20"/>
        </w:rPr>
        <w:t xml:space="preserve">maybe "Clinicians and epidemiologists"?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55F34C" w15:done="1"/>
  <w15:commentEx w15:paraId="346367FA" w15:paraIdParent="1855F34C" w15:done="1"/>
  <w15:commentEx w15:paraId="650916B3" w15:done="1"/>
  <w15:commentEx w15:paraId="27FF3326" w15:done="1"/>
  <w15:commentEx w15:paraId="0C2B90E8" w15:done="1"/>
  <w15:commentEx w15:paraId="028481A6" w15:done="1"/>
  <w15:commentEx w15:paraId="7E62BA7E" w15:done="1"/>
  <w15:commentEx w15:paraId="2C99660A" w15:done="1"/>
  <w15:commentEx w15:paraId="13EC67A0" w15:paraIdParent="2C99660A" w15:done="1"/>
  <w15:commentEx w15:paraId="7351E6C0" w15:paraIdParent="2C99660A" w15:done="1"/>
  <w15:commentEx w15:paraId="6F501E5E" w15:done="1"/>
  <w15:commentEx w15:paraId="42DFE30E" w15:paraIdParent="6F501E5E" w15:done="1"/>
  <w15:commentEx w15:paraId="69B6A428" w15:done="1"/>
  <w15:commentEx w15:paraId="5A6AFD00" w15:done="1"/>
  <w15:commentEx w15:paraId="2649FC7B" w15:done="1"/>
  <w15:commentEx w15:paraId="4B2207B5" w15:paraIdParent="2649FC7B" w15:done="1"/>
  <w15:commentEx w15:paraId="747AEC75" w15:done="1"/>
  <w15:commentEx w15:paraId="73DB5CE0" w15:done="0"/>
  <w15:commentEx w15:paraId="27C3E8E0" w15:done="1"/>
  <w15:commentEx w15:paraId="4C9A6BC5" w15:paraIdParent="27C3E8E0" w15:done="1"/>
  <w15:commentEx w15:paraId="344D4D96" w15:paraIdParent="27C3E8E0" w15:done="1"/>
  <w15:commentEx w15:paraId="5ECFCA1D" w15:done="1"/>
  <w15:commentEx w15:paraId="15399046" w15:paraIdParent="5ECFCA1D" w15:done="1"/>
  <w15:commentEx w15:paraId="5B0BD46F" w15:done="1"/>
  <w15:commentEx w15:paraId="62185D95" w15:done="1"/>
  <w15:commentEx w15:paraId="72115539" w15:done="0"/>
  <w15:commentEx w15:paraId="2F491278" w15:done="1"/>
  <w15:commentEx w15:paraId="3C2E4C44" w15:done="0"/>
  <w15:commentEx w15:paraId="5E2ED644" w15:paraIdParent="3C2E4C44" w15:done="0"/>
  <w15:commentEx w15:paraId="013CF0A3" w15:done="1"/>
  <w15:commentEx w15:paraId="1E8434BD" w15:done="1"/>
  <w15:commentEx w15:paraId="0BCF9980" w15:done="1"/>
  <w15:commentEx w15:paraId="7ABBF17F" w15:done="0"/>
  <w15:commentEx w15:paraId="36FCD633" w15:done="1"/>
  <w15:commentEx w15:paraId="75B98E99" w15:paraIdParent="36FCD633" w15:done="1"/>
  <w15:commentEx w15:paraId="69075D02" w15:done="1"/>
  <w15:commentEx w15:paraId="7EAD09F6" w15:done="1"/>
  <w15:commentEx w15:paraId="22201DDC" w15:done="1"/>
  <w15:commentEx w15:paraId="3AD5AB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1E6D6D" w16cex:dateUtc="2025-08-21T20:09:00Z"/>
  <w16cex:commentExtensible w16cex:durableId="6FEF5464" w16cex:dateUtc="2025-09-25T18:28:00Z"/>
  <w16cex:commentExtensible w16cex:durableId="3CCFE653" w16cex:dateUtc="2025-08-21T19:07:00Z"/>
  <w16cex:commentExtensible w16cex:durableId="5D156815" w16cex:dateUtc="2025-08-21T20:00:00Z"/>
  <w16cex:commentExtensible w16cex:durableId="756149F0" w16cex:dateUtc="2025-09-25T13:53:00Z"/>
  <w16cex:commentExtensible w16cex:durableId="5AEE4FA2" w16cex:dateUtc="2025-09-26T01:03:00Z"/>
  <w16cex:commentExtensible w16cex:durableId="5B1D61F5" w16cex:dateUtc="2025-09-25T13:35:00Z"/>
  <w16cex:commentExtensible w16cex:durableId="73348E73" w16cex:dateUtc="2025-08-21T19:58:00Z"/>
  <w16cex:commentExtensible w16cex:durableId="41F4A49E" w16cex:dateUtc="2025-09-25T12:29:00Z"/>
  <w16cex:commentExtensible w16cex:durableId="173E6472" w16cex:dateUtc="2025-10-01T17:48:00Z"/>
  <w16cex:commentExtensible w16cex:durableId="16A65D70" w16cex:dateUtc="2025-09-25T13:38:00Z"/>
  <w16cex:commentExtensible w16cex:durableId="0FD655A3" w16cex:dateUtc="2025-10-01T18:40:00Z"/>
  <w16cex:commentExtensible w16cex:durableId="676DA472" w16cex:dateUtc="2025-08-21T19:33:00Z"/>
  <w16cex:commentExtensible w16cex:durableId="2AF90480" w16cex:dateUtc="2025-08-13T15:53:00Z">
    <w16cex:extLst>
      <w16:ext w16:uri="{CE6994B0-6A32-4C9F-8C6B-6E91EDA988CE}">
        <cr:reactions xmlns:cr="http://schemas.microsoft.com/office/comments/2020/reactions">
          <cr:reaction reactionType="1">
            <cr:reactionInfo dateUtc="2025-08-14T09:41:40Z">
              <cr:user userId="S::KNBRATT@emory.edu::11414341-679b-4108-afbd-fad5de242f20" userProvider="AD" userName="Nelson, Kristin"/>
            </cr:reactionInfo>
          </cr:reaction>
        </cr:reactions>
      </w16:ext>
    </w16cex:extLst>
  </w16cex:commentExtensible>
  <w16cex:commentExtensible w16cex:durableId="55F1CD37" w16cex:dateUtc="2025-08-21T19:28:00Z"/>
  <w16cex:commentExtensible w16cex:durableId="7DD6D521" w16cex:dateUtc="2025-09-25T12:08:00Z"/>
  <w16cex:commentExtensible w16cex:durableId="761E8194" w16cex:dateUtc="2025-09-25T13:30:00Z"/>
  <w16cex:commentExtensible w16cex:durableId="189F3A23" w16cex:dateUtc="2025-09-25T15:42:00Z"/>
  <w16cex:commentExtensible w16cex:durableId="25E964C3" w16cex:dateUtc="2025-09-25T16:46:00Z"/>
  <w16cex:commentExtensible w16cex:durableId="042C3748" w16cex:dateUtc="2025-10-01T20:51:00Z"/>
  <w16cex:commentExtensible w16cex:durableId="476CB376" w16cex:dateUtc="2025-10-02T23:43:00Z"/>
  <w16cex:commentExtensible w16cex:durableId="4197CF73" w16cex:dateUtc="2025-08-21T20:07:00Z"/>
  <w16cex:commentExtensible w16cex:durableId="3FA55109" w16cex:dateUtc="2025-09-25T19:31:00Z"/>
  <w16cex:commentExtensible w16cex:durableId="131207B4" w16cex:dateUtc="2025-09-26T02:04:00Z"/>
  <w16cex:commentExtensible w16cex:durableId="71C0A101" w16cex:dateUtc="2025-09-17T23:53:00Z"/>
  <w16cex:commentExtensible w16cex:durableId="20F072BF" w16cex:dateUtc="2025-09-25T12:24:00Z"/>
  <w16cex:commentExtensible w16cex:durableId="270C7D0D" w16cex:dateUtc="2025-08-13T10:39:00Z"/>
  <w16cex:commentExtensible w16cex:durableId="3DFC4DD7" w16cex:dateUtc="2025-09-26T02:05:00Z"/>
  <w16cex:commentExtensible w16cex:durableId="7E54E56D" w16cex:dateUtc="2025-10-01T19:48:00Z"/>
  <w16cex:commentExtensible w16cex:durableId="181664C0" w16cex:dateUtc="2025-08-21T20:11:00Z"/>
  <w16cex:commentExtensible w16cex:durableId="221A445E" w16cex:dateUtc="2025-09-25T12:55:00Z"/>
  <w16cex:commentExtensible w16cex:durableId="5D254E56" w16cex:dateUtc="2025-10-02T10:55:00Z"/>
  <w16cex:commentExtensible w16cex:durableId="3E2B6801" w16cex:dateUtc="2025-10-03T00:30:00Z"/>
  <w16cex:commentExtensible w16cex:durableId="40CB2023" w16cex:dateUtc="2025-09-25T18:24:00Z"/>
  <w16cex:commentExtensible w16cex:durableId="5FB7D4AC" w16cex:dateUtc="2025-10-01T19:49:00Z"/>
  <w16cex:commentExtensible w16cex:durableId="6BF0AFED" w16cex:dateUtc="2025-09-18T12:28:00Z"/>
  <w16cex:commentExtensible w16cex:durableId="567B311F" w16cex:dateUtc="2025-08-29T10:32:00Z"/>
  <w16cex:commentExtensible w16cex:durableId="50496B1F" w16cex:dateUtc="2025-09-05T17:53:00Z"/>
  <w16cex:commentExtensible w16cex:durableId="3BCC9764" w16cex:dateUtc="2025-10-08T1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55F34C" w16cid:durableId="151E6D6D"/>
  <w16cid:commentId w16cid:paraId="346367FA" w16cid:durableId="6FEF5464"/>
  <w16cid:commentId w16cid:paraId="650916B3" w16cid:durableId="3CCFE653"/>
  <w16cid:commentId w16cid:paraId="27FF3326" w16cid:durableId="5D156815"/>
  <w16cid:commentId w16cid:paraId="0C2B90E8" w16cid:durableId="756149F0"/>
  <w16cid:commentId w16cid:paraId="028481A6" w16cid:durableId="5AEE4FA2"/>
  <w16cid:commentId w16cid:paraId="7E62BA7E" w16cid:durableId="5B1D61F5"/>
  <w16cid:commentId w16cid:paraId="2C99660A" w16cid:durableId="73348E73"/>
  <w16cid:commentId w16cid:paraId="13EC67A0" w16cid:durableId="41F4A49E"/>
  <w16cid:commentId w16cid:paraId="7351E6C0" w16cid:durableId="173E6472"/>
  <w16cid:commentId w16cid:paraId="6F501E5E" w16cid:durableId="16A65D70"/>
  <w16cid:commentId w16cid:paraId="42DFE30E" w16cid:durableId="0FD655A3"/>
  <w16cid:commentId w16cid:paraId="69B6A428" w16cid:durableId="676DA472"/>
  <w16cid:commentId w16cid:paraId="5A6AFD00" w16cid:durableId="2AF90480"/>
  <w16cid:commentId w16cid:paraId="2649FC7B" w16cid:durableId="55F1CD37"/>
  <w16cid:commentId w16cid:paraId="4B2207B5" w16cid:durableId="7DD6D521"/>
  <w16cid:commentId w16cid:paraId="747AEC75" w16cid:durableId="761E8194"/>
  <w16cid:commentId w16cid:paraId="73DB5CE0" w16cid:durableId="189F3A23"/>
  <w16cid:commentId w16cid:paraId="27C3E8E0" w16cid:durableId="25E964C3"/>
  <w16cid:commentId w16cid:paraId="4C9A6BC5" w16cid:durableId="042C3748"/>
  <w16cid:commentId w16cid:paraId="344D4D96" w16cid:durableId="476CB376"/>
  <w16cid:commentId w16cid:paraId="5ECFCA1D" w16cid:durableId="4197CF73"/>
  <w16cid:commentId w16cid:paraId="15399046" w16cid:durableId="3FA55109"/>
  <w16cid:commentId w16cid:paraId="5B0BD46F" w16cid:durableId="131207B4"/>
  <w16cid:commentId w16cid:paraId="62185D95" w16cid:durableId="71C0A101"/>
  <w16cid:commentId w16cid:paraId="72115539" w16cid:durableId="20F072BF"/>
  <w16cid:commentId w16cid:paraId="2F491278" w16cid:durableId="270C7D0D"/>
  <w16cid:commentId w16cid:paraId="3C2E4C44" w16cid:durableId="3DFC4DD7"/>
  <w16cid:commentId w16cid:paraId="5E2ED644" w16cid:durableId="7E54E56D"/>
  <w16cid:commentId w16cid:paraId="013CF0A3" w16cid:durableId="181664C0"/>
  <w16cid:commentId w16cid:paraId="1E8434BD" w16cid:durableId="221A445E"/>
  <w16cid:commentId w16cid:paraId="0BCF9980" w16cid:durableId="5D254E56"/>
  <w16cid:commentId w16cid:paraId="7ABBF17F" w16cid:durableId="3E2B6801"/>
  <w16cid:commentId w16cid:paraId="36FCD633" w16cid:durableId="40CB2023"/>
  <w16cid:commentId w16cid:paraId="75B98E99" w16cid:durableId="5FB7D4AC"/>
  <w16cid:commentId w16cid:paraId="69075D02" w16cid:durableId="6BF0AFED"/>
  <w16cid:commentId w16cid:paraId="7EAD09F6" w16cid:durableId="567B311F"/>
  <w16cid:commentId w16cid:paraId="22201DDC" w16cid:durableId="50496B1F"/>
  <w16cid:commentId w16cid:paraId="3AD5ABB9" w16cid:durableId="3BCC976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6E94"/>
    <w:multiLevelType w:val="hybridMultilevel"/>
    <w:tmpl w:val="FFD06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0C46AE"/>
    <w:multiLevelType w:val="multilevel"/>
    <w:tmpl w:val="871227D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01F1DB7"/>
    <w:multiLevelType w:val="hybridMultilevel"/>
    <w:tmpl w:val="39443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B76BE"/>
    <w:multiLevelType w:val="hybridMultilevel"/>
    <w:tmpl w:val="6E88D128"/>
    <w:lvl w:ilvl="0" w:tplc="1DBACDE0">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DC1B7E"/>
    <w:multiLevelType w:val="hybridMultilevel"/>
    <w:tmpl w:val="B9A437A8"/>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5" w15:restartNumberingAfterBreak="0">
    <w:nsid w:val="1F151B6D"/>
    <w:multiLevelType w:val="hybridMultilevel"/>
    <w:tmpl w:val="0A4674FE"/>
    <w:lvl w:ilvl="0" w:tplc="326CA3A2">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DD607D"/>
    <w:multiLevelType w:val="hybridMultilevel"/>
    <w:tmpl w:val="E646C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B515C9"/>
    <w:multiLevelType w:val="hybridMultilevel"/>
    <w:tmpl w:val="0AF476FE"/>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526F85"/>
    <w:multiLevelType w:val="hybridMultilevel"/>
    <w:tmpl w:val="2EF6DB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E7863C4"/>
    <w:multiLevelType w:val="hybridMultilevel"/>
    <w:tmpl w:val="B7D60CCE"/>
    <w:lvl w:ilvl="0" w:tplc="1DBACDE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992237"/>
    <w:multiLevelType w:val="hybridMultilevel"/>
    <w:tmpl w:val="A84C2080"/>
    <w:lvl w:ilvl="0" w:tplc="1DBACDE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CA5DFC"/>
    <w:multiLevelType w:val="hybridMultilevel"/>
    <w:tmpl w:val="A4025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4D1515"/>
    <w:multiLevelType w:val="hybridMultilevel"/>
    <w:tmpl w:val="1BDC3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844EFC"/>
    <w:multiLevelType w:val="hybridMultilevel"/>
    <w:tmpl w:val="A5B0BAB4"/>
    <w:lvl w:ilvl="0" w:tplc="1DBACDE0">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1D779B8"/>
    <w:multiLevelType w:val="hybridMultilevel"/>
    <w:tmpl w:val="7DB86FC0"/>
    <w:lvl w:ilvl="0" w:tplc="4C1AED5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D763E3"/>
    <w:multiLevelType w:val="hybridMultilevel"/>
    <w:tmpl w:val="8E82A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5D0838"/>
    <w:multiLevelType w:val="hybridMultilevel"/>
    <w:tmpl w:val="14B602A2"/>
    <w:lvl w:ilvl="0" w:tplc="1DBACDE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344E90"/>
    <w:multiLevelType w:val="hybridMultilevel"/>
    <w:tmpl w:val="B5A294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0B00E2"/>
    <w:multiLevelType w:val="hybridMultilevel"/>
    <w:tmpl w:val="A4142A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BB7BFC"/>
    <w:multiLevelType w:val="hybridMultilevel"/>
    <w:tmpl w:val="860E4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7900122">
    <w:abstractNumId w:val="9"/>
  </w:num>
  <w:num w:numId="2" w16cid:durableId="1268198749">
    <w:abstractNumId w:val="3"/>
  </w:num>
  <w:num w:numId="3" w16cid:durableId="580452462">
    <w:abstractNumId w:val="11"/>
  </w:num>
  <w:num w:numId="4" w16cid:durableId="171074147">
    <w:abstractNumId w:val="13"/>
  </w:num>
  <w:num w:numId="5" w16cid:durableId="1110050586">
    <w:abstractNumId w:val="10"/>
  </w:num>
  <w:num w:numId="6" w16cid:durableId="2003192165">
    <w:abstractNumId w:val="16"/>
  </w:num>
  <w:num w:numId="7" w16cid:durableId="1444612622">
    <w:abstractNumId w:val="19"/>
  </w:num>
  <w:num w:numId="8" w16cid:durableId="439763163">
    <w:abstractNumId w:val="17"/>
  </w:num>
  <w:num w:numId="9" w16cid:durableId="1945916495">
    <w:abstractNumId w:val="2"/>
  </w:num>
  <w:num w:numId="10" w16cid:durableId="731123877">
    <w:abstractNumId w:val="12"/>
  </w:num>
  <w:num w:numId="11" w16cid:durableId="1122961628">
    <w:abstractNumId w:val="6"/>
  </w:num>
  <w:num w:numId="12" w16cid:durableId="1034578363">
    <w:abstractNumId w:val="0"/>
  </w:num>
  <w:num w:numId="13" w16cid:durableId="735324662">
    <w:abstractNumId w:val="18"/>
  </w:num>
  <w:num w:numId="14" w16cid:durableId="185556892">
    <w:abstractNumId w:val="8"/>
  </w:num>
  <w:num w:numId="15" w16cid:durableId="772750508">
    <w:abstractNumId w:val="15"/>
  </w:num>
  <w:num w:numId="16" w16cid:durableId="332991822">
    <w:abstractNumId w:val="5"/>
  </w:num>
  <w:num w:numId="17" w16cid:durableId="99027998">
    <w:abstractNumId w:val="1"/>
  </w:num>
  <w:num w:numId="18" w16cid:durableId="702024381">
    <w:abstractNumId w:val="4"/>
  </w:num>
  <w:num w:numId="19" w16cid:durableId="2102022753">
    <w:abstractNumId w:val="14"/>
  </w:num>
  <w:num w:numId="20" w16cid:durableId="210622626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Kissler">
    <w15:presenceInfo w15:providerId="AD" w15:userId="S::kisslers@colorado.edu::21cf5d96-5f6d-43cf-a686-d63159aa76a2"/>
  </w15:person>
  <w15:person w15:author="Brown, Tyler">
    <w15:presenceInfo w15:providerId="AD" w15:userId="S::tsbrown@bu.edu::1190c326-d327-4e2e-a82c-b9d67b87c115"/>
  </w15:person>
  <w15:person w15:author="Nelson, Kristin">
    <w15:presenceInfo w15:providerId="AD" w15:userId="S::KNBRATT@emory.edu::11414341-679b-4108-afbd-fad5de242f20"/>
  </w15:person>
  <w15:person w15:author="stephen.kissler@colorado.edu">
    <w15:presenceInfo w15:providerId="AD" w15:userId="S::urn:spo:guest#stephen.kissler@colorado.edu::"/>
  </w15:person>
  <w15:person w15:author="Lau, Max">
    <w15:presenceInfo w15:providerId="AD" w15:userId="S::SLAU24@emory.edu::68037fb5-a5c2-419d-b4db-9bd5ff8504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mirrorMargins/>
  <w:proofState w:spelling="clean"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7FA"/>
    <w:rsid w:val="000016D3"/>
    <w:rsid w:val="00002B03"/>
    <w:rsid w:val="000069C9"/>
    <w:rsid w:val="000116FD"/>
    <w:rsid w:val="0001327F"/>
    <w:rsid w:val="000133A8"/>
    <w:rsid w:val="00014D83"/>
    <w:rsid w:val="00017CDC"/>
    <w:rsid w:val="00020B62"/>
    <w:rsid w:val="00020FA5"/>
    <w:rsid w:val="0002201D"/>
    <w:rsid w:val="0002471B"/>
    <w:rsid w:val="00024DEB"/>
    <w:rsid w:val="000262E3"/>
    <w:rsid w:val="00031120"/>
    <w:rsid w:val="000313A8"/>
    <w:rsid w:val="00031F0F"/>
    <w:rsid w:val="000359C1"/>
    <w:rsid w:val="00040918"/>
    <w:rsid w:val="000414B6"/>
    <w:rsid w:val="000534D5"/>
    <w:rsid w:val="0005356C"/>
    <w:rsid w:val="00054AEF"/>
    <w:rsid w:val="00054B8B"/>
    <w:rsid w:val="00056462"/>
    <w:rsid w:val="00060C72"/>
    <w:rsid w:val="00072A7A"/>
    <w:rsid w:val="00072C14"/>
    <w:rsid w:val="00075BC5"/>
    <w:rsid w:val="0007774F"/>
    <w:rsid w:val="00081F50"/>
    <w:rsid w:val="00085F61"/>
    <w:rsid w:val="00086916"/>
    <w:rsid w:val="00090EA0"/>
    <w:rsid w:val="0009100B"/>
    <w:rsid w:val="000912E0"/>
    <w:rsid w:val="00093AB5"/>
    <w:rsid w:val="00093F96"/>
    <w:rsid w:val="000943A1"/>
    <w:rsid w:val="000A02DB"/>
    <w:rsid w:val="000A274A"/>
    <w:rsid w:val="000A3305"/>
    <w:rsid w:val="000A4AA3"/>
    <w:rsid w:val="000B0BF8"/>
    <w:rsid w:val="000B254F"/>
    <w:rsid w:val="000B3A2F"/>
    <w:rsid w:val="000B64C8"/>
    <w:rsid w:val="000B6DA9"/>
    <w:rsid w:val="000C58E8"/>
    <w:rsid w:val="000D1D78"/>
    <w:rsid w:val="000D3170"/>
    <w:rsid w:val="000D42DB"/>
    <w:rsid w:val="000E014E"/>
    <w:rsid w:val="000E108B"/>
    <w:rsid w:val="000E4C44"/>
    <w:rsid w:val="000F132C"/>
    <w:rsid w:val="000F3D87"/>
    <w:rsid w:val="00100089"/>
    <w:rsid w:val="001053E5"/>
    <w:rsid w:val="001113E4"/>
    <w:rsid w:val="001119C8"/>
    <w:rsid w:val="0011459F"/>
    <w:rsid w:val="00117B91"/>
    <w:rsid w:val="00117CCA"/>
    <w:rsid w:val="00121505"/>
    <w:rsid w:val="00124943"/>
    <w:rsid w:val="00124C74"/>
    <w:rsid w:val="00125363"/>
    <w:rsid w:val="001316AC"/>
    <w:rsid w:val="00132655"/>
    <w:rsid w:val="00136BE4"/>
    <w:rsid w:val="00136C83"/>
    <w:rsid w:val="00140963"/>
    <w:rsid w:val="001544ED"/>
    <w:rsid w:val="00154A2E"/>
    <w:rsid w:val="00156841"/>
    <w:rsid w:val="00157915"/>
    <w:rsid w:val="00161717"/>
    <w:rsid w:val="00167310"/>
    <w:rsid w:val="00170C91"/>
    <w:rsid w:val="00171C4D"/>
    <w:rsid w:val="00176705"/>
    <w:rsid w:val="00180510"/>
    <w:rsid w:val="0018349A"/>
    <w:rsid w:val="00190A12"/>
    <w:rsid w:val="00190F0B"/>
    <w:rsid w:val="0019347B"/>
    <w:rsid w:val="00193E83"/>
    <w:rsid w:val="00194E42"/>
    <w:rsid w:val="00196FE7"/>
    <w:rsid w:val="001A1408"/>
    <w:rsid w:val="001A62ED"/>
    <w:rsid w:val="001B3C91"/>
    <w:rsid w:val="001B4244"/>
    <w:rsid w:val="001C16F8"/>
    <w:rsid w:val="001C176C"/>
    <w:rsid w:val="001C1F65"/>
    <w:rsid w:val="001C3018"/>
    <w:rsid w:val="001C3F38"/>
    <w:rsid w:val="001C50D7"/>
    <w:rsid w:val="001C6027"/>
    <w:rsid w:val="001D0145"/>
    <w:rsid w:val="001D0EC7"/>
    <w:rsid w:val="001E12EA"/>
    <w:rsid w:val="001E23F1"/>
    <w:rsid w:val="001F198B"/>
    <w:rsid w:val="001F6B97"/>
    <w:rsid w:val="00203108"/>
    <w:rsid w:val="00204A2F"/>
    <w:rsid w:val="00204D5E"/>
    <w:rsid w:val="002052B4"/>
    <w:rsid w:val="00207B3F"/>
    <w:rsid w:val="00210F13"/>
    <w:rsid w:val="0021291A"/>
    <w:rsid w:val="00220179"/>
    <w:rsid w:val="00222EEC"/>
    <w:rsid w:val="00223499"/>
    <w:rsid w:val="00231352"/>
    <w:rsid w:val="00231D46"/>
    <w:rsid w:val="002375FF"/>
    <w:rsid w:val="00240E70"/>
    <w:rsid w:val="00241174"/>
    <w:rsid w:val="00241C3B"/>
    <w:rsid w:val="00246489"/>
    <w:rsid w:val="00246F12"/>
    <w:rsid w:val="00250B82"/>
    <w:rsid w:val="00252A02"/>
    <w:rsid w:val="00253A8C"/>
    <w:rsid w:val="002540E5"/>
    <w:rsid w:val="00256BED"/>
    <w:rsid w:val="00256E18"/>
    <w:rsid w:val="00260916"/>
    <w:rsid w:val="00263188"/>
    <w:rsid w:val="002638DD"/>
    <w:rsid w:val="00263D32"/>
    <w:rsid w:val="00266C81"/>
    <w:rsid w:val="0026769E"/>
    <w:rsid w:val="00271A56"/>
    <w:rsid w:val="00272D99"/>
    <w:rsid w:val="00274069"/>
    <w:rsid w:val="00277FD9"/>
    <w:rsid w:val="002807AF"/>
    <w:rsid w:val="002808CB"/>
    <w:rsid w:val="00285173"/>
    <w:rsid w:val="00287156"/>
    <w:rsid w:val="00294094"/>
    <w:rsid w:val="002958D0"/>
    <w:rsid w:val="00297B98"/>
    <w:rsid w:val="002A1471"/>
    <w:rsid w:val="002A3638"/>
    <w:rsid w:val="002A581A"/>
    <w:rsid w:val="002B2031"/>
    <w:rsid w:val="002B4864"/>
    <w:rsid w:val="002B7347"/>
    <w:rsid w:val="002B7406"/>
    <w:rsid w:val="002C1D03"/>
    <w:rsid w:val="002C3D09"/>
    <w:rsid w:val="002C5152"/>
    <w:rsid w:val="002D17FC"/>
    <w:rsid w:val="002D3D37"/>
    <w:rsid w:val="002D4CFB"/>
    <w:rsid w:val="002D4D2B"/>
    <w:rsid w:val="002E1028"/>
    <w:rsid w:val="002E1B6A"/>
    <w:rsid w:val="002E2504"/>
    <w:rsid w:val="002E54D7"/>
    <w:rsid w:val="002E5981"/>
    <w:rsid w:val="002E5CC0"/>
    <w:rsid w:val="002F0F0F"/>
    <w:rsid w:val="002F636A"/>
    <w:rsid w:val="002F69C3"/>
    <w:rsid w:val="002F71F9"/>
    <w:rsid w:val="002F782B"/>
    <w:rsid w:val="00306951"/>
    <w:rsid w:val="00313A55"/>
    <w:rsid w:val="00313A6C"/>
    <w:rsid w:val="0031424C"/>
    <w:rsid w:val="00316A6F"/>
    <w:rsid w:val="0032265F"/>
    <w:rsid w:val="00322AE5"/>
    <w:rsid w:val="003244D8"/>
    <w:rsid w:val="003245B1"/>
    <w:rsid w:val="003309FF"/>
    <w:rsid w:val="00330D0D"/>
    <w:rsid w:val="00332CC5"/>
    <w:rsid w:val="0033440A"/>
    <w:rsid w:val="00342DD9"/>
    <w:rsid w:val="00345C8B"/>
    <w:rsid w:val="003472E7"/>
    <w:rsid w:val="00347C12"/>
    <w:rsid w:val="00352EE3"/>
    <w:rsid w:val="003554DD"/>
    <w:rsid w:val="003665CD"/>
    <w:rsid w:val="00373DFB"/>
    <w:rsid w:val="003819D3"/>
    <w:rsid w:val="00384F7E"/>
    <w:rsid w:val="00386187"/>
    <w:rsid w:val="003874CB"/>
    <w:rsid w:val="003875AF"/>
    <w:rsid w:val="0039116F"/>
    <w:rsid w:val="00393EBB"/>
    <w:rsid w:val="003963DA"/>
    <w:rsid w:val="003967E0"/>
    <w:rsid w:val="00396F2F"/>
    <w:rsid w:val="003A223A"/>
    <w:rsid w:val="003A4441"/>
    <w:rsid w:val="003A496D"/>
    <w:rsid w:val="003A73E0"/>
    <w:rsid w:val="003A77E1"/>
    <w:rsid w:val="003B37EB"/>
    <w:rsid w:val="003B398F"/>
    <w:rsid w:val="003B59AC"/>
    <w:rsid w:val="003B6356"/>
    <w:rsid w:val="003B717E"/>
    <w:rsid w:val="003B762A"/>
    <w:rsid w:val="003C2DD4"/>
    <w:rsid w:val="003D0BBD"/>
    <w:rsid w:val="003D0CBE"/>
    <w:rsid w:val="003D2F87"/>
    <w:rsid w:val="003D6CD0"/>
    <w:rsid w:val="003E0714"/>
    <w:rsid w:val="003E2B37"/>
    <w:rsid w:val="003E38D3"/>
    <w:rsid w:val="003E3CAD"/>
    <w:rsid w:val="003F3B93"/>
    <w:rsid w:val="00400722"/>
    <w:rsid w:val="0040250B"/>
    <w:rsid w:val="00405536"/>
    <w:rsid w:val="004130F2"/>
    <w:rsid w:val="0041360D"/>
    <w:rsid w:val="00420A51"/>
    <w:rsid w:val="00427231"/>
    <w:rsid w:val="00427675"/>
    <w:rsid w:val="00433615"/>
    <w:rsid w:val="00443030"/>
    <w:rsid w:val="004454B8"/>
    <w:rsid w:val="004510C5"/>
    <w:rsid w:val="004525DB"/>
    <w:rsid w:val="00452FD3"/>
    <w:rsid w:val="00454D39"/>
    <w:rsid w:val="00457A3C"/>
    <w:rsid w:val="004606DF"/>
    <w:rsid w:val="00462425"/>
    <w:rsid w:val="0046358D"/>
    <w:rsid w:val="00463C05"/>
    <w:rsid w:val="004655BB"/>
    <w:rsid w:val="00465D9A"/>
    <w:rsid w:val="004736EF"/>
    <w:rsid w:val="004749E0"/>
    <w:rsid w:val="00476C37"/>
    <w:rsid w:val="004778A7"/>
    <w:rsid w:val="00483D57"/>
    <w:rsid w:val="00490873"/>
    <w:rsid w:val="0049264D"/>
    <w:rsid w:val="00493491"/>
    <w:rsid w:val="00494D01"/>
    <w:rsid w:val="00495E5B"/>
    <w:rsid w:val="004963FB"/>
    <w:rsid w:val="00497E6D"/>
    <w:rsid w:val="004A07FD"/>
    <w:rsid w:val="004A0BA8"/>
    <w:rsid w:val="004A0CA6"/>
    <w:rsid w:val="004A2BB1"/>
    <w:rsid w:val="004A427A"/>
    <w:rsid w:val="004A4E92"/>
    <w:rsid w:val="004B2486"/>
    <w:rsid w:val="004B265E"/>
    <w:rsid w:val="004B769D"/>
    <w:rsid w:val="004C028C"/>
    <w:rsid w:val="004C16F1"/>
    <w:rsid w:val="004C239A"/>
    <w:rsid w:val="004C3E5B"/>
    <w:rsid w:val="004C5B67"/>
    <w:rsid w:val="004C7672"/>
    <w:rsid w:val="004D34EF"/>
    <w:rsid w:val="004D387D"/>
    <w:rsid w:val="004D3A86"/>
    <w:rsid w:val="004D45EF"/>
    <w:rsid w:val="004D6506"/>
    <w:rsid w:val="004D776C"/>
    <w:rsid w:val="004D7846"/>
    <w:rsid w:val="004E0363"/>
    <w:rsid w:val="004E4D55"/>
    <w:rsid w:val="004E5952"/>
    <w:rsid w:val="004E5A1D"/>
    <w:rsid w:val="004F0196"/>
    <w:rsid w:val="004F60F2"/>
    <w:rsid w:val="004F7776"/>
    <w:rsid w:val="00501336"/>
    <w:rsid w:val="00502D0B"/>
    <w:rsid w:val="00503B39"/>
    <w:rsid w:val="00504A2B"/>
    <w:rsid w:val="00505C22"/>
    <w:rsid w:val="005161AB"/>
    <w:rsid w:val="00517E77"/>
    <w:rsid w:val="00521569"/>
    <w:rsid w:val="005244C1"/>
    <w:rsid w:val="00524C9A"/>
    <w:rsid w:val="00533005"/>
    <w:rsid w:val="00534314"/>
    <w:rsid w:val="0053519E"/>
    <w:rsid w:val="00542118"/>
    <w:rsid w:val="005425B1"/>
    <w:rsid w:val="0054428D"/>
    <w:rsid w:val="005475A7"/>
    <w:rsid w:val="00553493"/>
    <w:rsid w:val="005558E5"/>
    <w:rsid w:val="00555B53"/>
    <w:rsid w:val="00560C8D"/>
    <w:rsid w:val="005660DB"/>
    <w:rsid w:val="0057026E"/>
    <w:rsid w:val="00571031"/>
    <w:rsid w:val="00572B12"/>
    <w:rsid w:val="00573CCE"/>
    <w:rsid w:val="00576E13"/>
    <w:rsid w:val="00581A2D"/>
    <w:rsid w:val="00582CCA"/>
    <w:rsid w:val="00583DDE"/>
    <w:rsid w:val="005862D8"/>
    <w:rsid w:val="005872F8"/>
    <w:rsid w:val="00587F4B"/>
    <w:rsid w:val="00592A2B"/>
    <w:rsid w:val="00592DD0"/>
    <w:rsid w:val="00596C01"/>
    <w:rsid w:val="00596C85"/>
    <w:rsid w:val="005A1C49"/>
    <w:rsid w:val="005A39C7"/>
    <w:rsid w:val="005A3AC9"/>
    <w:rsid w:val="005A7901"/>
    <w:rsid w:val="005B23C0"/>
    <w:rsid w:val="005B52E1"/>
    <w:rsid w:val="005C0F2A"/>
    <w:rsid w:val="005D0A18"/>
    <w:rsid w:val="005D1649"/>
    <w:rsid w:val="005D2D4F"/>
    <w:rsid w:val="005D37C3"/>
    <w:rsid w:val="005D3D37"/>
    <w:rsid w:val="005D6B9E"/>
    <w:rsid w:val="005D7175"/>
    <w:rsid w:val="005E0B1E"/>
    <w:rsid w:val="005E529D"/>
    <w:rsid w:val="005F011C"/>
    <w:rsid w:val="005F0E37"/>
    <w:rsid w:val="006009FF"/>
    <w:rsid w:val="00600A47"/>
    <w:rsid w:val="00600B29"/>
    <w:rsid w:val="00603AD6"/>
    <w:rsid w:val="00605843"/>
    <w:rsid w:val="00611EA3"/>
    <w:rsid w:val="0061358B"/>
    <w:rsid w:val="00616377"/>
    <w:rsid w:val="00624BCF"/>
    <w:rsid w:val="00631A83"/>
    <w:rsid w:val="00634744"/>
    <w:rsid w:val="0063671A"/>
    <w:rsid w:val="00636DD5"/>
    <w:rsid w:val="006418FD"/>
    <w:rsid w:val="00643CA7"/>
    <w:rsid w:val="006476BD"/>
    <w:rsid w:val="00650091"/>
    <w:rsid w:val="006505CF"/>
    <w:rsid w:val="00653BF5"/>
    <w:rsid w:val="006555CC"/>
    <w:rsid w:val="00655D6E"/>
    <w:rsid w:val="00655F65"/>
    <w:rsid w:val="006624EC"/>
    <w:rsid w:val="00662CCD"/>
    <w:rsid w:val="0066617C"/>
    <w:rsid w:val="00673A15"/>
    <w:rsid w:val="006744B3"/>
    <w:rsid w:val="00674701"/>
    <w:rsid w:val="006834EF"/>
    <w:rsid w:val="00690456"/>
    <w:rsid w:val="00690E63"/>
    <w:rsid w:val="00692F4F"/>
    <w:rsid w:val="006971CA"/>
    <w:rsid w:val="006A2888"/>
    <w:rsid w:val="006A46FB"/>
    <w:rsid w:val="006A6BDF"/>
    <w:rsid w:val="006B0454"/>
    <w:rsid w:val="006B12BB"/>
    <w:rsid w:val="006B4BD7"/>
    <w:rsid w:val="006B7175"/>
    <w:rsid w:val="006C4204"/>
    <w:rsid w:val="006C7DDB"/>
    <w:rsid w:val="006D1F15"/>
    <w:rsid w:val="006D24BC"/>
    <w:rsid w:val="006D2B44"/>
    <w:rsid w:val="006D36AD"/>
    <w:rsid w:val="006D42F4"/>
    <w:rsid w:val="006E1285"/>
    <w:rsid w:val="006E131A"/>
    <w:rsid w:val="006E4A77"/>
    <w:rsid w:val="006F0394"/>
    <w:rsid w:val="006F218E"/>
    <w:rsid w:val="006F28A1"/>
    <w:rsid w:val="006F3D82"/>
    <w:rsid w:val="006F6DB5"/>
    <w:rsid w:val="0071047D"/>
    <w:rsid w:val="00710DD0"/>
    <w:rsid w:val="0071136C"/>
    <w:rsid w:val="007155AF"/>
    <w:rsid w:val="0071709D"/>
    <w:rsid w:val="007222F8"/>
    <w:rsid w:val="007306DB"/>
    <w:rsid w:val="0073174B"/>
    <w:rsid w:val="00735D51"/>
    <w:rsid w:val="00735EFA"/>
    <w:rsid w:val="00736A95"/>
    <w:rsid w:val="00737DAB"/>
    <w:rsid w:val="00741EFC"/>
    <w:rsid w:val="00742782"/>
    <w:rsid w:val="00742A6F"/>
    <w:rsid w:val="0074301A"/>
    <w:rsid w:val="00743027"/>
    <w:rsid w:val="007519F4"/>
    <w:rsid w:val="00751CED"/>
    <w:rsid w:val="00751F84"/>
    <w:rsid w:val="0075317D"/>
    <w:rsid w:val="0076503B"/>
    <w:rsid w:val="007700E6"/>
    <w:rsid w:val="00770E46"/>
    <w:rsid w:val="00774CE9"/>
    <w:rsid w:val="00775491"/>
    <w:rsid w:val="00777014"/>
    <w:rsid w:val="00777344"/>
    <w:rsid w:val="00777499"/>
    <w:rsid w:val="007775BD"/>
    <w:rsid w:val="007812BA"/>
    <w:rsid w:val="00781FD9"/>
    <w:rsid w:val="00784A4E"/>
    <w:rsid w:val="00787927"/>
    <w:rsid w:val="007911D8"/>
    <w:rsid w:val="007919AD"/>
    <w:rsid w:val="00793EE7"/>
    <w:rsid w:val="00795826"/>
    <w:rsid w:val="007969BA"/>
    <w:rsid w:val="007A1551"/>
    <w:rsid w:val="007A3B0F"/>
    <w:rsid w:val="007A45C1"/>
    <w:rsid w:val="007A4925"/>
    <w:rsid w:val="007A566D"/>
    <w:rsid w:val="007A5DB5"/>
    <w:rsid w:val="007B1C52"/>
    <w:rsid w:val="007B1D36"/>
    <w:rsid w:val="007B5291"/>
    <w:rsid w:val="007B6912"/>
    <w:rsid w:val="007C1D37"/>
    <w:rsid w:val="007C2DD3"/>
    <w:rsid w:val="007C6262"/>
    <w:rsid w:val="007C628B"/>
    <w:rsid w:val="007C65CA"/>
    <w:rsid w:val="007C65F7"/>
    <w:rsid w:val="007D1D9C"/>
    <w:rsid w:val="007D29A5"/>
    <w:rsid w:val="007D4968"/>
    <w:rsid w:val="007E0660"/>
    <w:rsid w:val="007E434F"/>
    <w:rsid w:val="007E687C"/>
    <w:rsid w:val="007E6F6C"/>
    <w:rsid w:val="007E7347"/>
    <w:rsid w:val="007F04DF"/>
    <w:rsid w:val="007F131F"/>
    <w:rsid w:val="007F1E34"/>
    <w:rsid w:val="007F5093"/>
    <w:rsid w:val="007F59C9"/>
    <w:rsid w:val="007F6CF6"/>
    <w:rsid w:val="007F7BC5"/>
    <w:rsid w:val="00800C07"/>
    <w:rsid w:val="008013D7"/>
    <w:rsid w:val="00801DF0"/>
    <w:rsid w:val="0080277F"/>
    <w:rsid w:val="00803E86"/>
    <w:rsid w:val="0080669A"/>
    <w:rsid w:val="008076DA"/>
    <w:rsid w:val="008103BE"/>
    <w:rsid w:val="008118F0"/>
    <w:rsid w:val="008125BC"/>
    <w:rsid w:val="008209FB"/>
    <w:rsid w:val="00824133"/>
    <w:rsid w:val="0082669D"/>
    <w:rsid w:val="00827DA5"/>
    <w:rsid w:val="008304E0"/>
    <w:rsid w:val="00830988"/>
    <w:rsid w:val="00832BF1"/>
    <w:rsid w:val="00832D2D"/>
    <w:rsid w:val="008340F9"/>
    <w:rsid w:val="00836F91"/>
    <w:rsid w:val="008408DD"/>
    <w:rsid w:val="00843037"/>
    <w:rsid w:val="00845E48"/>
    <w:rsid w:val="008502C4"/>
    <w:rsid w:val="00851E42"/>
    <w:rsid w:val="0085229D"/>
    <w:rsid w:val="00853B11"/>
    <w:rsid w:val="008550EB"/>
    <w:rsid w:val="00856D13"/>
    <w:rsid w:val="00862BFA"/>
    <w:rsid w:val="00864F94"/>
    <w:rsid w:val="00867896"/>
    <w:rsid w:val="00872503"/>
    <w:rsid w:val="008728F8"/>
    <w:rsid w:val="00873CB5"/>
    <w:rsid w:val="008743A1"/>
    <w:rsid w:val="00884CD5"/>
    <w:rsid w:val="00887B2E"/>
    <w:rsid w:val="00891397"/>
    <w:rsid w:val="00892858"/>
    <w:rsid w:val="008945E4"/>
    <w:rsid w:val="00894C5D"/>
    <w:rsid w:val="008954BC"/>
    <w:rsid w:val="008A1974"/>
    <w:rsid w:val="008B0596"/>
    <w:rsid w:val="008B10F3"/>
    <w:rsid w:val="008B4AE2"/>
    <w:rsid w:val="008B5996"/>
    <w:rsid w:val="008B5DA4"/>
    <w:rsid w:val="008B7583"/>
    <w:rsid w:val="008C2B84"/>
    <w:rsid w:val="008C4740"/>
    <w:rsid w:val="008C6465"/>
    <w:rsid w:val="008C798B"/>
    <w:rsid w:val="008D0377"/>
    <w:rsid w:val="008D1D97"/>
    <w:rsid w:val="008D3251"/>
    <w:rsid w:val="008D57C3"/>
    <w:rsid w:val="008D5D9D"/>
    <w:rsid w:val="008E024C"/>
    <w:rsid w:val="008E042A"/>
    <w:rsid w:val="008E27F4"/>
    <w:rsid w:val="008E7ED9"/>
    <w:rsid w:val="008F037B"/>
    <w:rsid w:val="008F17FA"/>
    <w:rsid w:val="008F2805"/>
    <w:rsid w:val="008F67BD"/>
    <w:rsid w:val="00900AE7"/>
    <w:rsid w:val="00904394"/>
    <w:rsid w:val="00905CE3"/>
    <w:rsid w:val="00913BB3"/>
    <w:rsid w:val="00914432"/>
    <w:rsid w:val="00914559"/>
    <w:rsid w:val="00914F48"/>
    <w:rsid w:val="00917872"/>
    <w:rsid w:val="00926572"/>
    <w:rsid w:val="00926B38"/>
    <w:rsid w:val="00927396"/>
    <w:rsid w:val="00927DD9"/>
    <w:rsid w:val="009325AD"/>
    <w:rsid w:val="00934F54"/>
    <w:rsid w:val="00944563"/>
    <w:rsid w:val="009479DE"/>
    <w:rsid w:val="00952AF8"/>
    <w:rsid w:val="00953482"/>
    <w:rsid w:val="009568AF"/>
    <w:rsid w:val="00957470"/>
    <w:rsid w:val="009626D4"/>
    <w:rsid w:val="009666E8"/>
    <w:rsid w:val="00966DEC"/>
    <w:rsid w:val="00967E12"/>
    <w:rsid w:val="00970A4F"/>
    <w:rsid w:val="00972BF4"/>
    <w:rsid w:val="00972DC4"/>
    <w:rsid w:val="00973706"/>
    <w:rsid w:val="0097600E"/>
    <w:rsid w:val="00977354"/>
    <w:rsid w:val="00987E42"/>
    <w:rsid w:val="00987F6B"/>
    <w:rsid w:val="00990B87"/>
    <w:rsid w:val="009934FC"/>
    <w:rsid w:val="009A2B41"/>
    <w:rsid w:val="009A2FE6"/>
    <w:rsid w:val="009B4C75"/>
    <w:rsid w:val="009B5808"/>
    <w:rsid w:val="009C5F57"/>
    <w:rsid w:val="009C6EAD"/>
    <w:rsid w:val="009D2571"/>
    <w:rsid w:val="009D2A89"/>
    <w:rsid w:val="009D3340"/>
    <w:rsid w:val="009D4F87"/>
    <w:rsid w:val="009E5755"/>
    <w:rsid w:val="009E7CCF"/>
    <w:rsid w:val="009F0045"/>
    <w:rsid w:val="009F14B7"/>
    <w:rsid w:val="009F5068"/>
    <w:rsid w:val="009F5C32"/>
    <w:rsid w:val="009F7647"/>
    <w:rsid w:val="009F7BDE"/>
    <w:rsid w:val="00A0021F"/>
    <w:rsid w:val="00A00EB1"/>
    <w:rsid w:val="00A015A7"/>
    <w:rsid w:val="00A02A34"/>
    <w:rsid w:val="00A05718"/>
    <w:rsid w:val="00A06332"/>
    <w:rsid w:val="00A11996"/>
    <w:rsid w:val="00A11EF6"/>
    <w:rsid w:val="00A17F31"/>
    <w:rsid w:val="00A234F6"/>
    <w:rsid w:val="00A2586C"/>
    <w:rsid w:val="00A27A59"/>
    <w:rsid w:val="00A34D6D"/>
    <w:rsid w:val="00A35399"/>
    <w:rsid w:val="00A41B4C"/>
    <w:rsid w:val="00A421C8"/>
    <w:rsid w:val="00A421FB"/>
    <w:rsid w:val="00A47514"/>
    <w:rsid w:val="00A52C71"/>
    <w:rsid w:val="00A53846"/>
    <w:rsid w:val="00A54B8C"/>
    <w:rsid w:val="00A54DE3"/>
    <w:rsid w:val="00A55619"/>
    <w:rsid w:val="00A55C73"/>
    <w:rsid w:val="00A574DD"/>
    <w:rsid w:val="00A607B0"/>
    <w:rsid w:val="00A607CA"/>
    <w:rsid w:val="00A62B4A"/>
    <w:rsid w:val="00A67A39"/>
    <w:rsid w:val="00A67B45"/>
    <w:rsid w:val="00A70971"/>
    <w:rsid w:val="00A715B7"/>
    <w:rsid w:val="00A7464D"/>
    <w:rsid w:val="00A75262"/>
    <w:rsid w:val="00A76CDE"/>
    <w:rsid w:val="00A76FF6"/>
    <w:rsid w:val="00A803C9"/>
    <w:rsid w:val="00A81B9C"/>
    <w:rsid w:val="00A82A2B"/>
    <w:rsid w:val="00A84D5B"/>
    <w:rsid w:val="00A86E7D"/>
    <w:rsid w:val="00A91A53"/>
    <w:rsid w:val="00A933B9"/>
    <w:rsid w:val="00A93B25"/>
    <w:rsid w:val="00A974E3"/>
    <w:rsid w:val="00AA2211"/>
    <w:rsid w:val="00AA652C"/>
    <w:rsid w:val="00AA79D7"/>
    <w:rsid w:val="00AB3EA2"/>
    <w:rsid w:val="00AB6B52"/>
    <w:rsid w:val="00AB7269"/>
    <w:rsid w:val="00AC0A15"/>
    <w:rsid w:val="00AC1552"/>
    <w:rsid w:val="00AC42A3"/>
    <w:rsid w:val="00AC5937"/>
    <w:rsid w:val="00AC6DEA"/>
    <w:rsid w:val="00AC7E95"/>
    <w:rsid w:val="00AE2B6C"/>
    <w:rsid w:val="00AE379A"/>
    <w:rsid w:val="00AE65BD"/>
    <w:rsid w:val="00AF2074"/>
    <w:rsid w:val="00AF731E"/>
    <w:rsid w:val="00B007D6"/>
    <w:rsid w:val="00B02988"/>
    <w:rsid w:val="00B07DCA"/>
    <w:rsid w:val="00B1060E"/>
    <w:rsid w:val="00B22A1D"/>
    <w:rsid w:val="00B25AE1"/>
    <w:rsid w:val="00B30861"/>
    <w:rsid w:val="00B32C4F"/>
    <w:rsid w:val="00B360CC"/>
    <w:rsid w:val="00B3630B"/>
    <w:rsid w:val="00B363B9"/>
    <w:rsid w:val="00B36837"/>
    <w:rsid w:val="00B37634"/>
    <w:rsid w:val="00B445C4"/>
    <w:rsid w:val="00B4688F"/>
    <w:rsid w:val="00B469F1"/>
    <w:rsid w:val="00B507CB"/>
    <w:rsid w:val="00B526B6"/>
    <w:rsid w:val="00B52C20"/>
    <w:rsid w:val="00B53DE6"/>
    <w:rsid w:val="00B543C1"/>
    <w:rsid w:val="00B547B8"/>
    <w:rsid w:val="00B603CA"/>
    <w:rsid w:val="00B655AD"/>
    <w:rsid w:val="00B65A8B"/>
    <w:rsid w:val="00B72813"/>
    <w:rsid w:val="00B748BE"/>
    <w:rsid w:val="00B77DBA"/>
    <w:rsid w:val="00B80440"/>
    <w:rsid w:val="00B80E34"/>
    <w:rsid w:val="00B8326A"/>
    <w:rsid w:val="00B83292"/>
    <w:rsid w:val="00B9537D"/>
    <w:rsid w:val="00B95872"/>
    <w:rsid w:val="00BA0E94"/>
    <w:rsid w:val="00BA22DF"/>
    <w:rsid w:val="00BA2348"/>
    <w:rsid w:val="00BA2BF3"/>
    <w:rsid w:val="00BA7ADD"/>
    <w:rsid w:val="00BB1CD4"/>
    <w:rsid w:val="00BB6964"/>
    <w:rsid w:val="00BB69F8"/>
    <w:rsid w:val="00BB7EC5"/>
    <w:rsid w:val="00BC0794"/>
    <w:rsid w:val="00BC1346"/>
    <w:rsid w:val="00BC6706"/>
    <w:rsid w:val="00BC6876"/>
    <w:rsid w:val="00BC79FC"/>
    <w:rsid w:val="00BC7C26"/>
    <w:rsid w:val="00BD1B4F"/>
    <w:rsid w:val="00BD4796"/>
    <w:rsid w:val="00BD51DF"/>
    <w:rsid w:val="00BD714F"/>
    <w:rsid w:val="00BE2E02"/>
    <w:rsid w:val="00BE3FFC"/>
    <w:rsid w:val="00BE43B8"/>
    <w:rsid w:val="00BF4E09"/>
    <w:rsid w:val="00BF785A"/>
    <w:rsid w:val="00C030AD"/>
    <w:rsid w:val="00C03CEF"/>
    <w:rsid w:val="00C07805"/>
    <w:rsid w:val="00C12469"/>
    <w:rsid w:val="00C1288A"/>
    <w:rsid w:val="00C1349C"/>
    <w:rsid w:val="00C140D3"/>
    <w:rsid w:val="00C154B6"/>
    <w:rsid w:val="00C24703"/>
    <w:rsid w:val="00C33795"/>
    <w:rsid w:val="00C342BC"/>
    <w:rsid w:val="00C343D4"/>
    <w:rsid w:val="00C34428"/>
    <w:rsid w:val="00C37117"/>
    <w:rsid w:val="00C37269"/>
    <w:rsid w:val="00C41F1A"/>
    <w:rsid w:val="00C41F22"/>
    <w:rsid w:val="00C44932"/>
    <w:rsid w:val="00C46827"/>
    <w:rsid w:val="00C471FA"/>
    <w:rsid w:val="00C525F8"/>
    <w:rsid w:val="00C615C8"/>
    <w:rsid w:val="00C61B94"/>
    <w:rsid w:val="00C63AF4"/>
    <w:rsid w:val="00C65A18"/>
    <w:rsid w:val="00C6698F"/>
    <w:rsid w:val="00C66AFE"/>
    <w:rsid w:val="00C67E3A"/>
    <w:rsid w:val="00C721F5"/>
    <w:rsid w:val="00C72F07"/>
    <w:rsid w:val="00C73BCE"/>
    <w:rsid w:val="00C76FBC"/>
    <w:rsid w:val="00C7768F"/>
    <w:rsid w:val="00C844B0"/>
    <w:rsid w:val="00C8772F"/>
    <w:rsid w:val="00C87934"/>
    <w:rsid w:val="00C932BF"/>
    <w:rsid w:val="00C93736"/>
    <w:rsid w:val="00C97BA0"/>
    <w:rsid w:val="00CA0939"/>
    <w:rsid w:val="00CA154D"/>
    <w:rsid w:val="00CA3B24"/>
    <w:rsid w:val="00CA4E64"/>
    <w:rsid w:val="00CA7139"/>
    <w:rsid w:val="00CB03B9"/>
    <w:rsid w:val="00CB0BFD"/>
    <w:rsid w:val="00CB0D26"/>
    <w:rsid w:val="00CB2A07"/>
    <w:rsid w:val="00CB3273"/>
    <w:rsid w:val="00CB5F52"/>
    <w:rsid w:val="00CB6D44"/>
    <w:rsid w:val="00CC0713"/>
    <w:rsid w:val="00CC0A20"/>
    <w:rsid w:val="00CC1065"/>
    <w:rsid w:val="00CC3B5B"/>
    <w:rsid w:val="00CC6DBF"/>
    <w:rsid w:val="00CC7B3A"/>
    <w:rsid w:val="00CD2532"/>
    <w:rsid w:val="00CD2698"/>
    <w:rsid w:val="00CD332B"/>
    <w:rsid w:val="00CD4313"/>
    <w:rsid w:val="00CD4881"/>
    <w:rsid w:val="00CD5E15"/>
    <w:rsid w:val="00CE3BFC"/>
    <w:rsid w:val="00CE6CE6"/>
    <w:rsid w:val="00CF0D31"/>
    <w:rsid w:val="00CF3813"/>
    <w:rsid w:val="00D0162E"/>
    <w:rsid w:val="00D1072E"/>
    <w:rsid w:val="00D11599"/>
    <w:rsid w:val="00D124EB"/>
    <w:rsid w:val="00D1388C"/>
    <w:rsid w:val="00D13F07"/>
    <w:rsid w:val="00D2079E"/>
    <w:rsid w:val="00D20B84"/>
    <w:rsid w:val="00D21CDB"/>
    <w:rsid w:val="00D23568"/>
    <w:rsid w:val="00D27BD4"/>
    <w:rsid w:val="00D30665"/>
    <w:rsid w:val="00D37517"/>
    <w:rsid w:val="00D44AC3"/>
    <w:rsid w:val="00D44C26"/>
    <w:rsid w:val="00D527BA"/>
    <w:rsid w:val="00D55616"/>
    <w:rsid w:val="00D6179E"/>
    <w:rsid w:val="00D631E3"/>
    <w:rsid w:val="00D74722"/>
    <w:rsid w:val="00D7507E"/>
    <w:rsid w:val="00D84CA2"/>
    <w:rsid w:val="00D86758"/>
    <w:rsid w:val="00D90B90"/>
    <w:rsid w:val="00D9118C"/>
    <w:rsid w:val="00D94EC5"/>
    <w:rsid w:val="00D96823"/>
    <w:rsid w:val="00DA110F"/>
    <w:rsid w:val="00DA2E41"/>
    <w:rsid w:val="00DA6923"/>
    <w:rsid w:val="00DB127C"/>
    <w:rsid w:val="00DB29DB"/>
    <w:rsid w:val="00DB480B"/>
    <w:rsid w:val="00DB775F"/>
    <w:rsid w:val="00DC1598"/>
    <w:rsid w:val="00DC49F1"/>
    <w:rsid w:val="00DD0AB0"/>
    <w:rsid w:val="00DD0F18"/>
    <w:rsid w:val="00DD2B6A"/>
    <w:rsid w:val="00DD3306"/>
    <w:rsid w:val="00DD4056"/>
    <w:rsid w:val="00DD4F4D"/>
    <w:rsid w:val="00DD65A8"/>
    <w:rsid w:val="00DE487C"/>
    <w:rsid w:val="00DE4F94"/>
    <w:rsid w:val="00DE6BCE"/>
    <w:rsid w:val="00DE6E6E"/>
    <w:rsid w:val="00DF146D"/>
    <w:rsid w:val="00DF1594"/>
    <w:rsid w:val="00DF575F"/>
    <w:rsid w:val="00DF6137"/>
    <w:rsid w:val="00DF6762"/>
    <w:rsid w:val="00E0017F"/>
    <w:rsid w:val="00E00D75"/>
    <w:rsid w:val="00E028A7"/>
    <w:rsid w:val="00E10B93"/>
    <w:rsid w:val="00E138C5"/>
    <w:rsid w:val="00E16B56"/>
    <w:rsid w:val="00E17215"/>
    <w:rsid w:val="00E22E62"/>
    <w:rsid w:val="00E236E2"/>
    <w:rsid w:val="00E23C1A"/>
    <w:rsid w:val="00E31B57"/>
    <w:rsid w:val="00E423C6"/>
    <w:rsid w:val="00E43326"/>
    <w:rsid w:val="00E47AA3"/>
    <w:rsid w:val="00E47C25"/>
    <w:rsid w:val="00E50FB2"/>
    <w:rsid w:val="00E52F69"/>
    <w:rsid w:val="00E54875"/>
    <w:rsid w:val="00E5654A"/>
    <w:rsid w:val="00E57284"/>
    <w:rsid w:val="00E65E9B"/>
    <w:rsid w:val="00E67672"/>
    <w:rsid w:val="00E709D1"/>
    <w:rsid w:val="00E744A9"/>
    <w:rsid w:val="00E74908"/>
    <w:rsid w:val="00E83353"/>
    <w:rsid w:val="00E86065"/>
    <w:rsid w:val="00E90B3C"/>
    <w:rsid w:val="00E925B7"/>
    <w:rsid w:val="00E940C9"/>
    <w:rsid w:val="00E9438E"/>
    <w:rsid w:val="00E95756"/>
    <w:rsid w:val="00EA161E"/>
    <w:rsid w:val="00EA181C"/>
    <w:rsid w:val="00EB6B8E"/>
    <w:rsid w:val="00EB7052"/>
    <w:rsid w:val="00EC4C4D"/>
    <w:rsid w:val="00EC6D40"/>
    <w:rsid w:val="00EC7689"/>
    <w:rsid w:val="00ED0FA1"/>
    <w:rsid w:val="00ED1076"/>
    <w:rsid w:val="00ED5224"/>
    <w:rsid w:val="00ED7CCE"/>
    <w:rsid w:val="00EE0451"/>
    <w:rsid w:val="00EE334B"/>
    <w:rsid w:val="00EE39D3"/>
    <w:rsid w:val="00EE7DB6"/>
    <w:rsid w:val="00EF1BAB"/>
    <w:rsid w:val="00EF275C"/>
    <w:rsid w:val="00EF3045"/>
    <w:rsid w:val="00EF511A"/>
    <w:rsid w:val="00EF6C65"/>
    <w:rsid w:val="00EF77A1"/>
    <w:rsid w:val="00F10FD5"/>
    <w:rsid w:val="00F14F5C"/>
    <w:rsid w:val="00F260C6"/>
    <w:rsid w:val="00F31F3F"/>
    <w:rsid w:val="00F32E07"/>
    <w:rsid w:val="00F333AD"/>
    <w:rsid w:val="00F36140"/>
    <w:rsid w:val="00F4278A"/>
    <w:rsid w:val="00F44271"/>
    <w:rsid w:val="00F4472A"/>
    <w:rsid w:val="00F500B5"/>
    <w:rsid w:val="00F50716"/>
    <w:rsid w:val="00F50EB0"/>
    <w:rsid w:val="00F523F7"/>
    <w:rsid w:val="00F52DF7"/>
    <w:rsid w:val="00F53E15"/>
    <w:rsid w:val="00F54785"/>
    <w:rsid w:val="00F557A0"/>
    <w:rsid w:val="00F56189"/>
    <w:rsid w:val="00F56DBA"/>
    <w:rsid w:val="00F6241B"/>
    <w:rsid w:val="00F62E3C"/>
    <w:rsid w:val="00F64147"/>
    <w:rsid w:val="00F7015F"/>
    <w:rsid w:val="00F7476A"/>
    <w:rsid w:val="00F7657B"/>
    <w:rsid w:val="00F80B61"/>
    <w:rsid w:val="00F8141E"/>
    <w:rsid w:val="00F815B4"/>
    <w:rsid w:val="00F82B48"/>
    <w:rsid w:val="00F9260E"/>
    <w:rsid w:val="00F926E6"/>
    <w:rsid w:val="00F9420A"/>
    <w:rsid w:val="00F94BB5"/>
    <w:rsid w:val="00F95B76"/>
    <w:rsid w:val="00F96F22"/>
    <w:rsid w:val="00FA0D3F"/>
    <w:rsid w:val="00FA18E6"/>
    <w:rsid w:val="00FA3449"/>
    <w:rsid w:val="00FA7676"/>
    <w:rsid w:val="00FB1032"/>
    <w:rsid w:val="00FB6C1C"/>
    <w:rsid w:val="00FB6E2D"/>
    <w:rsid w:val="00FB7DB1"/>
    <w:rsid w:val="00FB7FA1"/>
    <w:rsid w:val="00FC14D4"/>
    <w:rsid w:val="00FC357F"/>
    <w:rsid w:val="00FC5606"/>
    <w:rsid w:val="00FC6F03"/>
    <w:rsid w:val="00FC71FC"/>
    <w:rsid w:val="00FD1C81"/>
    <w:rsid w:val="00FE050B"/>
    <w:rsid w:val="00FE31FF"/>
    <w:rsid w:val="00FE4BD0"/>
    <w:rsid w:val="00FE60F4"/>
    <w:rsid w:val="00FE7456"/>
    <w:rsid w:val="00FE7957"/>
    <w:rsid w:val="00FE7F6C"/>
    <w:rsid w:val="00FF0428"/>
    <w:rsid w:val="00FF1FB5"/>
    <w:rsid w:val="00FF26C8"/>
    <w:rsid w:val="00FF3DF0"/>
    <w:rsid w:val="00FF4270"/>
    <w:rsid w:val="00FF6F13"/>
    <w:rsid w:val="00FF7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D5EC9"/>
  <w15:chartTrackingRefBased/>
  <w15:docId w15:val="{360EEE0C-1254-6A43-9C9D-6CC1E08D6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9F4"/>
    <w:rPr>
      <w:rFonts w:eastAsiaTheme="minorEastAsia"/>
    </w:rPr>
  </w:style>
  <w:style w:type="paragraph" w:styleId="Heading1">
    <w:name w:val="heading 1"/>
    <w:basedOn w:val="Normal"/>
    <w:next w:val="Normal"/>
    <w:link w:val="Heading1Char"/>
    <w:uiPriority w:val="9"/>
    <w:qFormat/>
    <w:rsid w:val="008F1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7FA"/>
    <w:rPr>
      <w:rFonts w:eastAsiaTheme="majorEastAsia" w:cstheme="majorBidi"/>
      <w:color w:val="272727" w:themeColor="text1" w:themeTint="D8"/>
    </w:rPr>
  </w:style>
  <w:style w:type="paragraph" w:styleId="Title">
    <w:name w:val="Title"/>
    <w:basedOn w:val="Normal"/>
    <w:next w:val="Normal"/>
    <w:link w:val="TitleChar"/>
    <w:uiPriority w:val="10"/>
    <w:qFormat/>
    <w:rsid w:val="008F1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7FA"/>
    <w:pPr>
      <w:spacing w:before="160"/>
      <w:jc w:val="center"/>
    </w:pPr>
    <w:rPr>
      <w:i/>
      <w:iCs/>
      <w:color w:val="404040" w:themeColor="text1" w:themeTint="BF"/>
    </w:rPr>
  </w:style>
  <w:style w:type="character" w:customStyle="1" w:styleId="QuoteChar">
    <w:name w:val="Quote Char"/>
    <w:basedOn w:val="DefaultParagraphFont"/>
    <w:link w:val="Quote"/>
    <w:uiPriority w:val="29"/>
    <w:rsid w:val="008F17FA"/>
    <w:rPr>
      <w:rFonts w:eastAsiaTheme="minorEastAsia"/>
      <w:i/>
      <w:iCs/>
      <w:color w:val="404040" w:themeColor="text1" w:themeTint="BF"/>
    </w:rPr>
  </w:style>
  <w:style w:type="paragraph" w:styleId="ListParagraph">
    <w:name w:val="List Paragraph"/>
    <w:basedOn w:val="Normal"/>
    <w:uiPriority w:val="34"/>
    <w:qFormat/>
    <w:rsid w:val="008F17FA"/>
    <w:pPr>
      <w:ind w:left="720"/>
      <w:contextualSpacing/>
    </w:pPr>
  </w:style>
  <w:style w:type="character" w:styleId="IntenseEmphasis">
    <w:name w:val="Intense Emphasis"/>
    <w:basedOn w:val="DefaultParagraphFont"/>
    <w:uiPriority w:val="21"/>
    <w:qFormat/>
    <w:rsid w:val="008F17FA"/>
    <w:rPr>
      <w:i/>
      <w:iCs/>
      <w:color w:val="0F4761" w:themeColor="accent1" w:themeShade="BF"/>
    </w:rPr>
  </w:style>
  <w:style w:type="paragraph" w:styleId="IntenseQuote">
    <w:name w:val="Intense Quote"/>
    <w:basedOn w:val="Normal"/>
    <w:next w:val="Normal"/>
    <w:link w:val="IntenseQuoteChar"/>
    <w:uiPriority w:val="30"/>
    <w:qFormat/>
    <w:rsid w:val="008F1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7FA"/>
    <w:rPr>
      <w:rFonts w:eastAsiaTheme="minorEastAsia"/>
      <w:i/>
      <w:iCs/>
      <w:color w:val="0F4761" w:themeColor="accent1" w:themeShade="BF"/>
    </w:rPr>
  </w:style>
  <w:style w:type="character" w:styleId="IntenseReference">
    <w:name w:val="Intense Reference"/>
    <w:basedOn w:val="DefaultParagraphFont"/>
    <w:uiPriority w:val="32"/>
    <w:qFormat/>
    <w:rsid w:val="008F17FA"/>
    <w:rPr>
      <w:b/>
      <w:bCs/>
      <w:smallCaps/>
      <w:color w:val="0F4761" w:themeColor="accent1" w:themeShade="BF"/>
      <w:spacing w:val="5"/>
    </w:rPr>
  </w:style>
  <w:style w:type="character" w:styleId="CommentReference">
    <w:name w:val="annotation reference"/>
    <w:basedOn w:val="DefaultParagraphFont"/>
    <w:uiPriority w:val="99"/>
    <w:semiHidden/>
    <w:unhideWhenUsed/>
    <w:rsid w:val="008F17FA"/>
    <w:rPr>
      <w:sz w:val="16"/>
      <w:szCs w:val="16"/>
    </w:rPr>
  </w:style>
  <w:style w:type="paragraph" w:styleId="CommentText">
    <w:name w:val="annotation text"/>
    <w:basedOn w:val="Normal"/>
    <w:link w:val="CommentTextChar"/>
    <w:uiPriority w:val="99"/>
    <w:semiHidden/>
    <w:unhideWhenUsed/>
    <w:rsid w:val="008F17FA"/>
    <w:pPr>
      <w:spacing w:line="240" w:lineRule="auto"/>
    </w:pPr>
    <w:rPr>
      <w:sz w:val="20"/>
      <w:szCs w:val="20"/>
    </w:rPr>
  </w:style>
  <w:style w:type="character" w:customStyle="1" w:styleId="CommentTextChar">
    <w:name w:val="Comment Text Char"/>
    <w:basedOn w:val="DefaultParagraphFont"/>
    <w:link w:val="CommentText"/>
    <w:uiPriority w:val="99"/>
    <w:semiHidden/>
    <w:rsid w:val="008F17F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8F17FA"/>
    <w:rPr>
      <w:b/>
      <w:bCs/>
    </w:rPr>
  </w:style>
  <w:style w:type="character" w:customStyle="1" w:styleId="CommentSubjectChar">
    <w:name w:val="Comment Subject Char"/>
    <w:basedOn w:val="CommentTextChar"/>
    <w:link w:val="CommentSubject"/>
    <w:uiPriority w:val="99"/>
    <w:semiHidden/>
    <w:rsid w:val="008F17FA"/>
    <w:rPr>
      <w:rFonts w:eastAsiaTheme="minorEastAsia"/>
      <w:b/>
      <w:bCs/>
      <w:sz w:val="20"/>
      <w:szCs w:val="20"/>
    </w:rPr>
  </w:style>
  <w:style w:type="character" w:styleId="Hyperlink">
    <w:name w:val="Hyperlink"/>
    <w:basedOn w:val="DefaultParagraphFont"/>
    <w:uiPriority w:val="99"/>
    <w:unhideWhenUsed/>
    <w:rsid w:val="008F17FA"/>
    <w:rPr>
      <w:color w:val="467886" w:themeColor="hyperlink"/>
      <w:u w:val="single"/>
    </w:rPr>
  </w:style>
  <w:style w:type="character" w:styleId="UnresolvedMention">
    <w:name w:val="Unresolved Mention"/>
    <w:basedOn w:val="DefaultParagraphFont"/>
    <w:uiPriority w:val="99"/>
    <w:semiHidden/>
    <w:unhideWhenUsed/>
    <w:rsid w:val="008F17FA"/>
    <w:rPr>
      <w:color w:val="605E5C"/>
      <w:shd w:val="clear" w:color="auto" w:fill="E1DFDD"/>
    </w:rPr>
  </w:style>
  <w:style w:type="paragraph" w:styleId="Bibliography">
    <w:name w:val="Bibliography"/>
    <w:basedOn w:val="Normal"/>
    <w:next w:val="Normal"/>
    <w:uiPriority w:val="37"/>
    <w:unhideWhenUsed/>
    <w:rsid w:val="008F17FA"/>
    <w:pPr>
      <w:tabs>
        <w:tab w:val="left" w:pos="260"/>
        <w:tab w:val="left" w:pos="380"/>
        <w:tab w:val="left" w:pos="500"/>
      </w:tabs>
      <w:spacing w:after="240" w:line="240" w:lineRule="auto"/>
      <w:ind w:left="384" w:hanging="384"/>
    </w:pPr>
  </w:style>
  <w:style w:type="paragraph" w:styleId="Revision">
    <w:name w:val="Revision"/>
    <w:hidden/>
    <w:uiPriority w:val="99"/>
    <w:semiHidden/>
    <w:rsid w:val="00352EE3"/>
    <w:pPr>
      <w:spacing w:after="0" w:line="240" w:lineRule="auto"/>
    </w:pPr>
    <w:rPr>
      <w:rFonts w:eastAsiaTheme="minorEastAsia"/>
    </w:rPr>
  </w:style>
  <w:style w:type="character" w:styleId="FollowedHyperlink">
    <w:name w:val="FollowedHyperlink"/>
    <w:basedOn w:val="DefaultParagraphFont"/>
    <w:uiPriority w:val="99"/>
    <w:semiHidden/>
    <w:unhideWhenUsed/>
    <w:rsid w:val="0010008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finddx.shinyapps.io/testdirexplorer_beta/" TargetMode="External"/><Relationship Id="rId1" Type="http://schemas.openxmlformats.org/officeDocument/2006/relationships/hyperlink" Target="https://nam11.safelinks.protection.outlook.com/?url=https%3A%2F%2Fwww.atsjournals.org%2Fdoi%2Ffull%2F10.1164%2Frccm.202007-2686OC&amp;data=05%7C02%7Ckristin.nicole.bratton%40emory.edu%7C095076e92ceb4e2d881308ddf0788f07%7Ce004fb9cb0a4424fbcd0322606d5df38%7C0%7C0%7C638931122943418348%7CUnknown%7CTWFpbGZsb3d8eyJFbXB0eU1hcGkiOnRydWUsIlYiOiIwLjAuMDAwMCIsIlAiOiJXaW4zMiIsIkFOIjoiTWFpbCIsIldUIjoyfQ%3D%3D%7C0%7C%7C%7C&amp;sdata=hJ%2FOLrGdtFlI8Mrn9xFSIevoE36IhEIxB%2BakeGneAoc%3D&amp;reserved=0"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4B0A6-7429-5D43-A004-7307F7C01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9</Pages>
  <Words>16150</Words>
  <Characters>92059</Characters>
  <Application>Microsoft Office Word</Application>
  <DocSecurity>0</DocSecurity>
  <Lines>767</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Kristin</dc:creator>
  <cp:keywords/>
  <dc:description/>
  <cp:lastModifiedBy>Stephen Kissler</cp:lastModifiedBy>
  <cp:revision>211</cp:revision>
  <cp:lastPrinted>2025-10-03T10:10:00Z</cp:lastPrinted>
  <dcterms:created xsi:type="dcterms:W3CDTF">2025-08-21T20:13:00Z</dcterms:created>
  <dcterms:modified xsi:type="dcterms:W3CDTF">2025-10-08T15:03:00Z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id="J35ONf2Q"/&gt;&lt;style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